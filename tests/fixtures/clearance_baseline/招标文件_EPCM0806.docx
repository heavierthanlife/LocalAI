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02"/>
        <w:spacing w:before="480" w:after="0" w:line="240" w:lineRule="auto"/>
        <w:jc w:val="center"/>
        <w:rPr>
          <w:rFonts w:hAnsi="宋体"/>
          <w:b/>
          <w:bCs/>
          <w:color w:val="000000" w:themeColor="text1"/>
          <w:sz w:val="44"/>
          <w:szCs w:val="44"/>
          <w14:textFill>
            <w14:solidFill>
              <w14:schemeClr w14:val="tx1"/>
            </w14:solidFill>
          </w14:textFill>
        </w:rPr>
      </w:pPr>
      <w:r>
        <w:rPr>
          <w:rFonts w:hint="eastAsia" w:hAnsi="宋体"/>
          <w:b/>
          <w:bCs/>
          <w:color w:val="000000" w:themeColor="text1"/>
          <w:sz w:val="44"/>
          <w:szCs w:val="44"/>
          <w14:textFill>
            <w14:solidFill>
              <w14:schemeClr w14:val="tx1"/>
            </w14:solidFill>
          </w14:textFill>
        </w:rPr>
        <w:t>ML项目</w:t>
      </w:r>
    </w:p>
    <w:p>
      <w:pPr>
        <w:pStyle w:val="202"/>
        <w:spacing w:before="480" w:after="0" w:line="240" w:lineRule="auto"/>
        <w:jc w:val="center"/>
        <w:rPr>
          <w:b/>
          <w:bCs/>
          <w:color w:val="000000" w:themeColor="text1"/>
          <w:sz w:val="44"/>
          <w:szCs w:val="44"/>
          <w:u w:val="single"/>
          <w14:textFill>
            <w14:solidFill>
              <w14:schemeClr w14:val="tx1"/>
            </w14:solidFill>
          </w14:textFill>
        </w:rPr>
      </w:pPr>
      <w:r>
        <w:rPr>
          <w:rFonts w:hint="eastAsia" w:hAnsi="宋体"/>
          <w:b/>
          <w:bCs/>
          <w:color w:val="000000" w:themeColor="text1"/>
          <w:sz w:val="44"/>
          <w:szCs w:val="44"/>
          <w14:textFill>
            <w14:solidFill>
              <w14:schemeClr w14:val="tx1"/>
            </w14:solidFill>
          </w14:textFill>
        </w:rPr>
        <w:t>EPCM总承包</w:t>
      </w:r>
    </w:p>
    <w:p>
      <w:pPr>
        <w:spacing w:before="200"/>
        <w:jc w:val="center"/>
        <w:rPr>
          <w:b/>
          <w:bCs/>
          <w:color w:val="000000" w:themeColor="text1"/>
          <w:sz w:val="36"/>
          <w:szCs w:val="32"/>
          <w:u w:val="single"/>
          <w14:textFill>
            <w14:solidFill>
              <w14:schemeClr w14:val="tx1"/>
            </w14:solidFill>
          </w14:textFill>
        </w:rPr>
      </w:pPr>
      <w:r>
        <w:rPr>
          <w:rFonts w:hint="eastAsia"/>
          <w:b/>
          <w:bCs/>
          <w:color w:val="000000" w:themeColor="text1"/>
          <w:sz w:val="36"/>
          <w:szCs w:val="32"/>
          <w14:textFill>
            <w14:solidFill>
              <w14:schemeClr w14:val="tx1"/>
            </w14:solidFill>
          </w14:textFill>
        </w:rPr>
        <w:t>（招标项目编号：）</w:t>
      </w:r>
    </w:p>
    <w:p>
      <w:pPr>
        <w:spacing w:before="200"/>
        <w:jc w:val="center"/>
        <w:rPr>
          <w:rFonts w:eastAsia="黑体"/>
          <w:color w:val="000000" w:themeColor="text1"/>
          <w:sz w:val="72"/>
          <w:szCs w:val="72"/>
          <w14:textFill>
            <w14:solidFill>
              <w14:schemeClr w14:val="tx1"/>
            </w14:solidFill>
          </w14:textFill>
        </w:rPr>
      </w:pPr>
      <w:r>
        <w:rPr>
          <w:rFonts w:hint="eastAsia" w:eastAsia="黑体"/>
          <w:color w:val="000000" w:themeColor="text1"/>
          <w:sz w:val="72"/>
          <w:szCs w:val="72"/>
          <w14:textFill>
            <w14:solidFill>
              <w14:schemeClr w14:val="tx1"/>
            </w14:solidFill>
          </w14:textFill>
        </w:rPr>
        <w:t>招 标 文 件</w:t>
      </w:r>
    </w:p>
    <w:p>
      <w:pPr>
        <w:spacing w:before="6720"/>
        <w:jc w:val="center"/>
        <w:rPr>
          <w:color w:val="000000" w:themeColor="text1"/>
          <w:sz w:val="32"/>
          <w:szCs w:val="32"/>
          <w14:textFill>
            <w14:solidFill>
              <w14:schemeClr w14:val="tx1"/>
            </w14:solidFill>
          </w14:textFill>
        </w:rPr>
      </w:pPr>
      <w:r>
        <w:rPr>
          <w:rFonts w:hint="eastAsia" w:eastAsia="黑体"/>
          <w:color w:val="000000" w:themeColor="text1"/>
          <w:sz w:val="32"/>
          <w:szCs w:val="32"/>
          <w14:textFill>
            <w14:solidFill>
              <w14:schemeClr w14:val="tx1"/>
            </w14:solidFill>
          </w14:textFill>
        </w:rPr>
        <w:t>招  标  人：</w:t>
      </w:r>
      <w:r>
        <w:rPr>
          <w:rFonts w:hint="eastAsia"/>
          <w:color w:val="000000" w:themeColor="text1"/>
          <w:sz w:val="32"/>
          <w:szCs w:val="32"/>
          <w14:textFill>
            <w14:solidFill>
              <w14:schemeClr w14:val="tx1"/>
            </w14:solidFill>
          </w14:textFill>
        </w:rPr>
        <w:t>（盖单位章）</w:t>
      </w:r>
    </w:p>
    <w:p>
      <w:pPr>
        <w:spacing w:before="240"/>
        <w:ind w:firstLine="320" w:firstLineChars="100"/>
        <w:jc w:val="center"/>
        <w:rPr>
          <w:color w:val="000000" w:themeColor="text1"/>
          <w:sz w:val="32"/>
          <w:szCs w:val="32"/>
          <w14:textFill>
            <w14:solidFill>
              <w14:schemeClr w14:val="tx1"/>
            </w14:solidFill>
          </w14:textFill>
        </w:rPr>
      </w:pPr>
      <w:r>
        <w:rPr>
          <w:rFonts w:hint="eastAsia" w:eastAsia="黑体"/>
          <w:color w:val="000000" w:themeColor="text1"/>
          <w:sz w:val="32"/>
          <w:szCs w:val="32"/>
          <w14:textFill>
            <w14:solidFill>
              <w14:schemeClr w14:val="tx1"/>
            </w14:solidFill>
          </w14:textFill>
        </w:rPr>
        <w:t>招标代理机构：</w:t>
      </w:r>
      <w:r>
        <w:rPr>
          <w:rFonts w:hint="eastAsia"/>
          <w:color w:val="000000" w:themeColor="text1"/>
          <w:sz w:val="32"/>
          <w:szCs w:val="32"/>
          <w14:textFill>
            <w14:solidFill>
              <w14:schemeClr w14:val="tx1"/>
            </w14:solidFill>
          </w14:textFill>
        </w:rPr>
        <w:t>（盖单位章）</w:t>
      </w:r>
    </w:p>
    <w:p>
      <w:pPr>
        <w:spacing w:before="240"/>
        <w:ind w:firstLine="437"/>
        <w:jc w:val="center"/>
        <w:rPr>
          <w:rFonts w:eastAsia="黑体"/>
          <w:color w:val="000000" w:themeColor="text1"/>
          <w:sz w:val="32"/>
          <w:szCs w:val="32"/>
          <w14:textFill>
            <w14:solidFill>
              <w14:schemeClr w14:val="tx1"/>
            </w14:solidFill>
          </w14:textFill>
        </w:rPr>
      </w:pPr>
      <w:r>
        <w:rPr>
          <w:rFonts w:hint="eastAsia" w:eastAsia="黑体"/>
          <w:color w:val="000000" w:themeColor="text1"/>
          <w:sz w:val="32"/>
          <w:szCs w:val="32"/>
          <w14:textFill>
            <w14:solidFill>
              <w14:schemeClr w14:val="tx1"/>
            </w14:solidFill>
          </w14:textFill>
        </w:rPr>
        <w:t>日    期</w:t>
      </w:r>
      <w:r>
        <w:rPr>
          <w:rFonts w:hint="eastAsia"/>
          <w:color w:val="000000" w:themeColor="text1"/>
          <w:sz w:val="32"/>
          <w:szCs w:val="32"/>
          <w14:textFill>
            <w14:solidFill>
              <w14:schemeClr w14:val="tx1"/>
            </w14:solidFill>
          </w14:textFill>
        </w:rPr>
        <w:t>：</w:t>
      </w:r>
      <w:r>
        <w:rPr>
          <w:rFonts w:hint="eastAsia" w:eastAsia="黑体"/>
          <w:color w:val="000000" w:themeColor="text1"/>
          <w:sz w:val="32"/>
          <w:szCs w:val="32"/>
          <w14:textFill>
            <w14:solidFill>
              <w14:schemeClr w14:val="tx1"/>
            </w14:solidFill>
          </w14:textFill>
        </w:rPr>
        <w:t>2026年月日</w:t>
      </w:r>
    </w:p>
    <w:p>
      <w:pPr>
        <w:spacing w:after="360" w:line="540" w:lineRule="exact"/>
        <w:ind w:firstLine="437"/>
        <w:jc w:val="center"/>
        <w:rPr>
          <w:rFonts w:eastAsia="黑体"/>
          <w:color w:val="000000" w:themeColor="text1"/>
          <w:sz w:val="32"/>
          <w:szCs w:val="32"/>
          <w:u w:val="single"/>
          <w14:textFill>
            <w14:solidFill>
              <w14:schemeClr w14:val="tx1"/>
            </w14:solidFill>
          </w14:textFill>
        </w:rPr>
      </w:pPr>
    </w:p>
    <w:p>
      <w:pPr>
        <w:tabs>
          <w:tab w:val="left" w:pos="2536"/>
          <w:tab w:val="center" w:pos="4431"/>
        </w:tabs>
        <w:spacing w:before="150" w:after="150" w:line="560" w:lineRule="exact"/>
        <w:jc w:val="center"/>
        <w:rPr>
          <w:b/>
          <w:color w:val="000000" w:themeColor="text1"/>
          <w:sz w:val="44"/>
          <w:szCs w:val="44"/>
          <w14:textFill>
            <w14:solidFill>
              <w14:schemeClr w14:val="tx1"/>
            </w14:solidFill>
          </w14:textFill>
        </w:rPr>
      </w:pPr>
      <w:r>
        <w:rPr>
          <w:rFonts w:hint="eastAsia"/>
          <w:b/>
          <w:color w:val="000000" w:themeColor="text1"/>
          <w:sz w:val="32"/>
          <w:szCs w:val="32"/>
          <w14:textFill>
            <w14:solidFill>
              <w14:schemeClr w14:val="tx1"/>
            </w14:solidFill>
          </w14:textFill>
        </w:rPr>
        <w:t>目  录</w:t>
      </w:r>
    </w:p>
    <w:p>
      <w:pPr>
        <w:pStyle w:val="208"/>
        <w:tabs>
          <w:tab w:val="right" w:leader="dot" w:pos="8868"/>
        </w:tabs>
        <w:rPr>
          <w:color w:val="000000" w:themeColor="text1"/>
          <w:sz w:val="22"/>
          <w:szCs w:val="22"/>
          <w14:textFill>
            <w14:solidFill>
              <w14:schemeClr w14:val="tx1"/>
            </w14:solidFill>
          </w14:textFill>
        </w:rPr>
      </w:pPr>
      <w:r>
        <w:rPr>
          <w:rFonts w:hint="eastAsia" w:ascii="宋体" w:hAnsi="宋体"/>
          <w:b w:val="0"/>
          <w:bCs w:val="0"/>
          <w:color w:val="000000" w:themeColor="text1"/>
          <w14:textFill>
            <w14:solidFill>
              <w14:schemeClr w14:val="tx1"/>
            </w14:solidFill>
          </w14:textFill>
        </w:rPr>
        <w:fldChar w:fldCharType="begin"/>
      </w:r>
      <w:r>
        <w:rPr>
          <w:rFonts w:hint="eastAsia" w:ascii="宋体" w:hAnsi="宋体"/>
          <w:b w:val="0"/>
          <w:bCs w:val="0"/>
          <w:color w:val="000000" w:themeColor="text1"/>
          <w14:textFill>
            <w14:solidFill>
              <w14:schemeClr w14:val="tx1"/>
            </w14:solidFill>
          </w14:textFill>
        </w:rPr>
        <w:instrText xml:space="preserve"> TOC \o "1-2" \h \z \u </w:instrText>
      </w:r>
      <w:r>
        <w:rPr>
          <w:rFonts w:hint="eastAsia" w:ascii="宋体" w:hAnsi="宋体"/>
          <w:b w:val="0"/>
          <w:bCs w:val="0"/>
          <w:color w:val="000000" w:themeColor="text1"/>
          <w14:textFill>
            <w14:solidFill>
              <w14:schemeClr w14:val="tx1"/>
            </w14:solidFill>
          </w14:textFill>
        </w:rPr>
        <w:fldChar w:fldCharType="separate"/>
      </w:r>
      <w:r>
        <w:fldChar w:fldCharType="begin"/>
      </w:r>
      <w:r>
        <w:instrText xml:space="preserve"> HYPERLINK \l "_Toc13103" </w:instrText>
      </w:r>
      <w:r>
        <w:fldChar w:fldCharType="separate"/>
      </w:r>
      <w:r>
        <w:rPr>
          <w:rFonts w:hint="eastAsia"/>
          <w:color w:val="000000" w:themeColor="text1"/>
          <w:sz w:val="22"/>
          <w:szCs w:val="40"/>
          <w14:textFill>
            <w14:solidFill>
              <w14:schemeClr w14:val="tx1"/>
            </w14:solidFill>
          </w14:textFill>
        </w:rPr>
        <w:t>第一章  投标邀请书</w:t>
      </w:r>
      <w:r>
        <w:rPr>
          <w:color w:val="000000" w:themeColor="text1"/>
          <w:sz w:val="22"/>
          <w:szCs w:val="22"/>
          <w14:textFill>
            <w14:solidFill>
              <w14:schemeClr w14:val="tx1"/>
            </w14:solidFill>
          </w14:textFill>
        </w:rPr>
        <w:tab/>
      </w:r>
      <w:r>
        <w:rPr>
          <w:color w:val="000000" w:themeColor="text1"/>
          <w:sz w:val="22"/>
          <w:szCs w:val="22"/>
          <w14:textFill>
            <w14:solidFill>
              <w14:schemeClr w14:val="tx1"/>
            </w14:solidFill>
          </w14:textFill>
        </w:rPr>
        <w:fldChar w:fldCharType="begin"/>
      </w:r>
      <w:r>
        <w:rPr>
          <w:color w:val="000000" w:themeColor="text1"/>
          <w:sz w:val="22"/>
          <w:szCs w:val="22"/>
          <w14:textFill>
            <w14:solidFill>
              <w14:schemeClr w14:val="tx1"/>
            </w14:solidFill>
          </w14:textFill>
        </w:rPr>
        <w:instrText xml:space="preserve"> PAGEREF _Toc13103 \h </w:instrText>
      </w:r>
      <w:r>
        <w:rPr>
          <w:color w:val="000000" w:themeColor="text1"/>
          <w:sz w:val="22"/>
          <w:szCs w:val="22"/>
          <w14:textFill>
            <w14:solidFill>
              <w14:schemeClr w14:val="tx1"/>
            </w14:solidFill>
          </w14:textFill>
        </w:rPr>
        <w:fldChar w:fldCharType="separate"/>
      </w:r>
      <w:r>
        <w:rPr>
          <w:color w:val="000000" w:themeColor="text1"/>
          <w:sz w:val="22"/>
          <w:szCs w:val="22"/>
          <w14:textFill>
            <w14:solidFill>
              <w14:schemeClr w14:val="tx1"/>
            </w14:solidFill>
          </w14:textFill>
        </w:rPr>
        <w:t>3</w:t>
      </w:r>
      <w:r>
        <w:rPr>
          <w:color w:val="000000" w:themeColor="text1"/>
          <w:sz w:val="22"/>
          <w:szCs w:val="22"/>
          <w14:textFill>
            <w14:solidFill>
              <w14:schemeClr w14:val="tx1"/>
            </w14:solidFill>
          </w14:textFill>
        </w:rPr>
        <w:fldChar w:fldCharType="end"/>
      </w:r>
      <w:r>
        <w:rPr>
          <w:color w:val="000000" w:themeColor="text1"/>
          <w:sz w:val="22"/>
          <w:szCs w:val="22"/>
          <w14:textFill>
            <w14:solidFill>
              <w14:schemeClr w14:val="tx1"/>
            </w14:solidFill>
          </w14:textFill>
        </w:rPr>
        <w:fldChar w:fldCharType="end"/>
      </w:r>
    </w:p>
    <w:p>
      <w:pPr>
        <w:pStyle w:val="208"/>
        <w:tabs>
          <w:tab w:val="right" w:leader="dot" w:pos="8868"/>
        </w:tabs>
        <w:rPr>
          <w:color w:val="000000" w:themeColor="text1"/>
          <w:sz w:val="22"/>
          <w:szCs w:val="22"/>
          <w14:textFill>
            <w14:solidFill>
              <w14:schemeClr w14:val="tx1"/>
            </w14:solidFill>
          </w14:textFill>
        </w:rPr>
      </w:pPr>
      <w:r>
        <w:fldChar w:fldCharType="begin"/>
      </w:r>
      <w:r>
        <w:instrText xml:space="preserve"> HYPERLINK \l "_Toc5427" </w:instrText>
      </w:r>
      <w:r>
        <w:fldChar w:fldCharType="separate"/>
      </w:r>
      <w:r>
        <w:rPr>
          <w:rFonts w:hint="eastAsia"/>
          <w:color w:val="000000" w:themeColor="text1"/>
          <w:sz w:val="22"/>
          <w:szCs w:val="22"/>
          <w14:textFill>
            <w14:solidFill>
              <w14:schemeClr w14:val="tx1"/>
            </w14:solidFill>
          </w14:textFill>
        </w:rPr>
        <w:t>第二章  投标人须知</w:t>
      </w:r>
      <w:r>
        <w:rPr>
          <w:color w:val="000000" w:themeColor="text1"/>
          <w:sz w:val="22"/>
          <w:szCs w:val="22"/>
          <w14:textFill>
            <w14:solidFill>
              <w14:schemeClr w14:val="tx1"/>
            </w14:solidFill>
          </w14:textFill>
        </w:rPr>
        <w:tab/>
      </w:r>
      <w:r>
        <w:rPr>
          <w:color w:val="000000" w:themeColor="text1"/>
          <w:sz w:val="22"/>
          <w:szCs w:val="22"/>
          <w14:textFill>
            <w14:solidFill>
              <w14:schemeClr w14:val="tx1"/>
            </w14:solidFill>
          </w14:textFill>
        </w:rPr>
        <w:fldChar w:fldCharType="begin"/>
      </w:r>
      <w:r>
        <w:rPr>
          <w:color w:val="000000" w:themeColor="text1"/>
          <w:sz w:val="22"/>
          <w:szCs w:val="22"/>
          <w14:textFill>
            <w14:solidFill>
              <w14:schemeClr w14:val="tx1"/>
            </w14:solidFill>
          </w14:textFill>
        </w:rPr>
        <w:instrText xml:space="preserve"> PAGEREF _Toc5427 \h </w:instrText>
      </w:r>
      <w:r>
        <w:rPr>
          <w:color w:val="000000" w:themeColor="text1"/>
          <w:sz w:val="22"/>
          <w:szCs w:val="22"/>
          <w14:textFill>
            <w14:solidFill>
              <w14:schemeClr w14:val="tx1"/>
            </w14:solidFill>
          </w14:textFill>
        </w:rPr>
        <w:fldChar w:fldCharType="separate"/>
      </w:r>
      <w:r>
        <w:rPr>
          <w:color w:val="000000" w:themeColor="text1"/>
          <w:sz w:val="22"/>
          <w:szCs w:val="22"/>
          <w14:textFill>
            <w14:solidFill>
              <w14:schemeClr w14:val="tx1"/>
            </w14:solidFill>
          </w14:textFill>
        </w:rPr>
        <w:t>19</w:t>
      </w:r>
      <w:r>
        <w:rPr>
          <w:color w:val="000000" w:themeColor="text1"/>
          <w:sz w:val="22"/>
          <w:szCs w:val="22"/>
          <w14:textFill>
            <w14:solidFill>
              <w14:schemeClr w14:val="tx1"/>
            </w14:solidFill>
          </w14:textFill>
        </w:rPr>
        <w:fldChar w:fldCharType="end"/>
      </w:r>
      <w:r>
        <w:rPr>
          <w:color w:val="000000" w:themeColor="text1"/>
          <w:sz w:val="22"/>
          <w:szCs w:val="22"/>
          <w14:textFill>
            <w14:solidFill>
              <w14:schemeClr w14:val="tx1"/>
            </w14:solidFill>
          </w14:textFill>
        </w:rPr>
        <w:fldChar w:fldCharType="end"/>
      </w:r>
    </w:p>
    <w:p>
      <w:pPr>
        <w:pStyle w:val="208"/>
        <w:tabs>
          <w:tab w:val="right" w:leader="dot" w:pos="8868"/>
        </w:tabs>
        <w:rPr>
          <w:color w:val="000000" w:themeColor="text1"/>
          <w:sz w:val="22"/>
          <w:szCs w:val="22"/>
          <w14:textFill>
            <w14:solidFill>
              <w14:schemeClr w14:val="tx1"/>
            </w14:solidFill>
          </w14:textFill>
        </w:rPr>
      </w:pPr>
      <w:r>
        <w:fldChar w:fldCharType="begin"/>
      </w:r>
      <w:r>
        <w:instrText xml:space="preserve"> HYPERLINK \l "_Toc24283" </w:instrText>
      </w:r>
      <w:r>
        <w:fldChar w:fldCharType="separate"/>
      </w:r>
      <w:r>
        <w:rPr>
          <w:rFonts w:hint="eastAsia" w:ascii="宋体" w:hAnsi="宋体"/>
          <w:bCs w:val="0"/>
          <w:color w:val="000000" w:themeColor="text1"/>
          <w:sz w:val="22"/>
          <w:szCs w:val="40"/>
          <w14:textFill>
            <w14:solidFill>
              <w14:schemeClr w14:val="tx1"/>
            </w14:solidFill>
          </w14:textFill>
        </w:rPr>
        <w:t>第三章  评标办法</w:t>
      </w:r>
      <w:r>
        <w:rPr>
          <w:color w:val="000000" w:themeColor="text1"/>
          <w:sz w:val="22"/>
          <w:szCs w:val="22"/>
          <w14:textFill>
            <w14:solidFill>
              <w14:schemeClr w14:val="tx1"/>
            </w14:solidFill>
          </w14:textFill>
        </w:rPr>
        <w:tab/>
      </w:r>
      <w:r>
        <w:rPr>
          <w:color w:val="000000" w:themeColor="text1"/>
          <w:sz w:val="22"/>
          <w:szCs w:val="22"/>
          <w14:textFill>
            <w14:solidFill>
              <w14:schemeClr w14:val="tx1"/>
            </w14:solidFill>
          </w14:textFill>
        </w:rPr>
        <w:fldChar w:fldCharType="begin"/>
      </w:r>
      <w:r>
        <w:rPr>
          <w:color w:val="000000" w:themeColor="text1"/>
          <w:sz w:val="22"/>
          <w:szCs w:val="22"/>
          <w14:textFill>
            <w14:solidFill>
              <w14:schemeClr w14:val="tx1"/>
            </w14:solidFill>
          </w14:textFill>
        </w:rPr>
        <w:instrText xml:space="preserve"> PAGEREF _Toc24283 \h </w:instrText>
      </w:r>
      <w:r>
        <w:rPr>
          <w:color w:val="000000" w:themeColor="text1"/>
          <w:sz w:val="22"/>
          <w:szCs w:val="22"/>
          <w14:textFill>
            <w14:solidFill>
              <w14:schemeClr w14:val="tx1"/>
            </w14:solidFill>
          </w14:textFill>
        </w:rPr>
        <w:fldChar w:fldCharType="separate"/>
      </w:r>
      <w:r>
        <w:rPr>
          <w:color w:val="000000" w:themeColor="text1"/>
          <w:sz w:val="22"/>
          <w:szCs w:val="22"/>
          <w14:textFill>
            <w14:solidFill>
              <w14:schemeClr w14:val="tx1"/>
            </w14:solidFill>
          </w14:textFill>
        </w:rPr>
        <w:t>78</w:t>
      </w:r>
      <w:r>
        <w:rPr>
          <w:color w:val="000000" w:themeColor="text1"/>
          <w:sz w:val="22"/>
          <w:szCs w:val="22"/>
          <w14:textFill>
            <w14:solidFill>
              <w14:schemeClr w14:val="tx1"/>
            </w14:solidFill>
          </w14:textFill>
        </w:rPr>
        <w:fldChar w:fldCharType="end"/>
      </w:r>
      <w:r>
        <w:rPr>
          <w:color w:val="000000" w:themeColor="text1"/>
          <w:sz w:val="22"/>
          <w:szCs w:val="22"/>
          <w14:textFill>
            <w14:solidFill>
              <w14:schemeClr w14:val="tx1"/>
            </w14:solidFill>
          </w14:textFill>
        </w:rPr>
        <w:fldChar w:fldCharType="end"/>
      </w:r>
    </w:p>
    <w:p>
      <w:pPr>
        <w:pStyle w:val="208"/>
        <w:tabs>
          <w:tab w:val="right" w:leader="dot" w:pos="8868"/>
        </w:tabs>
        <w:rPr>
          <w:color w:val="000000" w:themeColor="text1"/>
          <w:sz w:val="22"/>
          <w:szCs w:val="22"/>
          <w14:textFill>
            <w14:solidFill>
              <w14:schemeClr w14:val="tx1"/>
            </w14:solidFill>
          </w14:textFill>
        </w:rPr>
      </w:pPr>
      <w:r>
        <w:fldChar w:fldCharType="begin"/>
      </w:r>
      <w:r>
        <w:instrText xml:space="preserve"> HYPERLINK \l "_Toc10418" </w:instrText>
      </w:r>
      <w:r>
        <w:fldChar w:fldCharType="separate"/>
      </w:r>
      <w:r>
        <w:rPr>
          <w:rFonts w:hint="eastAsia"/>
          <w:color w:val="000000" w:themeColor="text1"/>
          <w:sz w:val="22"/>
          <w:szCs w:val="22"/>
          <w14:textFill>
            <w14:solidFill>
              <w14:schemeClr w14:val="tx1"/>
            </w14:solidFill>
          </w14:textFill>
        </w:rPr>
        <w:t>第四章  合同条款及格式</w:t>
      </w:r>
      <w:r>
        <w:rPr>
          <w:color w:val="000000" w:themeColor="text1"/>
          <w:sz w:val="22"/>
          <w:szCs w:val="22"/>
          <w14:textFill>
            <w14:solidFill>
              <w14:schemeClr w14:val="tx1"/>
            </w14:solidFill>
          </w14:textFill>
        </w:rPr>
        <w:tab/>
      </w:r>
      <w:r>
        <w:rPr>
          <w:color w:val="000000" w:themeColor="text1"/>
          <w:sz w:val="22"/>
          <w:szCs w:val="22"/>
          <w14:textFill>
            <w14:solidFill>
              <w14:schemeClr w14:val="tx1"/>
            </w14:solidFill>
          </w14:textFill>
        </w:rPr>
        <w:fldChar w:fldCharType="begin"/>
      </w:r>
      <w:r>
        <w:rPr>
          <w:color w:val="000000" w:themeColor="text1"/>
          <w:sz w:val="22"/>
          <w:szCs w:val="22"/>
          <w14:textFill>
            <w14:solidFill>
              <w14:schemeClr w14:val="tx1"/>
            </w14:solidFill>
          </w14:textFill>
        </w:rPr>
        <w:instrText xml:space="preserve"> PAGEREF _Toc10418 \h </w:instrText>
      </w:r>
      <w:r>
        <w:rPr>
          <w:color w:val="000000" w:themeColor="text1"/>
          <w:sz w:val="22"/>
          <w:szCs w:val="22"/>
          <w14:textFill>
            <w14:solidFill>
              <w14:schemeClr w14:val="tx1"/>
            </w14:solidFill>
          </w14:textFill>
        </w:rPr>
        <w:fldChar w:fldCharType="separate"/>
      </w:r>
      <w:r>
        <w:rPr>
          <w:color w:val="000000" w:themeColor="text1"/>
          <w:sz w:val="22"/>
          <w:szCs w:val="22"/>
          <w14:textFill>
            <w14:solidFill>
              <w14:schemeClr w14:val="tx1"/>
            </w14:solidFill>
          </w14:textFill>
        </w:rPr>
        <w:t>103</w:t>
      </w:r>
      <w:r>
        <w:rPr>
          <w:color w:val="000000" w:themeColor="text1"/>
          <w:sz w:val="22"/>
          <w:szCs w:val="22"/>
          <w14:textFill>
            <w14:solidFill>
              <w14:schemeClr w14:val="tx1"/>
            </w14:solidFill>
          </w14:textFill>
        </w:rPr>
        <w:fldChar w:fldCharType="end"/>
      </w:r>
      <w:r>
        <w:rPr>
          <w:color w:val="000000" w:themeColor="text1"/>
          <w:sz w:val="22"/>
          <w:szCs w:val="22"/>
          <w14:textFill>
            <w14:solidFill>
              <w14:schemeClr w14:val="tx1"/>
            </w14:solidFill>
          </w14:textFill>
        </w:rPr>
        <w:fldChar w:fldCharType="end"/>
      </w:r>
    </w:p>
    <w:p>
      <w:pPr>
        <w:pStyle w:val="208"/>
        <w:tabs>
          <w:tab w:val="right" w:leader="dot" w:pos="8868"/>
        </w:tabs>
        <w:rPr>
          <w:color w:val="000000" w:themeColor="text1"/>
          <w:sz w:val="22"/>
          <w:szCs w:val="22"/>
          <w14:textFill>
            <w14:solidFill>
              <w14:schemeClr w14:val="tx1"/>
            </w14:solidFill>
          </w14:textFill>
        </w:rPr>
      </w:pPr>
      <w:r>
        <w:fldChar w:fldCharType="begin"/>
      </w:r>
      <w:r>
        <w:instrText xml:space="preserve"> HYPERLINK \l "_Toc10488" </w:instrText>
      </w:r>
      <w:r>
        <w:fldChar w:fldCharType="separate"/>
      </w:r>
      <w:r>
        <w:rPr>
          <w:rFonts w:hint="eastAsia" w:ascii="宋体" w:hAnsi="宋体"/>
          <w:bCs w:val="0"/>
          <w:color w:val="000000" w:themeColor="text1"/>
          <w:sz w:val="22"/>
          <w:szCs w:val="22"/>
          <w14:textFill>
            <w14:solidFill>
              <w14:schemeClr w14:val="tx1"/>
            </w14:solidFill>
          </w14:textFill>
        </w:rPr>
        <w:t>第五章  发包人要求</w:t>
      </w:r>
      <w:r>
        <w:rPr>
          <w:color w:val="000000" w:themeColor="text1"/>
          <w:sz w:val="22"/>
          <w:szCs w:val="22"/>
          <w14:textFill>
            <w14:solidFill>
              <w14:schemeClr w14:val="tx1"/>
            </w14:solidFill>
          </w14:textFill>
        </w:rPr>
        <w:tab/>
      </w:r>
      <w:r>
        <w:rPr>
          <w:color w:val="000000" w:themeColor="text1"/>
          <w:sz w:val="22"/>
          <w:szCs w:val="22"/>
          <w14:textFill>
            <w14:solidFill>
              <w14:schemeClr w14:val="tx1"/>
            </w14:solidFill>
          </w14:textFill>
        </w:rPr>
        <w:fldChar w:fldCharType="begin"/>
      </w:r>
      <w:r>
        <w:rPr>
          <w:color w:val="000000" w:themeColor="text1"/>
          <w:sz w:val="22"/>
          <w:szCs w:val="22"/>
          <w14:textFill>
            <w14:solidFill>
              <w14:schemeClr w14:val="tx1"/>
            </w14:solidFill>
          </w14:textFill>
        </w:rPr>
        <w:instrText xml:space="preserve"> PAGEREF _Toc10488 \h </w:instrText>
      </w:r>
      <w:r>
        <w:rPr>
          <w:color w:val="000000" w:themeColor="text1"/>
          <w:sz w:val="22"/>
          <w:szCs w:val="22"/>
          <w14:textFill>
            <w14:solidFill>
              <w14:schemeClr w14:val="tx1"/>
            </w14:solidFill>
          </w14:textFill>
        </w:rPr>
        <w:fldChar w:fldCharType="separate"/>
      </w:r>
      <w:r>
        <w:rPr>
          <w:color w:val="000000" w:themeColor="text1"/>
          <w:sz w:val="22"/>
          <w:szCs w:val="22"/>
          <w14:textFill>
            <w14:solidFill>
              <w14:schemeClr w14:val="tx1"/>
            </w14:solidFill>
          </w14:textFill>
        </w:rPr>
        <w:t>180</w:t>
      </w:r>
      <w:r>
        <w:rPr>
          <w:color w:val="000000" w:themeColor="text1"/>
          <w:sz w:val="22"/>
          <w:szCs w:val="22"/>
          <w14:textFill>
            <w14:solidFill>
              <w14:schemeClr w14:val="tx1"/>
            </w14:solidFill>
          </w14:textFill>
        </w:rPr>
        <w:fldChar w:fldCharType="end"/>
      </w:r>
      <w:r>
        <w:rPr>
          <w:color w:val="000000" w:themeColor="text1"/>
          <w:sz w:val="22"/>
          <w:szCs w:val="22"/>
          <w14:textFill>
            <w14:solidFill>
              <w14:schemeClr w14:val="tx1"/>
            </w14:solidFill>
          </w14:textFill>
        </w:rPr>
        <w:fldChar w:fldCharType="end"/>
      </w:r>
    </w:p>
    <w:p>
      <w:pPr>
        <w:pStyle w:val="208"/>
        <w:tabs>
          <w:tab w:val="right" w:leader="dot" w:pos="8868"/>
        </w:tabs>
        <w:rPr>
          <w:color w:val="000000" w:themeColor="text1"/>
          <w:sz w:val="22"/>
          <w:szCs w:val="22"/>
          <w14:textFill>
            <w14:solidFill>
              <w14:schemeClr w14:val="tx1"/>
            </w14:solidFill>
          </w14:textFill>
        </w:rPr>
      </w:pPr>
      <w:r>
        <w:fldChar w:fldCharType="begin"/>
      </w:r>
      <w:r>
        <w:instrText xml:space="preserve"> HYPERLINK \l "_Toc3397" </w:instrText>
      </w:r>
      <w:r>
        <w:fldChar w:fldCharType="separate"/>
      </w:r>
      <w:r>
        <w:rPr>
          <w:rFonts w:hint="eastAsia" w:ascii="宋体" w:hAnsi="宋体"/>
          <w:bCs w:val="0"/>
          <w:color w:val="000000" w:themeColor="text1"/>
          <w:sz w:val="22"/>
          <w:szCs w:val="22"/>
          <w14:textFill>
            <w14:solidFill>
              <w14:schemeClr w14:val="tx1"/>
            </w14:solidFill>
          </w14:textFill>
        </w:rPr>
        <w:t>第六章  发包人提供的资料</w:t>
      </w:r>
      <w:r>
        <w:rPr>
          <w:color w:val="000000" w:themeColor="text1"/>
          <w:sz w:val="22"/>
          <w:szCs w:val="22"/>
          <w14:textFill>
            <w14:solidFill>
              <w14:schemeClr w14:val="tx1"/>
            </w14:solidFill>
          </w14:textFill>
        </w:rPr>
        <w:tab/>
      </w:r>
      <w:r>
        <w:rPr>
          <w:color w:val="000000" w:themeColor="text1"/>
          <w:sz w:val="22"/>
          <w:szCs w:val="22"/>
          <w14:textFill>
            <w14:solidFill>
              <w14:schemeClr w14:val="tx1"/>
            </w14:solidFill>
          </w14:textFill>
        </w:rPr>
        <w:fldChar w:fldCharType="begin"/>
      </w:r>
      <w:r>
        <w:rPr>
          <w:color w:val="000000" w:themeColor="text1"/>
          <w:sz w:val="22"/>
          <w:szCs w:val="22"/>
          <w14:textFill>
            <w14:solidFill>
              <w14:schemeClr w14:val="tx1"/>
            </w14:solidFill>
          </w14:textFill>
        </w:rPr>
        <w:instrText xml:space="preserve"> PAGEREF _Toc3397 \h </w:instrText>
      </w:r>
      <w:r>
        <w:rPr>
          <w:color w:val="000000" w:themeColor="text1"/>
          <w:sz w:val="22"/>
          <w:szCs w:val="22"/>
          <w14:textFill>
            <w14:solidFill>
              <w14:schemeClr w14:val="tx1"/>
            </w14:solidFill>
          </w14:textFill>
        </w:rPr>
        <w:fldChar w:fldCharType="separate"/>
      </w:r>
      <w:r>
        <w:rPr>
          <w:color w:val="000000" w:themeColor="text1"/>
          <w:sz w:val="22"/>
          <w:szCs w:val="22"/>
          <w14:textFill>
            <w14:solidFill>
              <w14:schemeClr w14:val="tx1"/>
            </w14:solidFill>
          </w14:textFill>
        </w:rPr>
        <w:t>290</w:t>
      </w:r>
      <w:r>
        <w:rPr>
          <w:color w:val="000000" w:themeColor="text1"/>
          <w:sz w:val="22"/>
          <w:szCs w:val="22"/>
          <w14:textFill>
            <w14:solidFill>
              <w14:schemeClr w14:val="tx1"/>
            </w14:solidFill>
          </w14:textFill>
        </w:rPr>
        <w:fldChar w:fldCharType="end"/>
      </w:r>
      <w:r>
        <w:rPr>
          <w:color w:val="000000" w:themeColor="text1"/>
          <w:sz w:val="22"/>
          <w:szCs w:val="22"/>
          <w14:textFill>
            <w14:solidFill>
              <w14:schemeClr w14:val="tx1"/>
            </w14:solidFill>
          </w14:textFill>
        </w:rPr>
        <w:fldChar w:fldCharType="end"/>
      </w:r>
    </w:p>
    <w:p>
      <w:pPr>
        <w:pStyle w:val="208"/>
        <w:tabs>
          <w:tab w:val="right" w:leader="dot" w:pos="8868"/>
        </w:tabs>
        <w:rPr>
          <w:color w:val="000000" w:themeColor="text1"/>
          <w:sz w:val="22"/>
          <w:szCs w:val="22"/>
          <w14:textFill>
            <w14:solidFill>
              <w14:schemeClr w14:val="tx1"/>
            </w14:solidFill>
          </w14:textFill>
        </w:rPr>
      </w:pPr>
      <w:r>
        <w:fldChar w:fldCharType="begin"/>
      </w:r>
      <w:r>
        <w:instrText xml:space="preserve"> HYPERLINK \l "_Toc13741" </w:instrText>
      </w:r>
      <w:r>
        <w:fldChar w:fldCharType="separate"/>
      </w:r>
      <w:r>
        <w:rPr>
          <w:rFonts w:hint="eastAsia" w:ascii="宋体" w:hAnsi="宋体"/>
          <w:bCs w:val="0"/>
          <w:color w:val="000000" w:themeColor="text1"/>
          <w:sz w:val="22"/>
          <w:szCs w:val="22"/>
          <w14:textFill>
            <w14:solidFill>
              <w14:schemeClr w14:val="tx1"/>
            </w14:solidFill>
          </w14:textFill>
        </w:rPr>
        <w:t>第七章  投标文件格式</w:t>
      </w:r>
      <w:r>
        <w:rPr>
          <w:color w:val="000000" w:themeColor="text1"/>
          <w:sz w:val="22"/>
          <w:szCs w:val="22"/>
          <w14:textFill>
            <w14:solidFill>
              <w14:schemeClr w14:val="tx1"/>
            </w14:solidFill>
          </w14:textFill>
        </w:rPr>
        <w:tab/>
      </w:r>
      <w:r>
        <w:rPr>
          <w:color w:val="000000" w:themeColor="text1"/>
          <w:sz w:val="22"/>
          <w:szCs w:val="22"/>
          <w14:textFill>
            <w14:solidFill>
              <w14:schemeClr w14:val="tx1"/>
            </w14:solidFill>
          </w14:textFill>
        </w:rPr>
        <w:fldChar w:fldCharType="begin"/>
      </w:r>
      <w:r>
        <w:rPr>
          <w:color w:val="000000" w:themeColor="text1"/>
          <w:sz w:val="22"/>
          <w:szCs w:val="22"/>
          <w14:textFill>
            <w14:solidFill>
              <w14:schemeClr w14:val="tx1"/>
            </w14:solidFill>
          </w14:textFill>
        </w:rPr>
        <w:instrText xml:space="preserve"> PAGEREF _Toc13741 \h </w:instrText>
      </w:r>
      <w:r>
        <w:rPr>
          <w:color w:val="000000" w:themeColor="text1"/>
          <w:sz w:val="22"/>
          <w:szCs w:val="22"/>
          <w14:textFill>
            <w14:solidFill>
              <w14:schemeClr w14:val="tx1"/>
            </w14:solidFill>
          </w14:textFill>
        </w:rPr>
        <w:fldChar w:fldCharType="separate"/>
      </w:r>
      <w:r>
        <w:rPr>
          <w:color w:val="000000" w:themeColor="text1"/>
          <w:sz w:val="22"/>
          <w:szCs w:val="22"/>
          <w14:textFill>
            <w14:solidFill>
              <w14:schemeClr w14:val="tx1"/>
            </w14:solidFill>
          </w14:textFill>
        </w:rPr>
        <w:t>291</w:t>
      </w:r>
      <w:r>
        <w:rPr>
          <w:color w:val="000000" w:themeColor="text1"/>
          <w:sz w:val="22"/>
          <w:szCs w:val="22"/>
          <w14:textFill>
            <w14:solidFill>
              <w14:schemeClr w14:val="tx1"/>
            </w14:solidFill>
          </w14:textFill>
        </w:rPr>
        <w:fldChar w:fldCharType="end"/>
      </w:r>
      <w:r>
        <w:rPr>
          <w:color w:val="000000" w:themeColor="text1"/>
          <w:sz w:val="22"/>
          <w:szCs w:val="22"/>
          <w14:textFill>
            <w14:solidFill>
              <w14:schemeClr w14:val="tx1"/>
            </w14:solidFill>
          </w14:textFill>
        </w:rPr>
        <w:fldChar w:fldCharType="end"/>
      </w:r>
    </w:p>
    <w:p>
      <w:pPr>
        <w:pStyle w:val="210"/>
        <w:tabs>
          <w:tab w:val="right" w:leader="dot" w:pos="8868"/>
        </w:tabs>
        <w:rPr>
          <w:color w:val="000000" w:themeColor="text1"/>
          <w14:textFill>
            <w14:solidFill>
              <w14:schemeClr w14:val="tx1"/>
            </w14:solidFill>
          </w14:textFill>
        </w:rPr>
      </w:pPr>
    </w:p>
    <w:p>
      <w:pPr>
        <w:spacing w:line="240" w:lineRule="auto"/>
        <w:ind w:firstLine="435"/>
        <w:jc w:val="center"/>
        <w:rPr>
          <w:rFonts w:ascii="宋体" w:hAnsi="宋体"/>
          <w:color w:val="000000" w:themeColor="text1"/>
          <w:sz w:val="20"/>
          <w:szCs w:val="20"/>
          <w14:textFill>
            <w14:solidFill>
              <w14:schemeClr w14:val="tx1"/>
            </w14:solidFill>
          </w14:textFill>
        </w:rPr>
      </w:pPr>
      <w:r>
        <w:rPr>
          <w:rFonts w:hint="eastAsia" w:ascii="宋体" w:hAnsi="宋体"/>
          <w:color w:val="000000" w:themeColor="text1"/>
          <w:szCs w:val="20"/>
          <w14:textFill>
            <w14:solidFill>
              <w14:schemeClr w14:val="tx1"/>
            </w14:solidFill>
          </w14:textFill>
        </w:rPr>
        <w:fldChar w:fldCharType="end"/>
      </w:r>
    </w:p>
    <w:p>
      <w:pPr>
        <w:spacing w:before="240" w:after="240" w:line="240" w:lineRule="auto"/>
        <w:jc w:val="center"/>
        <w:outlineLvl w:val="0"/>
        <w:rPr>
          <w:color w:val="000000" w:themeColor="text1"/>
          <w14:textFill>
            <w14:solidFill>
              <w14:schemeClr w14:val="tx1"/>
            </w14:solidFill>
          </w14:textFill>
        </w:rPr>
      </w:pPr>
      <w:r>
        <w:rPr>
          <w:rFonts w:hint="eastAsia"/>
          <w:color w:val="000000" w:themeColor="text1"/>
          <w14:textFill>
            <w14:solidFill>
              <w14:schemeClr w14:val="tx1"/>
            </w14:solidFill>
          </w14:textFill>
        </w:rPr>
        <w:br w:type="page"/>
      </w:r>
      <w:bookmarkStart w:id="0" w:name="_Toc13103"/>
      <w:r>
        <w:rPr>
          <w:rFonts w:hint="eastAsia"/>
          <w:b/>
          <w:bCs/>
          <w:color w:val="000000" w:themeColor="text1"/>
          <w:sz w:val="32"/>
          <w:szCs w:val="32"/>
          <w14:textFill>
            <w14:solidFill>
              <w14:schemeClr w14:val="tx1"/>
            </w14:solidFill>
          </w14:textFill>
        </w:rPr>
        <w:t xml:space="preserve">第一章  </w:t>
      </w:r>
      <w:bookmarkEnd w:id="0"/>
      <w:r>
        <w:rPr>
          <w:rFonts w:hint="eastAsia"/>
          <w:b/>
          <w:bCs/>
          <w:color w:val="000000" w:themeColor="text1"/>
          <w:sz w:val="32"/>
          <w:szCs w:val="32"/>
          <w14:textFill>
            <w14:solidFill>
              <w14:schemeClr w14:val="tx1"/>
            </w14:solidFill>
          </w14:textFill>
        </w:rPr>
        <w:t>投标邀请书</w:t>
      </w:r>
    </w:p>
    <w:p>
      <w:pPr>
        <w:pStyle w:val="202"/>
        <w:spacing w:before="240" w:after="240"/>
        <w:jc w:val="left"/>
        <w:rPr>
          <w:rFonts w:ascii="宋体" w:hAnsi="宋体" w:cs="宋体"/>
          <w:szCs w:val="21"/>
        </w:rPr>
      </w:pPr>
      <w:r>
        <w:rPr>
          <w:rFonts w:hint="eastAsia" w:ascii="宋体" w:hAnsi="宋体" w:cs="宋体"/>
          <w:szCs w:val="21"/>
          <w:u w:val="single"/>
        </w:rPr>
        <w:t xml:space="preserve">               </w:t>
      </w:r>
      <w:r>
        <w:rPr>
          <w:rFonts w:hint="eastAsia" w:ascii="宋体" w:hAnsi="宋体" w:cs="宋体"/>
          <w:szCs w:val="21"/>
        </w:rPr>
        <w:t>（被邀请单位名称）：</w:t>
      </w:r>
    </w:p>
    <w:p>
      <w:pPr>
        <w:pStyle w:val="203"/>
        <w:ind w:left="0" w:firstLine="480" w:firstLineChars="200"/>
        <w:rPr>
          <w:bCs/>
          <w:color w:val="000000" w:themeColor="text1"/>
          <w14:textFill>
            <w14:solidFill>
              <w14:schemeClr w14:val="tx1"/>
            </w14:solidFill>
          </w14:textFill>
        </w:rPr>
      </w:pPr>
      <w:commentRangeStart w:id="0"/>
      <w:r>
        <w:rPr>
          <w:rFonts w:hint="eastAsia"/>
          <w:bCs/>
          <w:color w:val="000000" w:themeColor="text1"/>
          <w14:textFill>
            <w14:solidFill>
              <w14:schemeClr w14:val="tx1"/>
            </w14:solidFill>
          </w14:textFill>
        </w:rPr>
        <w:t>XXXXXX</w:t>
      </w:r>
      <w:commentRangeEnd w:id="0"/>
      <w:r>
        <w:rPr>
          <w:rStyle w:val="42"/>
        </w:rPr>
        <w:commentReference w:id="0"/>
      </w:r>
      <w:r>
        <w:rPr>
          <w:rFonts w:hint="eastAsia"/>
          <w:bCs/>
          <w:color w:val="000000" w:themeColor="text1"/>
          <w14:textFill>
            <w14:solidFill>
              <w14:schemeClr w14:val="tx1"/>
            </w14:solidFill>
          </w14:textFill>
        </w:rPr>
        <w:t>受</w:t>
      </w:r>
      <w:r>
        <w:rPr>
          <w:bCs/>
          <w:color w:val="000000" w:themeColor="text1"/>
          <w14:textFill>
            <w14:solidFill>
              <w14:schemeClr w14:val="tx1"/>
            </w14:solidFill>
          </w14:textFill>
        </w:rPr>
        <w:t>北京纳创智元科技有限公司</w:t>
      </w:r>
      <w:r>
        <w:rPr>
          <w:rFonts w:hint="eastAsia"/>
          <w:bCs/>
          <w:color w:val="000000" w:themeColor="text1"/>
          <w14:textFill>
            <w14:solidFill>
              <w14:schemeClr w14:val="tx1"/>
            </w14:solidFill>
          </w14:textFill>
        </w:rPr>
        <w:t>的委托，对ML项目EPCM包进行邀请招标。</w:t>
      </w:r>
    </w:p>
    <w:p>
      <w:pPr>
        <w:pStyle w:val="193"/>
        <w:spacing w:before="240" w:after="240"/>
        <w:rPr>
          <w:rFonts w:ascii="Times New Roman" w:hAnsi="Times New Roman"/>
          <w:b w:val="0"/>
          <w:bCs w:val="0"/>
          <w:color w:val="000000" w:themeColor="text1"/>
          <w14:textFill>
            <w14:solidFill>
              <w14:schemeClr w14:val="tx1"/>
            </w14:solidFill>
          </w14:textFill>
        </w:rPr>
      </w:pPr>
      <w:bookmarkStart w:id="1" w:name="_Toc14694"/>
      <w:bookmarkStart w:id="2" w:name="_Toc26472"/>
      <w:bookmarkStart w:id="3" w:name="_Toc20288"/>
      <w:bookmarkStart w:id="4" w:name="_Toc10622"/>
      <w:r>
        <w:rPr>
          <w:rFonts w:hint="eastAsia" w:ascii="Times New Roman" w:hAnsi="Times New Roman"/>
          <w:b w:val="0"/>
          <w:bCs w:val="0"/>
          <w:color w:val="000000" w:themeColor="text1"/>
          <w14:textFill>
            <w14:solidFill>
              <w14:schemeClr w14:val="tx1"/>
            </w14:solidFill>
          </w14:textFill>
        </w:rPr>
        <w:t>1.招标条件</w:t>
      </w:r>
      <w:bookmarkEnd w:id="1"/>
      <w:bookmarkEnd w:id="2"/>
      <w:bookmarkEnd w:id="3"/>
      <w:bookmarkEnd w:id="4"/>
    </w:p>
    <w:p>
      <w:pPr>
        <w:ind w:firstLine="480"/>
        <w:rPr>
          <w:color w:val="000000" w:themeColor="text1"/>
          <w14:textFill>
            <w14:solidFill>
              <w14:schemeClr w14:val="tx1"/>
            </w14:solidFill>
          </w14:textFill>
        </w:rPr>
      </w:pPr>
      <w:r>
        <w:rPr>
          <w:rFonts w:hint="eastAsia"/>
          <w:bCs/>
          <w:color w:val="000000" w:themeColor="text1"/>
          <w14:textFill>
            <w14:solidFill>
              <w14:schemeClr w14:val="tx1"/>
            </w14:solidFill>
          </w14:textFill>
        </w:rPr>
        <w:t>1.1 项目名称：</w:t>
      </w:r>
      <w:r>
        <w:rPr>
          <w:rFonts w:hint="eastAsia" w:ascii="宋体" w:hAnsi="宋体" w:cs="宋体"/>
          <w:szCs w:val="21"/>
        </w:rPr>
        <w:t>ML项目EPCM包</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1.2 项目审批、核准或备案机关名称：/</w:t>
      </w:r>
    </w:p>
    <w:p>
      <w:pPr>
        <w:ind w:firstLine="480"/>
        <w:rPr>
          <w:color w:val="000000" w:themeColor="text1"/>
          <w14:textFill>
            <w14:solidFill>
              <w14:schemeClr w14:val="tx1"/>
            </w14:solidFill>
          </w14:textFill>
        </w:rPr>
      </w:pPr>
      <w:r>
        <w:rPr>
          <w:rFonts w:hint="eastAsia"/>
          <w:bCs/>
          <w:color w:val="000000" w:themeColor="text1"/>
          <w14:textFill>
            <w14:solidFill>
              <w14:schemeClr w14:val="tx1"/>
            </w14:solidFill>
          </w14:textFill>
        </w:rPr>
        <w:t>1.3 批文名称及编号：/</w:t>
      </w:r>
    </w:p>
    <w:p>
      <w:pPr>
        <w:ind w:firstLine="480"/>
        <w:rPr>
          <w:color w:val="000000" w:themeColor="text1"/>
          <w:u w:val="single"/>
          <w14:textFill>
            <w14:solidFill>
              <w14:schemeClr w14:val="tx1"/>
            </w14:solidFill>
          </w14:textFill>
        </w:rPr>
      </w:pPr>
      <w:r>
        <w:rPr>
          <w:rFonts w:hint="eastAsia"/>
          <w:bCs/>
          <w:color w:val="000000" w:themeColor="text1"/>
          <w14:textFill>
            <w14:solidFill>
              <w14:schemeClr w14:val="tx1"/>
            </w14:solidFill>
          </w14:textFill>
        </w:rPr>
        <w:t>1.4 招标人：</w:t>
      </w:r>
      <w:r>
        <w:rPr>
          <w:bCs/>
          <w:color w:val="000000" w:themeColor="text1"/>
          <w14:textFill>
            <w14:solidFill>
              <w14:schemeClr w14:val="tx1"/>
            </w14:solidFill>
          </w14:textFill>
        </w:rPr>
        <w:t>北京纳创智元科技有限公司</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1.5 项目业主：</w:t>
      </w:r>
      <w:r>
        <w:rPr>
          <w:bCs/>
          <w:color w:val="000000" w:themeColor="text1"/>
          <w14:textFill>
            <w14:solidFill>
              <w14:schemeClr w14:val="tx1"/>
            </w14:solidFill>
          </w14:textFill>
        </w:rPr>
        <w:t>北京纳创智元科技有限公司</w:t>
      </w:r>
    </w:p>
    <w:p>
      <w:pPr>
        <w:ind w:firstLine="480"/>
        <w:rPr>
          <w:color w:val="000000" w:themeColor="text1"/>
          <w:u w:val="single"/>
          <w14:textFill>
            <w14:solidFill>
              <w14:schemeClr w14:val="tx1"/>
            </w14:solidFill>
          </w14:textFill>
        </w:rPr>
      </w:pPr>
      <w:r>
        <w:rPr>
          <w:rFonts w:hint="eastAsia"/>
          <w:bCs/>
          <w:color w:val="000000" w:themeColor="text1"/>
          <w14:textFill>
            <w14:solidFill>
              <w14:schemeClr w14:val="tx1"/>
            </w14:solidFill>
          </w14:textFill>
        </w:rPr>
        <w:t>1.6 资金来源：</w:t>
      </w:r>
      <w:r>
        <w:rPr>
          <w:rFonts w:hint="eastAsia"/>
          <w:color w:val="000000" w:themeColor="text1"/>
          <w14:textFill>
            <w14:solidFill>
              <w14:schemeClr w14:val="tx1"/>
            </w14:solidFill>
          </w14:textFill>
        </w:rPr>
        <w:t>自筹资金</w:t>
      </w:r>
    </w:p>
    <w:p>
      <w:pPr>
        <w:ind w:firstLine="480"/>
        <w:rPr>
          <w:color w:val="000000" w:themeColor="text1"/>
          <w:u w:val="single"/>
          <w14:textFill>
            <w14:solidFill>
              <w14:schemeClr w14:val="tx1"/>
            </w14:solidFill>
          </w14:textFill>
        </w:rPr>
      </w:pPr>
      <w:r>
        <w:rPr>
          <w:rFonts w:hint="eastAsia"/>
          <w:bCs/>
          <w:color w:val="000000" w:themeColor="text1"/>
          <w14:textFill>
            <w14:solidFill>
              <w14:schemeClr w14:val="tx1"/>
            </w14:solidFill>
          </w14:textFill>
        </w:rPr>
        <w:t>1.7 项目出资比例：</w:t>
      </w:r>
      <w:r>
        <w:rPr>
          <w:rFonts w:hint="eastAsia"/>
          <w:color w:val="000000" w:themeColor="text1"/>
          <w14:textFill>
            <w14:solidFill>
              <w14:schemeClr w14:val="tx1"/>
            </w14:solidFill>
          </w14:textFill>
        </w:rPr>
        <w:t>100%</w:t>
      </w:r>
    </w:p>
    <w:p>
      <w:pPr>
        <w:ind w:firstLine="480"/>
        <w:rPr>
          <w:color w:val="000000" w:themeColor="text1"/>
          <w14:textFill>
            <w14:solidFill>
              <w14:schemeClr w14:val="tx1"/>
            </w14:solidFill>
          </w14:textFill>
        </w:rPr>
      </w:pPr>
      <w:r>
        <w:rPr>
          <w:rFonts w:hint="eastAsia"/>
          <w:bCs/>
          <w:color w:val="000000" w:themeColor="text1"/>
          <w14:textFill>
            <w14:solidFill>
              <w14:schemeClr w14:val="tx1"/>
            </w14:solidFill>
          </w14:textFill>
        </w:rPr>
        <w:t>1.8 资金落实情况：已落实</w:t>
      </w:r>
    </w:p>
    <w:p>
      <w:pPr>
        <w:pStyle w:val="193"/>
        <w:spacing w:before="240" w:after="240"/>
        <w:rPr>
          <w:rFonts w:ascii="Times New Roman" w:hAnsi="Times New Roman"/>
          <w:b w:val="0"/>
          <w:bCs w:val="0"/>
          <w:color w:val="000000" w:themeColor="text1"/>
          <w14:textFill>
            <w14:solidFill>
              <w14:schemeClr w14:val="tx1"/>
            </w14:solidFill>
          </w14:textFill>
        </w:rPr>
      </w:pPr>
      <w:bookmarkStart w:id="5" w:name="_Toc4559"/>
      <w:bookmarkStart w:id="6" w:name="_Toc19919"/>
      <w:bookmarkStart w:id="7" w:name="_Toc2037"/>
      <w:bookmarkStart w:id="8" w:name="_Toc12572"/>
      <w:r>
        <w:rPr>
          <w:rFonts w:hint="eastAsia" w:ascii="Times New Roman" w:hAnsi="Times New Roman"/>
          <w:b w:val="0"/>
          <w:bCs w:val="0"/>
          <w:color w:val="000000" w:themeColor="text1"/>
          <w14:textFill>
            <w14:solidFill>
              <w14:schemeClr w14:val="tx1"/>
            </w14:solidFill>
          </w14:textFill>
        </w:rPr>
        <w:t>2.项目概况与招标范围</w:t>
      </w:r>
      <w:bookmarkEnd w:id="5"/>
      <w:bookmarkEnd w:id="6"/>
      <w:bookmarkEnd w:id="7"/>
      <w:bookmarkEnd w:id="8"/>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2.1 招标项目名称：</w:t>
      </w:r>
      <w:bookmarkStart w:id="9" w:name="_Hlk215564792"/>
      <w:r>
        <w:rPr>
          <w:rFonts w:hint="eastAsia" w:ascii="宋体" w:hAnsi="宋体" w:cs="宋体"/>
          <w:color w:val="000000"/>
          <w:szCs w:val="21"/>
        </w:rPr>
        <w:t xml:space="preserve"> </w:t>
      </w:r>
      <w:bookmarkEnd w:id="9"/>
      <w:r>
        <w:rPr>
          <w:rFonts w:hint="eastAsia" w:ascii="宋体" w:hAnsi="宋体" w:cs="宋体"/>
          <w:color w:val="000000"/>
          <w:szCs w:val="21"/>
        </w:rPr>
        <w:t>ML项目EPCM包</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2.2 招标项目编号：</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2.3 标段划分：本项目共</w:t>
      </w:r>
      <w:r>
        <w:rPr>
          <w:rFonts w:hint="eastAsia" w:ascii="宋体" w:hAnsi="宋体" w:cs="宋体"/>
          <w:color w:val="000000"/>
          <w:szCs w:val="21"/>
          <w:highlight w:val="yellow"/>
        </w:rPr>
        <w:t>一个标段，分两阶段实施，具体内容详见发包人要求。</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2.4 招标项目标段编号：/</w:t>
      </w:r>
    </w:p>
    <w:p>
      <w:pPr>
        <w:spacing w:before="120" w:after="120"/>
        <w:ind w:firstLine="480" w:firstLineChars="200"/>
        <w:jc w:val="left"/>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2.5 建设地点：</w:t>
      </w:r>
      <w:r>
        <w:rPr>
          <w:rFonts w:ascii="宋体" w:hAnsi="宋体" w:cs="Arial"/>
        </w:rPr>
        <w:t>项目选址位于北京市亦庄经济开发区京南创芯港，东临京台高速，西邻西三路，南邻兴亦路，北邻赢信路。</w:t>
      </w:r>
    </w:p>
    <w:p>
      <w:pPr>
        <w:widowControl/>
        <w:ind w:firstLine="480" w:firstLineChars="200"/>
        <w:jc w:val="left"/>
        <w:rPr>
          <w:rFonts w:ascii="宋体" w:hAnsi="宋体" w:cs="Arial"/>
        </w:rPr>
      </w:pPr>
      <w:r>
        <w:rPr>
          <w:rFonts w:hint="eastAsia"/>
          <w:bCs/>
          <w:color w:val="000000" w:themeColor="text1"/>
          <w14:textFill>
            <w14:solidFill>
              <w14:schemeClr w14:val="tx1"/>
            </w14:solidFill>
          </w14:textFill>
        </w:rPr>
        <w:t>2.6 建设规模：</w:t>
      </w:r>
      <w:r>
        <w:rPr>
          <w:rFonts w:ascii="宋体" w:hAnsi="宋体" w:cs="Arial"/>
        </w:rPr>
        <w:t>项目总占地面积约1,600</w:t>
      </w:r>
      <w:r>
        <w:rPr>
          <w:rFonts w:hint="eastAsia" w:ascii="宋体" w:hAnsi="宋体" w:cs="Arial"/>
        </w:rPr>
        <w:t>余</w:t>
      </w:r>
      <w:r>
        <w:rPr>
          <w:rFonts w:ascii="宋体" w:hAnsi="宋体" w:cs="Arial"/>
        </w:rPr>
        <w:t>亩</w:t>
      </w:r>
      <w:r>
        <w:rPr>
          <w:rFonts w:hint="eastAsia" w:ascii="宋体" w:hAnsi="宋体" w:cs="Arial"/>
        </w:rPr>
        <w:t>。</w:t>
      </w:r>
    </w:p>
    <w:p>
      <w:pPr>
        <w:ind w:firstLine="480" w:firstLineChars="20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w:t>
      </w:r>
      <w:r>
        <w:rPr>
          <w:bCs/>
          <w:color w:val="000000" w:themeColor="text1"/>
          <w14:textFill>
            <w14:solidFill>
              <w14:schemeClr w14:val="tx1"/>
            </w14:solidFill>
          </w14:textFill>
        </w:rPr>
        <w:t>.7</w:t>
      </w:r>
      <w:r>
        <w:rPr>
          <w:rFonts w:hint="eastAsia"/>
          <w:bCs/>
          <w:color w:val="000000" w:themeColor="text1"/>
          <w14:textFill>
            <w14:solidFill>
              <w14:schemeClr w14:val="tx1"/>
            </w14:solidFill>
          </w14:textFill>
        </w:rPr>
        <w:t>本项目工程建设费（含能源包）预估金额：</w:t>
      </w:r>
    </w:p>
    <w:p>
      <w:pPr>
        <w:ind w:firstLine="480" w:firstLineChars="200"/>
      </w:pPr>
      <w:r>
        <w:rPr>
          <w:rFonts w:hint="eastAsia"/>
        </w:rPr>
        <w:t>一阶段：</w:t>
      </w:r>
      <w:r>
        <w:rPr>
          <w:rFonts w:hint="eastAsia"/>
          <w:u w:val="single"/>
        </w:rPr>
        <w:t xml:space="preserve"> </w:t>
      </w:r>
      <w:r>
        <w:rPr>
          <w:u w:val="single"/>
        </w:rPr>
        <w:t xml:space="preserve">14,282,765,042.30 </w:t>
      </w:r>
      <w:r>
        <w:rPr>
          <w:rFonts w:hint="eastAsia"/>
          <w:u w:val="single"/>
        </w:rPr>
        <w:t>（未税金额）</w:t>
      </w:r>
    </w:p>
    <w:p>
      <w:pPr>
        <w:ind w:firstLine="480" w:firstLineChars="200"/>
      </w:pPr>
      <w:r>
        <w:rPr>
          <w:rFonts w:hint="eastAsia"/>
        </w:rPr>
        <w:t>二阶段：</w:t>
      </w:r>
      <w:r>
        <w:rPr>
          <w:rFonts w:hint="eastAsia"/>
          <w:u w:val="single"/>
        </w:rPr>
        <w:t xml:space="preserve"> </w:t>
      </w:r>
      <w:r>
        <w:rPr>
          <w:u w:val="single"/>
        </w:rPr>
        <w:t>7,737,234</w:t>
      </w:r>
      <w:r>
        <w:rPr>
          <w:rFonts w:hint="eastAsia"/>
          <w:u w:val="single"/>
        </w:rPr>
        <w:t>,</w:t>
      </w:r>
      <w:r>
        <w:rPr>
          <w:u w:val="single"/>
        </w:rPr>
        <w:t xml:space="preserve">957.70 </w:t>
      </w:r>
      <w:r>
        <w:rPr>
          <w:rFonts w:hint="eastAsia"/>
          <w:u w:val="single"/>
        </w:rPr>
        <w:t>（未税金额）</w:t>
      </w:r>
    </w:p>
    <w:p>
      <w:pPr>
        <w:ind w:firstLine="480"/>
      </w:pPr>
      <w:r>
        <w:rPr>
          <w:rFonts w:hint="eastAsia"/>
          <w:bCs/>
          <w:color w:val="000000" w:themeColor="text1"/>
          <w14:textFill>
            <w14:solidFill>
              <w14:schemeClr w14:val="tx1"/>
            </w14:solidFill>
          </w14:textFill>
        </w:rPr>
        <w:t>2.</w:t>
      </w:r>
      <w:r>
        <w:rPr>
          <w:bCs/>
          <w:color w:val="000000" w:themeColor="text1"/>
          <w14:textFill>
            <w14:solidFill>
              <w14:schemeClr w14:val="tx1"/>
            </w14:solidFill>
          </w14:textFill>
        </w:rPr>
        <w:t>8</w:t>
      </w:r>
      <w:r>
        <w:rPr>
          <w:rFonts w:hint="eastAsia"/>
          <w:bCs/>
          <w:color w:val="000000" w:themeColor="text1"/>
          <w14:textFill>
            <w14:solidFill>
              <w14:schemeClr w14:val="tx1"/>
            </w14:solidFill>
          </w14:textFill>
        </w:rPr>
        <w:t xml:space="preserve"> 计划工期：</w:t>
      </w:r>
      <w:r>
        <w:rPr>
          <w:rFonts w:hint="eastAsia" w:ascii="宋体" w:hAnsi="宋体" w:cs="宋体"/>
          <w:bCs/>
          <w:snapToGrid w:val="0"/>
          <w:szCs w:val="21"/>
        </w:rPr>
        <w:t>具体详见招标文件第五章《发包人要求》；</w:t>
      </w:r>
    </w:p>
    <w:p>
      <w:pPr>
        <w:ind w:firstLine="437"/>
        <w:jc w:val="left"/>
        <w:rPr>
          <w:rFonts w:ascii="宋体" w:hAnsi="宋体" w:cs="宋体"/>
          <w:bCs/>
          <w:szCs w:val="21"/>
        </w:rPr>
      </w:pPr>
      <w:r>
        <w:rPr>
          <w:rFonts w:hint="eastAsia"/>
          <w:bCs/>
          <w:color w:val="000000" w:themeColor="text1"/>
          <w14:textFill>
            <w14:solidFill>
              <w14:schemeClr w14:val="tx1"/>
            </w14:solidFill>
          </w14:textFill>
        </w:rPr>
        <w:t>2.</w:t>
      </w:r>
      <w:r>
        <w:rPr>
          <w:bCs/>
          <w:color w:val="000000" w:themeColor="text1"/>
          <w14:textFill>
            <w14:solidFill>
              <w14:schemeClr w14:val="tx1"/>
            </w14:solidFill>
          </w14:textFill>
        </w:rPr>
        <w:t>9</w:t>
      </w:r>
      <w:r>
        <w:rPr>
          <w:rFonts w:hint="eastAsia"/>
          <w:bCs/>
          <w:color w:val="000000" w:themeColor="text1"/>
          <w14:textFill>
            <w14:solidFill>
              <w14:schemeClr w14:val="tx1"/>
            </w14:solidFill>
          </w14:textFill>
        </w:rPr>
        <w:t xml:space="preserve"> 招标范围：</w:t>
      </w:r>
      <w:r>
        <w:rPr>
          <w:rFonts w:hint="eastAsia" w:ascii="宋体" w:hAnsi="宋体" w:cs="宋体"/>
          <w:bCs/>
          <w:snapToGrid w:val="0"/>
          <w:szCs w:val="21"/>
        </w:rPr>
        <w:t>具体详见招标文件第五章《发包人要求》、</w:t>
      </w:r>
      <w:r>
        <w:rPr>
          <w:rFonts w:hint="eastAsia" w:ascii="宋体" w:hAnsi="宋体" w:cs="宋体"/>
          <w:bCs/>
          <w:snapToGrid w:val="0"/>
          <w:szCs w:val="21"/>
          <w:highlight w:val="yellow"/>
        </w:rPr>
        <w:t>第六章《发包人提供的资料》，承包人须完成合同范围全部工程内容。</w:t>
      </w:r>
      <w:r>
        <w:rPr>
          <w:rFonts w:hint="eastAsia" w:ascii="宋体" w:hAnsi="宋体" w:cs="宋体"/>
          <w:bCs/>
          <w:snapToGrid w:val="0"/>
          <w:szCs w:val="21"/>
        </w:rPr>
        <w:t>；</w:t>
      </w:r>
    </w:p>
    <w:p>
      <w:pPr>
        <w:ind w:firstLine="480"/>
        <w:rPr>
          <w:bCs/>
          <w:color w:val="000000" w:themeColor="text1"/>
          <w:u w:val="single"/>
          <w14:textFill>
            <w14:solidFill>
              <w14:schemeClr w14:val="tx1"/>
            </w14:solidFill>
          </w14:textFill>
        </w:rPr>
      </w:pPr>
      <w:r>
        <w:rPr>
          <w:rFonts w:hint="eastAsia"/>
          <w:bCs/>
          <w:color w:val="000000" w:themeColor="text1"/>
          <w14:textFill>
            <w14:solidFill>
              <w14:schemeClr w14:val="tx1"/>
            </w14:solidFill>
          </w14:textFill>
        </w:rPr>
        <w:t>2.</w:t>
      </w:r>
      <w:r>
        <w:rPr>
          <w:bCs/>
          <w:color w:val="000000" w:themeColor="text1"/>
          <w14:textFill>
            <w14:solidFill>
              <w14:schemeClr w14:val="tx1"/>
            </w14:solidFill>
          </w14:textFill>
        </w:rPr>
        <w:t>10</w:t>
      </w:r>
      <w:r>
        <w:rPr>
          <w:rFonts w:hint="eastAsia"/>
          <w:bCs/>
          <w:color w:val="000000" w:themeColor="text1"/>
          <w14:textFill>
            <w14:solidFill>
              <w14:schemeClr w14:val="tx1"/>
            </w14:solidFill>
          </w14:textFill>
        </w:rPr>
        <w:t xml:space="preserve"> 项目类别：设计+管理 </w:t>
      </w:r>
    </w:p>
    <w:p>
      <w:pPr>
        <w:ind w:firstLine="480" w:firstLineChars="20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2.1</w:t>
      </w:r>
      <w:r>
        <w:rPr>
          <w:bCs/>
          <w:color w:val="000000" w:themeColor="text1"/>
          <w14:textFill>
            <w14:solidFill>
              <w14:schemeClr w14:val="tx1"/>
            </w14:solidFill>
          </w14:textFill>
        </w:rPr>
        <w:t>1</w:t>
      </w:r>
      <w:r>
        <w:rPr>
          <w:rFonts w:hint="eastAsia"/>
          <w:bCs/>
          <w:color w:val="000000" w:themeColor="text1"/>
          <w14:textFill>
            <w14:solidFill>
              <w14:schemeClr w14:val="tx1"/>
            </w14:solidFill>
          </w14:textFill>
        </w:rPr>
        <w:t xml:space="preserve"> 质量标准：</w:t>
      </w:r>
    </w:p>
    <w:p>
      <w:pPr>
        <w:ind w:firstLine="480" w:firstLineChars="200"/>
        <w:rPr>
          <w:rFonts w:ascii="宋体" w:hAnsi="宋体" w:cs="宋体"/>
          <w:szCs w:val="21"/>
          <w:highlight w:val="yellow"/>
        </w:rPr>
      </w:pPr>
      <w:r>
        <w:rPr>
          <w:rFonts w:hint="eastAsia" w:ascii="宋体" w:hAnsi="宋体" w:cs="宋体"/>
          <w:szCs w:val="21"/>
          <w:highlight w:val="yellow"/>
        </w:rPr>
        <w:t>设计要求的质量标准：合格</w:t>
      </w:r>
    </w:p>
    <w:p>
      <w:pPr>
        <w:ind w:firstLine="480" w:firstLineChars="200"/>
        <w:rPr>
          <w:rFonts w:ascii="宋体" w:hAnsi="宋体" w:cs="宋体"/>
          <w:szCs w:val="21"/>
          <w:highlight w:val="yellow"/>
          <w:u w:val="single"/>
        </w:rPr>
      </w:pPr>
      <w:r>
        <w:rPr>
          <w:rFonts w:hint="eastAsia" w:ascii="宋体" w:hAnsi="宋体" w:cs="宋体"/>
          <w:szCs w:val="21"/>
          <w:highlight w:val="yellow"/>
        </w:rPr>
        <w:t>施工要求的质量标准：合格</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质量需</w:t>
      </w:r>
      <w:r>
        <w:rPr>
          <w:rFonts w:hint="eastAsia" w:ascii="宋体" w:hAnsi="宋体" w:cs="宋体"/>
          <w:szCs w:val="21"/>
        </w:rPr>
        <w:t>符合国家标准、行业标准、企业标准（招标文件第五章《发包人要求》、第六章《发包人提供的资料》），如国家标准、行业标准、企业标准有矛盾的，以最高要求为准；</w:t>
      </w:r>
    </w:p>
    <w:p>
      <w:pPr>
        <w:spacing w:before="120" w:after="120"/>
        <w:ind w:firstLine="480" w:firstLineChars="200"/>
        <w:jc w:val="left"/>
        <w:rPr>
          <w:rFonts w:ascii="宋体" w:hAnsi="宋体" w:cs="Arial"/>
        </w:rPr>
      </w:pPr>
      <w:r>
        <w:rPr>
          <w:rFonts w:hint="eastAsia"/>
          <w:bCs/>
          <w:color w:val="000000" w:themeColor="text1"/>
          <w14:textFill>
            <w14:solidFill>
              <w14:schemeClr w14:val="tx1"/>
            </w14:solidFill>
          </w14:textFill>
        </w:rPr>
        <w:t>2.12 其他：</w:t>
      </w:r>
      <w:r>
        <w:rPr>
          <w:rFonts w:ascii="宋体" w:hAnsi="宋体" w:cs="Arial"/>
        </w:rPr>
        <w:t>本项目需EPCM最终取得绿色建筑二星，含民用建筑和工业建筑的提报及取证。</w:t>
      </w:r>
    </w:p>
    <w:p>
      <w:pPr>
        <w:ind w:firstLine="480"/>
        <w:rPr>
          <w:bCs/>
          <w:color w:val="000000" w:themeColor="text1"/>
          <w14:textFill>
            <w14:solidFill>
              <w14:schemeClr w14:val="tx1"/>
            </w14:solidFill>
          </w14:textFill>
        </w:rPr>
      </w:pPr>
    </w:p>
    <w:p>
      <w:pPr>
        <w:pStyle w:val="193"/>
        <w:spacing w:before="240" w:after="240"/>
        <w:rPr>
          <w:rFonts w:ascii="Times New Roman" w:hAnsi="Times New Roman"/>
          <w:b w:val="0"/>
          <w:bCs w:val="0"/>
          <w:color w:val="000000" w:themeColor="text1"/>
          <w14:textFill>
            <w14:solidFill>
              <w14:schemeClr w14:val="tx1"/>
            </w14:solidFill>
          </w14:textFill>
        </w:rPr>
      </w:pPr>
      <w:bookmarkStart w:id="10" w:name="_Toc13105"/>
      <w:bookmarkStart w:id="11" w:name="_Toc10319"/>
      <w:bookmarkStart w:id="12" w:name="_Toc19143"/>
      <w:bookmarkStart w:id="13" w:name="_Toc57"/>
      <w:r>
        <w:rPr>
          <w:rFonts w:hint="eastAsia" w:ascii="Times New Roman" w:hAnsi="Times New Roman"/>
          <w:b w:val="0"/>
          <w:bCs w:val="0"/>
          <w:color w:val="000000" w:themeColor="text1"/>
          <w14:textFill>
            <w14:solidFill>
              <w14:schemeClr w14:val="tx1"/>
            </w14:solidFill>
          </w14:textFill>
        </w:rPr>
        <w:t>3.投标人资格要求</w:t>
      </w:r>
      <w:bookmarkEnd w:id="10"/>
      <w:bookmarkEnd w:id="11"/>
      <w:bookmarkEnd w:id="12"/>
      <w:bookmarkEnd w:id="13"/>
    </w:p>
    <w:p>
      <w:pPr>
        <w:ind w:firstLine="437"/>
        <w:rPr>
          <w:color w:val="000000" w:themeColor="text1"/>
          <w14:textFill>
            <w14:solidFill>
              <w14:schemeClr w14:val="tx1"/>
            </w14:solidFill>
          </w14:textFill>
        </w:rPr>
      </w:pPr>
      <w:r>
        <w:rPr>
          <w:rFonts w:hint="eastAsia"/>
          <w:color w:val="000000" w:themeColor="text1"/>
          <w14:textFill>
            <w14:solidFill>
              <w14:schemeClr w14:val="tx1"/>
            </w14:solidFill>
          </w14:textFill>
        </w:rPr>
        <w:t>3.1 投标人应依法设立并具备承担本招标项目的如下条件：</w:t>
      </w:r>
    </w:p>
    <w:p>
      <w:pPr>
        <w:ind w:firstLine="437"/>
        <w:rPr>
          <w:color w:val="000000" w:themeColor="text1"/>
          <w14:textFill>
            <w14:solidFill>
              <w14:schemeClr w14:val="tx1"/>
            </w14:solidFill>
          </w14:textFill>
        </w:rPr>
      </w:pPr>
      <w:r>
        <w:rPr>
          <w:rFonts w:hint="eastAsia"/>
          <w:color w:val="000000" w:themeColor="text1"/>
          <w14:textFill>
            <w14:solidFill>
              <w14:schemeClr w14:val="tx1"/>
            </w14:solidFill>
          </w14:textFill>
        </w:rPr>
        <w:t>3.1.1 投标人资质要求：具备有效的营业执照，且同时具备以下资质：</w:t>
      </w:r>
    </w:p>
    <w:p>
      <w:pPr>
        <w:ind w:firstLine="437"/>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（1）具有下列工程设计资质①或②或③之一： </w:t>
      </w:r>
    </w:p>
    <w:p>
      <w:pPr>
        <w:ind w:firstLine="437"/>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①工程设计综合甲级资质； </w:t>
      </w:r>
    </w:p>
    <w:p>
      <w:pPr>
        <w:ind w:firstLine="437"/>
        <w:rPr>
          <w:color w:val="000000" w:themeColor="text1"/>
          <w14:textFill>
            <w14:solidFill>
              <w14:schemeClr w14:val="tx1"/>
            </w14:solidFill>
          </w14:textFill>
        </w:rPr>
      </w:pPr>
      <w:r>
        <w:rPr>
          <w:rFonts w:hint="eastAsia"/>
          <w:color w:val="000000" w:themeColor="text1"/>
          <w14:textFill>
            <w14:solidFill>
              <w14:schemeClr w14:val="tx1"/>
            </w14:solidFill>
          </w14:textFill>
        </w:rPr>
        <w:t>②建筑行业工程设计甲级资质；</w:t>
      </w:r>
    </w:p>
    <w:p>
      <w:pPr>
        <w:ind w:firstLine="437"/>
        <w:rPr>
          <w:color w:val="000000" w:themeColor="text1"/>
          <w14:textFill>
            <w14:solidFill>
              <w14:schemeClr w14:val="tx1"/>
            </w14:solidFill>
          </w14:textFill>
        </w:rPr>
      </w:pPr>
      <w:r>
        <w:rPr>
          <w:rFonts w:hint="eastAsia"/>
          <w:color w:val="000000" w:themeColor="text1"/>
          <w14:textFill>
            <w14:solidFill>
              <w14:schemeClr w14:val="tx1"/>
            </w14:solidFill>
          </w14:textFill>
        </w:rPr>
        <w:t>③</w:t>
      </w:r>
      <w:r>
        <w:rPr>
          <w:rFonts w:hint="eastAsia" w:ascii="宋体" w:hAnsi="宋体" w:cs="宋体"/>
          <w:szCs w:val="21"/>
        </w:rPr>
        <w:t>建筑行业（建筑工程）</w:t>
      </w:r>
      <w:r>
        <w:rPr>
          <w:rFonts w:hint="eastAsia"/>
          <w:color w:val="000000" w:themeColor="text1"/>
          <w14:textFill>
            <w14:solidFill>
              <w14:schemeClr w14:val="tx1"/>
            </w14:solidFill>
          </w14:textFill>
        </w:rPr>
        <w:t>专业工程设计甲级资质。</w:t>
      </w:r>
    </w:p>
    <w:p>
      <w:pPr>
        <w:ind w:firstLine="437"/>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3.1.2 </w:t>
      </w:r>
      <w:r>
        <w:rPr>
          <w:rFonts w:hint="eastAsia"/>
          <w:bCs/>
          <w:color w:val="000000" w:themeColor="text1"/>
          <w14:textFill>
            <w14:solidFill>
              <w14:schemeClr w14:val="tx1"/>
            </w14:solidFill>
          </w14:textFill>
        </w:rPr>
        <w:t>项目经理、设计负责人、施工负责人要求</w:t>
      </w:r>
      <w:r>
        <w:rPr>
          <w:rFonts w:hint="eastAsia"/>
          <w:color w:val="000000" w:themeColor="text1"/>
          <w14:textFill>
            <w14:solidFill>
              <w14:schemeClr w14:val="tx1"/>
            </w14:solidFill>
          </w14:textFill>
        </w:rPr>
        <w:t>：</w:t>
      </w:r>
    </w:p>
    <w:p>
      <w:pPr>
        <w:ind w:firstLine="437"/>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（1）项目经理要求：具备建筑工程或机电工程专业一级注册建造师执业资格，具备住房和城乡建设主管部门颁发的安全生产考核合格证书（B 证），且目前未在其他项目上任职或虽在其他项目上任职但本项目中标后能够从该项目撤离。</w:t>
      </w:r>
    </w:p>
    <w:p>
      <w:pPr>
        <w:ind w:firstLine="437"/>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（2）设计负责人要求：投标人拟委任设计负责人须具备国家一级注册建筑师证书。</w:t>
      </w:r>
    </w:p>
    <w:p>
      <w:pPr>
        <w:ind w:firstLine="437"/>
        <w:rPr>
          <w:bCs/>
          <w:color w:val="000000" w:themeColor="text1"/>
          <w14:textFill>
            <w14:solidFill>
              <w14:schemeClr w14:val="tx1"/>
            </w14:solidFill>
          </w14:textFill>
        </w:rPr>
      </w:pPr>
      <w:r>
        <w:rPr>
          <w:rFonts w:hint="eastAsia"/>
          <w:bCs/>
          <w:color w:val="000000" w:themeColor="text1"/>
          <w14:textFill>
            <w14:solidFill>
              <w14:schemeClr w14:val="tx1"/>
            </w14:solidFill>
          </w14:textFill>
        </w:rPr>
        <w:t>（3）施工负责人要求：具备</w:t>
      </w:r>
      <w:r>
        <w:rPr>
          <w:rFonts w:hint="eastAsia" w:ascii="宋体" w:hAnsi="宋体" w:cs="宋体"/>
          <w:szCs w:val="21"/>
          <w:highlight w:val="yellow"/>
        </w:rPr>
        <w:t>建筑工程专业</w:t>
      </w:r>
      <w:r>
        <w:rPr>
          <w:rFonts w:hint="eastAsia"/>
          <w:bCs/>
          <w:color w:val="000000" w:themeColor="text1"/>
          <w14:textFill>
            <w14:solidFill>
              <w14:schemeClr w14:val="tx1"/>
            </w14:solidFill>
          </w14:textFill>
        </w:rPr>
        <w:t>一级注册建造师执业资格，具备住房和城乡建设主管部门颁发的安全生产考核合格证书（</w:t>
      </w:r>
      <w:r>
        <w:rPr>
          <w:bCs/>
          <w:color w:val="000000" w:themeColor="text1"/>
          <w14:textFill>
            <w14:solidFill>
              <w14:schemeClr w14:val="tx1"/>
            </w14:solidFill>
          </w14:textFill>
        </w:rPr>
        <w:t xml:space="preserve">B </w:t>
      </w:r>
      <w:r>
        <w:rPr>
          <w:rFonts w:hint="eastAsia"/>
          <w:bCs/>
          <w:color w:val="000000" w:themeColor="text1"/>
          <w14:textFill>
            <w14:solidFill>
              <w14:schemeClr w14:val="tx1"/>
            </w14:solidFill>
          </w14:textFill>
        </w:rPr>
        <w:t>证），且目前未在其他项目上任职或虽在其他项目上任职但本项目中标后能够从该项目撤离。</w:t>
      </w:r>
    </w:p>
    <w:p>
      <w:pPr>
        <w:ind w:firstLine="437"/>
        <w:rPr>
          <w:bCs/>
          <w:color w:val="000000" w:themeColor="text1"/>
          <w14:textFill>
            <w14:solidFill>
              <w14:schemeClr w14:val="tx1"/>
            </w14:solidFill>
          </w14:textFill>
        </w:rPr>
      </w:pPr>
      <w:r>
        <w:rPr>
          <w:rFonts w:hint="eastAsia"/>
          <w:bCs/>
          <w:color w:val="000000" w:themeColor="text1"/>
          <w14:textFill>
            <w14:solidFill>
              <w14:schemeClr w14:val="tx1"/>
            </w14:solidFill>
          </w14:textFill>
        </w:rPr>
        <w:t>（4）项目经理与设计负责人不可以为同一人，施工负责人与设计负责人不可以为同一人，项目经理与施工负责人不可以为同一人。</w:t>
      </w:r>
    </w:p>
    <w:p>
      <w:pPr>
        <w:ind w:firstLine="437"/>
        <w:rPr>
          <w:bCs/>
          <w:color w:val="000000" w:themeColor="text1"/>
          <w:u w:val="single"/>
          <w14:textFill>
            <w14:solidFill>
              <w14:schemeClr w14:val="tx1"/>
            </w14:solidFill>
          </w14:textFill>
        </w:rPr>
      </w:pPr>
      <w:r>
        <w:rPr>
          <w:rFonts w:hint="eastAsia"/>
          <w:color w:val="000000" w:themeColor="text1"/>
          <w14:textFill>
            <w14:solidFill>
              <w14:schemeClr w14:val="tx1"/>
            </w14:solidFill>
          </w14:textFill>
        </w:rPr>
        <w:t xml:space="preserve">3.1.3 </w:t>
      </w:r>
      <w:r>
        <w:rPr>
          <w:rFonts w:hint="eastAsia"/>
          <w:bCs/>
          <w:color w:val="000000" w:themeColor="text1"/>
          <w14:textFill>
            <w14:solidFill>
              <w14:schemeClr w14:val="tx1"/>
            </w14:solidFill>
          </w14:textFill>
        </w:rPr>
        <w:t>投标人业绩要求：无</w:t>
      </w:r>
    </w:p>
    <w:p>
      <w:pPr>
        <w:ind w:firstLine="437"/>
        <w:jc w:val="left"/>
        <w:rPr>
          <w:bCs/>
          <w:color w:val="000000" w:themeColor="text1"/>
          <w14:textFill>
            <w14:solidFill>
              <w14:schemeClr w14:val="tx1"/>
            </w14:solidFill>
          </w14:textFill>
        </w:rPr>
      </w:pPr>
      <w:r>
        <w:rPr>
          <w:rFonts w:hint="eastAsia"/>
          <w:color w:val="000000" w:themeColor="text1"/>
          <w14:textFill>
            <w14:solidFill>
              <w14:schemeClr w14:val="tx1"/>
            </w14:solidFill>
          </w14:textFill>
        </w:rPr>
        <w:t>3.1.4</w:t>
      </w:r>
      <w:r>
        <w:rPr>
          <w:color w:val="000000" w:themeColor="text1"/>
          <w14:textFill>
            <w14:solidFill>
              <w14:schemeClr w14:val="tx1"/>
            </w14:solidFill>
          </w14:textFill>
        </w:rPr>
        <w:t xml:space="preserve"> </w:t>
      </w:r>
      <w:r>
        <w:rPr>
          <w:rFonts w:hint="eastAsia"/>
          <w:bCs/>
          <w:color w:val="000000" w:themeColor="text1"/>
          <w14:textFill>
            <w14:solidFill>
              <w14:schemeClr w14:val="tx1"/>
            </w14:solidFill>
          </w14:textFill>
        </w:rPr>
        <w:t>项目经理、设计负责人、施工负责人业绩要求：</w:t>
      </w:r>
    </w:p>
    <w:p>
      <w:pPr>
        <w:ind w:firstLine="437"/>
        <w:jc w:val="left"/>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（1）项目经理业绩要求：</w:t>
      </w:r>
      <w:r>
        <w:rPr>
          <w:rFonts w:hint="eastAsia"/>
          <w:color w:val="000000" w:themeColor="text1"/>
          <w14:textFill>
            <w14:solidFill>
              <w14:schemeClr w14:val="tx1"/>
            </w14:solidFill>
          </w14:textFill>
        </w:rPr>
        <w:t xml:space="preserve">无 </w:t>
      </w:r>
    </w:p>
    <w:p>
      <w:pPr>
        <w:ind w:firstLine="480"/>
        <w:jc w:val="left"/>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（2）设计负责人业绩要求：</w:t>
      </w:r>
      <w:r>
        <w:rPr>
          <w:rFonts w:hint="eastAsia"/>
          <w:color w:val="000000" w:themeColor="text1"/>
          <w14:textFill>
            <w14:solidFill>
              <w14:schemeClr w14:val="tx1"/>
            </w14:solidFill>
          </w14:textFill>
        </w:rPr>
        <w:t xml:space="preserve">无 </w:t>
      </w:r>
    </w:p>
    <w:p>
      <w:pPr>
        <w:ind w:firstLine="480"/>
        <w:jc w:val="left"/>
        <w:rPr>
          <w:bCs/>
          <w:color w:val="000000" w:themeColor="text1"/>
          <w14:textFill>
            <w14:solidFill>
              <w14:schemeClr w14:val="tx1"/>
            </w14:solidFill>
          </w14:textFill>
        </w:rPr>
      </w:pPr>
      <w:r>
        <w:rPr>
          <w:rFonts w:hint="eastAsia"/>
          <w:bCs/>
          <w:color w:val="000000" w:themeColor="text1"/>
          <w14:textFill>
            <w14:solidFill>
              <w14:schemeClr w14:val="tx1"/>
            </w14:solidFill>
          </w14:textFill>
        </w:rPr>
        <w:t>（3）施工负责人业绩要求：</w:t>
      </w:r>
      <w:r>
        <w:rPr>
          <w:rFonts w:hint="eastAsia"/>
          <w:color w:val="000000" w:themeColor="text1"/>
          <w14:textFill>
            <w14:solidFill>
              <w14:schemeClr w14:val="tx1"/>
            </w14:solidFill>
          </w14:textFill>
        </w:rPr>
        <w:t>无</w:t>
      </w:r>
    </w:p>
    <w:p>
      <w:pPr>
        <w:ind w:firstLine="437"/>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3.1.5 财务要求：无 </w:t>
      </w:r>
    </w:p>
    <w:p>
      <w:pPr>
        <w:ind w:firstLine="437"/>
        <w:jc w:val="left"/>
        <w:rPr>
          <w:bCs/>
          <w:color w:val="000000" w:themeColor="text1"/>
          <w14:textFill>
            <w14:solidFill>
              <w14:schemeClr w14:val="tx1"/>
            </w14:solidFill>
          </w14:textFill>
        </w:rPr>
      </w:pPr>
      <w:r>
        <w:rPr>
          <w:rFonts w:hint="eastAsia"/>
          <w:color w:val="000000" w:themeColor="text1"/>
          <w:szCs w:val="21"/>
          <w14:textFill>
            <w14:solidFill>
              <w14:schemeClr w14:val="tx1"/>
            </w14:solidFill>
          </w14:textFill>
        </w:rPr>
        <w:t xml:space="preserve">3.1.6 </w:t>
      </w:r>
      <w:r>
        <w:rPr>
          <w:color w:val="000000" w:themeColor="text1"/>
          <w:szCs w:val="22"/>
          <w14:textFill>
            <w14:solidFill>
              <w14:schemeClr w14:val="tx1"/>
            </w14:solidFill>
          </w14:textFill>
        </w:rPr>
        <w:t>信誉要求：</w:t>
      </w:r>
      <w:r>
        <w:rPr>
          <w:rFonts w:hint="eastAsia"/>
          <w:bCs/>
          <w:color w:val="000000" w:themeColor="text1"/>
          <w14:textFill>
            <w14:solidFill>
              <w14:schemeClr w14:val="tx1"/>
            </w14:solidFill>
          </w14:textFill>
        </w:rPr>
        <w:t>无</w:t>
      </w:r>
    </w:p>
    <w:p>
      <w:pPr>
        <w:ind w:firstLine="437"/>
        <w:rPr>
          <w:color w:val="000000" w:themeColor="text1"/>
          <w14:textFill>
            <w14:solidFill>
              <w14:schemeClr w14:val="tx1"/>
            </w14:solidFill>
          </w14:textFill>
        </w:rPr>
      </w:pPr>
      <w:r>
        <w:rPr>
          <w:rFonts w:hint="eastAsia"/>
          <w:bCs/>
          <w:color w:val="000000" w:themeColor="text1"/>
          <w14:textFill>
            <w14:solidFill>
              <w14:schemeClr w14:val="tx1"/>
            </w14:solidFill>
          </w14:textFill>
        </w:rPr>
        <w:t>3.1.7 本</w:t>
      </w:r>
      <w:bookmarkStart w:id="14" w:name="_Hlk86268479"/>
      <w:r>
        <w:rPr>
          <w:rFonts w:hint="eastAsia"/>
          <w:bCs/>
          <w:color w:val="000000" w:themeColor="text1"/>
          <w14:textFill>
            <w14:solidFill>
              <w14:schemeClr w14:val="tx1"/>
            </w14:solidFill>
          </w14:textFill>
        </w:rPr>
        <w:t>招标项目</w:t>
      </w:r>
      <w:bookmarkEnd w:id="14"/>
      <w:r>
        <w:rPr>
          <w:rFonts w:hint="eastAsia"/>
          <w:bCs/>
          <w:color w:val="000000" w:themeColor="text1"/>
          <w:highlight w:val="yellow"/>
          <w14:textFill>
            <w14:solidFill>
              <w14:schemeClr w14:val="tx1"/>
            </w14:solidFill>
          </w14:textFill>
        </w:rPr>
        <w:t>不接受联合体投标</w:t>
      </w:r>
      <w:r>
        <w:rPr>
          <w:rFonts w:hint="eastAsia"/>
          <w:bCs/>
          <w:color w:val="000000" w:themeColor="text1"/>
          <w14:textFill>
            <w14:solidFill>
              <w14:schemeClr w14:val="tx1"/>
            </w14:solidFill>
          </w14:textFill>
        </w:rPr>
        <w:t>。</w:t>
      </w:r>
    </w:p>
    <w:p>
      <w:pPr>
        <w:ind w:firstLine="437"/>
        <w:rPr>
          <w:color w:val="000000" w:themeColor="text1"/>
          <w14:textFill>
            <w14:solidFill>
              <w14:schemeClr w14:val="tx1"/>
            </w14:solidFill>
          </w14:textFill>
        </w:rPr>
      </w:pPr>
      <w:r>
        <w:rPr>
          <w:rFonts w:hint="eastAsia"/>
          <w:color w:val="000000" w:themeColor="text1"/>
          <w14:textFill>
            <w14:solidFill>
              <w14:schemeClr w14:val="tx1"/>
            </w14:solidFill>
          </w14:textFill>
        </w:rPr>
        <w:t>3.2 投标人不得存在招标文件第二章投标人须知第1.4.3项、第1.4.4项规定的情形。</w:t>
      </w:r>
    </w:p>
    <w:p>
      <w:pPr>
        <w:pStyle w:val="202"/>
        <w:ind w:firstLine="480"/>
        <w:rPr>
          <w:color w:val="000000" w:themeColor="text1"/>
          <w:u w:val="single"/>
          <w14:textFill>
            <w14:solidFill>
              <w14:schemeClr w14:val="tx1"/>
            </w14:solidFill>
          </w14:textFill>
        </w:rPr>
      </w:pPr>
      <w:r>
        <w:rPr>
          <w:rFonts w:hint="eastAsia"/>
          <w:color w:val="000000" w:themeColor="text1"/>
          <w14:textFill>
            <w14:solidFill>
              <w14:schemeClr w14:val="tx1"/>
            </w14:solidFill>
          </w14:textFill>
        </w:rPr>
        <w:t xml:space="preserve">3.3 其他要求：无 </w:t>
      </w:r>
    </w:p>
    <w:p>
      <w:pPr>
        <w:pStyle w:val="193"/>
        <w:spacing w:before="240" w:after="240"/>
        <w:rPr>
          <w:rFonts w:ascii="Times New Roman" w:hAnsi="Times New Roman"/>
          <w:b w:val="0"/>
          <w:bCs w:val="0"/>
          <w:color w:val="000000" w:themeColor="text1"/>
          <w14:textFill>
            <w14:solidFill>
              <w14:schemeClr w14:val="tx1"/>
            </w14:solidFill>
          </w14:textFill>
        </w:rPr>
      </w:pPr>
      <w:bookmarkStart w:id="15" w:name="_Toc30498"/>
      <w:bookmarkStart w:id="16" w:name="_Toc6851"/>
      <w:bookmarkStart w:id="17" w:name="_Toc27381"/>
      <w:bookmarkStart w:id="18" w:name="_Toc30137"/>
      <w:r>
        <w:rPr>
          <w:rFonts w:hint="eastAsia" w:ascii="Times New Roman" w:hAnsi="Times New Roman"/>
          <w:b w:val="0"/>
          <w:bCs w:val="0"/>
          <w:color w:val="000000" w:themeColor="text1"/>
          <w14:textFill>
            <w14:solidFill>
              <w14:schemeClr w14:val="tx1"/>
            </w14:solidFill>
          </w14:textFill>
        </w:rPr>
        <w:t>4.招标文件的获取</w:t>
      </w:r>
      <w:bookmarkEnd w:id="15"/>
      <w:bookmarkEnd w:id="16"/>
      <w:bookmarkEnd w:id="17"/>
      <w:bookmarkEnd w:id="18"/>
    </w:p>
    <w:p>
      <w:pPr>
        <w:ind w:firstLine="437"/>
        <w:rPr>
          <w:bCs/>
          <w:color w:val="000000" w:themeColor="text1"/>
          <w14:textFill>
            <w14:solidFill>
              <w14:schemeClr w14:val="tx1"/>
            </w14:solidFill>
          </w14:textFill>
        </w:rPr>
      </w:pPr>
      <w:r>
        <w:rPr>
          <w:rFonts w:hint="eastAsia"/>
          <w:bCs/>
          <w:color w:val="000000" w:themeColor="text1"/>
          <w14:textFill>
            <w14:solidFill>
              <w14:schemeClr w14:val="tx1"/>
            </w14:solidFill>
          </w14:textFill>
        </w:rPr>
        <w:t>4.1 获取时间：2026年5月**日至投标截止时间。</w:t>
      </w:r>
    </w:p>
    <w:p>
      <w:pPr>
        <w:ind w:firstLine="437"/>
        <w:rPr>
          <w:bCs/>
          <w:color w:val="000000" w:themeColor="text1"/>
          <w14:textFill>
            <w14:solidFill>
              <w14:schemeClr w14:val="tx1"/>
            </w14:solidFill>
          </w14:textFill>
        </w:rPr>
      </w:pPr>
      <w:r>
        <w:rPr>
          <w:rFonts w:hint="eastAsia"/>
          <w:bCs/>
          <w:color w:val="000000" w:themeColor="text1"/>
          <w14:textFill>
            <w14:solidFill>
              <w14:schemeClr w14:val="tx1"/>
            </w14:solidFill>
          </w14:textFill>
        </w:rPr>
        <w:t>4.2 获取方式：</w:t>
      </w:r>
    </w:p>
    <w:p>
      <w:pPr>
        <w:ind w:firstLine="437"/>
        <w:rPr>
          <w:bCs/>
          <w:color w:val="000000" w:themeColor="text1"/>
          <w14:textFill>
            <w14:solidFill>
              <w14:schemeClr w14:val="tx1"/>
            </w14:solidFill>
          </w14:textFill>
        </w:rPr>
      </w:pPr>
      <w:commentRangeStart w:id="1"/>
      <w:r>
        <w:rPr>
          <w:rFonts w:hint="eastAsia"/>
          <w:bCs/>
          <w:color w:val="000000" w:themeColor="text1"/>
          <w14:textFill>
            <w14:solidFill>
              <w14:schemeClr w14:val="tx1"/>
            </w14:solidFill>
          </w14:textFill>
        </w:rPr>
        <w:t>（1）本招标项目实行全流程电子化交易。</w:t>
      </w:r>
    </w:p>
    <w:p>
      <w:pPr>
        <w:ind w:firstLine="437"/>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（2）潜在投标人可登录安徽合肥公共资源交易电子服务系统（以下简称“电子服务系统”）查阅招标文件，如参与投标，则须在本条第4.1款规定的招标文件获取时间内通过优质采云采购平台获取招标文件。</w:t>
      </w:r>
    </w:p>
    <w:p>
      <w:pPr>
        <w:ind w:firstLine="437"/>
        <w:rPr>
          <w:bCs/>
          <w:color w:val="000000" w:themeColor="text1"/>
          <w14:textFill>
            <w14:solidFill>
              <w14:schemeClr w14:val="tx1"/>
            </w14:solidFill>
          </w14:textFill>
        </w:rPr>
      </w:pPr>
      <w:r>
        <w:rPr>
          <w:rFonts w:hint="eastAsia"/>
          <w:bCs/>
          <w:color w:val="000000" w:themeColor="text1"/>
          <w14:textFill>
            <w14:solidFill>
              <w14:schemeClr w14:val="tx1"/>
            </w14:solidFill>
          </w14:textFill>
        </w:rPr>
        <w:t>（3）招标文件获取过程中有任何疑问，请在工作时间（9:00-17:30，节假日休息）拨打技术支持热线（非项目咨询）：400-0099-555。项目咨询请拨打电话：0551-66061479。</w:t>
      </w:r>
    </w:p>
    <w:p>
      <w:pPr>
        <w:ind w:firstLine="437"/>
        <w:rPr>
          <w:bCs/>
          <w:color w:val="000000" w:themeColor="text1"/>
          <w14:textFill>
            <w14:solidFill>
              <w14:schemeClr w14:val="tx1"/>
            </w14:solidFill>
          </w14:textFill>
        </w:rPr>
      </w:pPr>
      <w:r>
        <w:rPr>
          <w:rFonts w:hint="eastAsia"/>
          <w:bCs/>
          <w:color w:val="000000" w:themeColor="text1"/>
          <w14:textFill>
            <w14:solidFill>
              <w14:schemeClr w14:val="tx1"/>
            </w14:solidFill>
          </w14:textFill>
        </w:rPr>
        <w:t>4.3 招标文件价格： 0 元。</w:t>
      </w:r>
      <w:commentRangeEnd w:id="1"/>
      <w:r>
        <w:rPr>
          <w:rStyle w:val="42"/>
        </w:rPr>
        <w:commentReference w:id="1"/>
      </w:r>
    </w:p>
    <w:p>
      <w:pPr>
        <w:pStyle w:val="193"/>
        <w:spacing w:before="240" w:after="240"/>
        <w:rPr>
          <w:rFonts w:ascii="Times New Roman" w:hAnsi="Times New Roman"/>
          <w:b w:val="0"/>
          <w:bCs w:val="0"/>
          <w:color w:val="000000" w:themeColor="text1"/>
          <w14:textFill>
            <w14:solidFill>
              <w14:schemeClr w14:val="tx1"/>
            </w14:solidFill>
          </w14:textFill>
        </w:rPr>
      </w:pPr>
      <w:bookmarkStart w:id="19" w:name="_Toc14443"/>
      <w:bookmarkStart w:id="20" w:name="_Toc7152"/>
      <w:bookmarkStart w:id="21" w:name="_Toc28284"/>
      <w:bookmarkStart w:id="22" w:name="_Toc9512"/>
      <w:r>
        <w:rPr>
          <w:rFonts w:hint="eastAsia" w:ascii="Times New Roman" w:hAnsi="Times New Roman"/>
          <w:b w:val="0"/>
          <w:bCs w:val="0"/>
          <w:color w:val="000000" w:themeColor="text1"/>
          <w14:textFill>
            <w14:solidFill>
              <w14:schemeClr w14:val="tx1"/>
            </w14:solidFill>
          </w14:textFill>
        </w:rPr>
        <w:t>5.投标文件的递交</w:t>
      </w:r>
      <w:bookmarkEnd w:id="19"/>
      <w:bookmarkEnd w:id="20"/>
      <w:bookmarkEnd w:id="21"/>
      <w:bookmarkEnd w:id="22"/>
    </w:p>
    <w:p>
      <w:pPr>
        <w:pStyle w:val="211"/>
        <w:spacing w:before="150" w:beforeAutospacing="0" w:after="150" w:afterAutospacing="0"/>
        <w:ind w:firstLine="641"/>
        <w:rPr>
          <w:rFonts w:ascii="Times New Roman" w:hAnsi="Times New Roman"/>
          <w:bCs/>
          <w:color w:val="000000" w:themeColor="text1"/>
          <w14:textFill>
            <w14:solidFill>
              <w14:schemeClr w14:val="tx1"/>
            </w14:solidFill>
          </w14:textFill>
        </w:rPr>
      </w:pPr>
      <w:r>
        <w:rPr>
          <w:rFonts w:hint="eastAsia" w:ascii="Times New Roman" w:hAnsi="Times New Roman"/>
          <w:bCs/>
          <w:color w:val="000000" w:themeColor="text1"/>
          <w14:textFill>
            <w14:solidFill>
              <w14:schemeClr w14:val="tx1"/>
            </w14:solidFill>
          </w14:textFill>
        </w:rPr>
        <w:t>投标文件递交的截止时间（投标截止时间，下同）为2026年5月**日10时00分，投标人应在投标截止时间前通过</w:t>
      </w:r>
      <w:commentRangeStart w:id="2"/>
      <w:r>
        <w:rPr>
          <w:rFonts w:hint="eastAsia" w:ascii="Times New Roman" w:hAnsi="Times New Roman"/>
          <w:bCs/>
          <w:color w:val="000000" w:themeColor="text1"/>
          <w14:textFill>
            <w14:solidFill>
              <w14:schemeClr w14:val="tx1"/>
            </w14:solidFill>
          </w14:textFill>
        </w:rPr>
        <w:t>*</w:t>
      </w:r>
      <w:r>
        <w:rPr>
          <w:rFonts w:ascii="Times New Roman" w:hAnsi="Times New Roman"/>
          <w:bCs/>
          <w:color w:val="000000" w:themeColor="text1"/>
          <w14:textFill>
            <w14:solidFill>
              <w14:schemeClr w14:val="tx1"/>
            </w14:solidFill>
          </w14:textFill>
        </w:rPr>
        <w:t>******</w:t>
      </w:r>
      <w:r>
        <w:rPr>
          <w:rFonts w:hint="eastAsia" w:ascii="Times New Roman" w:hAnsi="Times New Roman"/>
          <w:bCs/>
          <w:color w:val="000000" w:themeColor="text1"/>
          <w14:textFill>
            <w14:solidFill>
              <w14:schemeClr w14:val="tx1"/>
            </w14:solidFill>
          </w14:textFill>
        </w:rPr>
        <w:t>采</w:t>
      </w:r>
      <w:commentRangeEnd w:id="2"/>
      <w:r>
        <w:rPr>
          <w:rStyle w:val="42"/>
          <w:rFonts w:ascii="Times New Roman" w:hAnsi="Times New Roman"/>
          <w:color w:val="auto"/>
        </w:rPr>
        <w:commentReference w:id="2"/>
      </w:r>
      <w:r>
        <w:rPr>
          <w:rFonts w:hint="eastAsia" w:ascii="Times New Roman" w:hAnsi="Times New Roman"/>
          <w:bCs/>
          <w:color w:val="000000" w:themeColor="text1"/>
          <w14:textFill>
            <w14:solidFill>
              <w14:schemeClr w14:val="tx1"/>
            </w14:solidFill>
          </w14:textFill>
        </w:rPr>
        <w:t>购平台递交电子投标文件。</w:t>
      </w:r>
    </w:p>
    <w:p>
      <w:pPr>
        <w:pStyle w:val="193"/>
        <w:spacing w:before="240" w:after="240"/>
        <w:rPr>
          <w:rFonts w:ascii="Times New Roman" w:hAnsi="Times New Roman"/>
          <w:b w:val="0"/>
          <w:bCs w:val="0"/>
          <w:color w:val="000000" w:themeColor="text1"/>
          <w14:textFill>
            <w14:solidFill>
              <w14:schemeClr w14:val="tx1"/>
            </w14:solidFill>
          </w14:textFill>
        </w:rPr>
      </w:pPr>
      <w:bookmarkStart w:id="23" w:name="_Toc25669"/>
      <w:bookmarkStart w:id="24" w:name="_Toc31662"/>
      <w:bookmarkStart w:id="25" w:name="_Toc29133"/>
      <w:bookmarkStart w:id="26" w:name="_Toc31317"/>
      <w:r>
        <w:rPr>
          <w:rFonts w:hint="eastAsia" w:ascii="Times New Roman" w:hAnsi="Times New Roman"/>
          <w:b w:val="0"/>
          <w:bCs w:val="0"/>
          <w:color w:val="000000" w:themeColor="text1"/>
          <w14:textFill>
            <w14:solidFill>
              <w14:schemeClr w14:val="tx1"/>
            </w14:solidFill>
          </w14:textFill>
        </w:rPr>
        <w:t>6.资格审查方式</w:t>
      </w:r>
      <w:bookmarkEnd w:id="23"/>
      <w:bookmarkEnd w:id="24"/>
      <w:bookmarkEnd w:id="25"/>
      <w:bookmarkEnd w:id="26"/>
    </w:p>
    <w:p>
      <w:pPr>
        <w:pStyle w:val="211"/>
        <w:spacing w:before="150" w:beforeAutospacing="0" w:after="150" w:afterAutospacing="0"/>
        <w:ind w:firstLine="641"/>
        <w:rPr>
          <w:rFonts w:ascii="Times New Roman" w:hAnsi="Times New Roman"/>
          <w:bCs/>
          <w:color w:val="000000" w:themeColor="text1"/>
          <w14:textFill>
            <w14:solidFill>
              <w14:schemeClr w14:val="tx1"/>
            </w14:solidFill>
          </w14:textFill>
        </w:rPr>
      </w:pPr>
      <w:r>
        <w:rPr>
          <w:rFonts w:hint="eastAsia" w:ascii="Times New Roman" w:hAnsi="Times New Roman"/>
          <w:bCs/>
          <w:color w:val="000000" w:themeColor="text1"/>
          <w:highlight w:val="yellow"/>
          <w14:textFill>
            <w14:solidFill>
              <w14:schemeClr w14:val="tx1"/>
            </w14:solidFill>
          </w14:textFill>
        </w:rPr>
        <w:t>本招标项目采用资格后审方式进行资格审查。</w:t>
      </w:r>
    </w:p>
    <w:p>
      <w:pPr>
        <w:pStyle w:val="193"/>
        <w:spacing w:before="240" w:after="240"/>
        <w:rPr>
          <w:rFonts w:ascii="Times New Roman" w:hAnsi="Times New Roman"/>
          <w:b w:val="0"/>
          <w:bCs w:val="0"/>
          <w:color w:val="000000" w:themeColor="text1"/>
          <w14:textFill>
            <w14:solidFill>
              <w14:schemeClr w14:val="tx1"/>
            </w14:solidFill>
          </w14:textFill>
        </w:rPr>
      </w:pPr>
      <w:bookmarkStart w:id="27" w:name="_Toc24120"/>
      <w:bookmarkStart w:id="28" w:name="_Toc8268"/>
      <w:bookmarkStart w:id="29" w:name="_Toc31865"/>
      <w:bookmarkStart w:id="30" w:name="_Toc25618"/>
      <w:bookmarkStart w:id="31" w:name="_Toc2185"/>
      <w:bookmarkStart w:id="32" w:name="_Toc4043"/>
      <w:bookmarkStart w:id="33" w:name="_Toc11459"/>
      <w:r>
        <w:rPr>
          <w:rFonts w:hint="eastAsia" w:ascii="Times New Roman" w:hAnsi="Times New Roman"/>
          <w:b w:val="0"/>
          <w:bCs w:val="0"/>
          <w:color w:val="000000" w:themeColor="text1"/>
          <w14:textFill>
            <w14:solidFill>
              <w14:schemeClr w14:val="tx1"/>
            </w14:solidFill>
          </w14:textFill>
        </w:rPr>
        <w:t>7.评标办法</w:t>
      </w:r>
      <w:bookmarkEnd w:id="27"/>
      <w:bookmarkEnd w:id="28"/>
      <w:bookmarkEnd w:id="29"/>
      <w:bookmarkEnd w:id="30"/>
    </w:p>
    <w:p>
      <w:pPr>
        <w:pStyle w:val="211"/>
        <w:spacing w:before="150" w:beforeAutospacing="0" w:after="150" w:afterAutospacing="0"/>
        <w:ind w:firstLine="641"/>
        <w:rPr>
          <w:rFonts w:ascii="Times New Roman" w:hAnsi="Times New Roman"/>
          <w:bCs/>
          <w:color w:val="000000" w:themeColor="text1"/>
          <w14:textFill>
            <w14:solidFill>
              <w14:schemeClr w14:val="tx1"/>
            </w14:solidFill>
          </w14:textFill>
        </w:rPr>
      </w:pPr>
      <w:r>
        <w:rPr>
          <w:rFonts w:hint="eastAsia" w:ascii="Times New Roman" w:hAnsi="Times New Roman"/>
          <w:bCs/>
          <w:color w:val="000000" w:themeColor="text1"/>
          <w14:textFill>
            <w14:solidFill>
              <w14:schemeClr w14:val="tx1"/>
            </w14:solidFill>
          </w14:textFill>
        </w:rPr>
        <w:t>本招标项目评标办法采用综合评估法（三阶段）。（见招标文件第三章“评标办法”）</w:t>
      </w:r>
    </w:p>
    <w:p>
      <w:pPr>
        <w:pStyle w:val="193"/>
        <w:tabs>
          <w:tab w:val="left" w:pos="7152"/>
        </w:tabs>
        <w:spacing w:before="240" w:after="240"/>
        <w:rPr>
          <w:rFonts w:ascii="Times New Roman" w:hAnsi="Times New Roman"/>
          <w:color w:val="000000" w:themeColor="text1"/>
          <w14:textFill>
            <w14:solidFill>
              <w14:schemeClr w14:val="tx1"/>
            </w14:solidFill>
          </w14:textFill>
        </w:rPr>
      </w:pPr>
      <w:bookmarkStart w:id="34" w:name="_Toc25581"/>
      <w:r>
        <w:rPr>
          <w:rFonts w:hint="eastAsia" w:ascii="Times New Roman" w:hAnsi="Times New Roman"/>
          <w:b w:val="0"/>
          <w:bCs w:val="0"/>
          <w:color w:val="000000" w:themeColor="text1"/>
          <w14:textFill>
            <w14:solidFill>
              <w14:schemeClr w14:val="tx1"/>
            </w14:solidFill>
          </w14:textFill>
        </w:rPr>
        <w:t>8.开标时间及地点</w:t>
      </w:r>
      <w:bookmarkEnd w:id="31"/>
      <w:bookmarkEnd w:id="32"/>
      <w:bookmarkEnd w:id="33"/>
      <w:bookmarkEnd w:id="34"/>
      <w:r>
        <w:rPr>
          <w:rFonts w:ascii="Times New Roman" w:hAnsi="Times New Roman"/>
          <w:color w:val="000000" w:themeColor="text1"/>
          <w14:textFill>
            <w14:solidFill>
              <w14:schemeClr w14:val="tx1"/>
            </w14:solidFill>
          </w14:textFill>
        </w:rPr>
        <w:tab/>
      </w:r>
    </w:p>
    <w:p>
      <w:pPr>
        <w:spacing w:line="440" w:lineRule="exact"/>
        <w:ind w:firstLine="435"/>
        <w:rPr>
          <w:bCs/>
          <w:color w:val="000000" w:themeColor="text1"/>
          <w14:textFill>
            <w14:solidFill>
              <w14:schemeClr w14:val="tx1"/>
            </w14:solidFill>
          </w14:textFill>
        </w:rPr>
      </w:pPr>
      <w:r>
        <w:rPr>
          <w:rFonts w:hint="eastAsia"/>
          <w:bCs/>
          <w:color w:val="000000" w:themeColor="text1"/>
          <w14:textFill>
            <w14:solidFill>
              <w14:schemeClr w14:val="tx1"/>
            </w14:solidFill>
          </w14:textFill>
        </w:rPr>
        <w:t>8.1 开标时间：2026年5月**日10时00分。</w:t>
      </w:r>
    </w:p>
    <w:p>
      <w:pPr>
        <w:spacing w:line="440" w:lineRule="exact"/>
        <w:ind w:firstLine="435"/>
        <w:rPr>
          <w:bCs/>
          <w:color w:val="000000" w:themeColor="text1"/>
          <w14:textFill>
            <w14:solidFill>
              <w14:schemeClr w14:val="tx1"/>
            </w14:solidFill>
          </w14:textFill>
        </w:rPr>
      </w:pPr>
      <w:r>
        <w:rPr>
          <w:rFonts w:hint="eastAsia"/>
          <w:bCs/>
          <w:color w:val="000000" w:themeColor="text1"/>
          <w14:textFill>
            <w14:solidFill>
              <w14:schemeClr w14:val="tx1"/>
            </w14:solidFill>
          </w14:textFill>
        </w:rPr>
        <w:t>8.2 开标地点：</w:t>
      </w:r>
    </w:p>
    <w:p>
      <w:pPr>
        <w:spacing w:line="440" w:lineRule="exact"/>
        <w:ind w:firstLine="435"/>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本招标项目采用“不见面”开标方式，具体操作见电子交易系统不见面开标系统相关操作手册。</w:t>
      </w:r>
    </w:p>
    <w:p>
      <w:pPr>
        <w:pStyle w:val="193"/>
        <w:spacing w:before="240" w:after="240"/>
        <w:rPr>
          <w:rFonts w:ascii="Times New Roman" w:hAnsi="Times New Roman"/>
          <w:b w:val="0"/>
          <w:bCs w:val="0"/>
          <w:color w:val="000000" w:themeColor="text1"/>
          <w14:textFill>
            <w14:solidFill>
              <w14:schemeClr w14:val="tx1"/>
            </w14:solidFill>
          </w14:textFill>
        </w:rPr>
      </w:pPr>
      <w:bookmarkStart w:id="35" w:name="_Toc28548"/>
      <w:bookmarkStart w:id="36" w:name="_Toc2999"/>
      <w:bookmarkStart w:id="37" w:name="_Toc5604"/>
      <w:bookmarkStart w:id="38" w:name="_Toc10182"/>
      <w:r>
        <w:rPr>
          <w:rFonts w:hint="eastAsia" w:ascii="Times New Roman" w:hAnsi="Times New Roman"/>
          <w:b w:val="0"/>
          <w:bCs w:val="0"/>
          <w:color w:val="000000" w:themeColor="text1"/>
          <w14:textFill>
            <w14:solidFill>
              <w14:schemeClr w14:val="tx1"/>
            </w14:solidFill>
          </w14:textFill>
        </w:rPr>
        <w:t>9.招标文件的异议</w:t>
      </w:r>
      <w:bookmarkEnd w:id="35"/>
      <w:bookmarkEnd w:id="36"/>
      <w:bookmarkEnd w:id="37"/>
      <w:r>
        <w:rPr>
          <w:rFonts w:hint="eastAsia" w:ascii="Times New Roman" w:hAnsi="Times New Roman"/>
          <w:b w:val="0"/>
          <w:bCs w:val="0"/>
          <w:color w:val="000000" w:themeColor="text1"/>
          <w14:textFill>
            <w14:solidFill>
              <w14:schemeClr w14:val="tx1"/>
            </w14:solidFill>
          </w14:textFill>
        </w:rPr>
        <w:t>、投诉</w:t>
      </w:r>
      <w:bookmarkEnd w:id="38"/>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9.1 投标人或者其他利害关系人对招标文件有异议的，应当在规定时间通过电子交易系统在线提出或以其他书面形式提出。</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9.2 投标人或者其他利害关系人对招标人、招标代理机构的答复不满意，或者招标人、招标代理机构未在规定时间内作出答复的，可以在规定时间内通过网上投诉系统或以其他书面形式向监管部门提出投诉。</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9.3 受理异议的联系人和联系方式见投标邀请书11.1和11.2。</w:t>
      </w:r>
    </w:p>
    <w:p>
      <w:pPr>
        <w:pStyle w:val="193"/>
        <w:spacing w:before="240" w:after="240"/>
        <w:rPr>
          <w:rFonts w:ascii="Times New Roman" w:hAnsi="Times New Roman"/>
          <w:b w:val="0"/>
          <w:bCs w:val="0"/>
          <w:color w:val="000000" w:themeColor="text1"/>
          <w14:textFill>
            <w14:solidFill>
              <w14:schemeClr w14:val="tx1"/>
            </w14:solidFill>
          </w14:textFill>
        </w:rPr>
      </w:pPr>
      <w:bookmarkStart w:id="39" w:name="_Toc1663"/>
      <w:bookmarkStart w:id="40" w:name="_Toc1330"/>
      <w:bookmarkStart w:id="41" w:name="_Toc10280"/>
      <w:bookmarkStart w:id="42" w:name="_Toc9105"/>
      <w:r>
        <w:rPr>
          <w:rFonts w:hint="eastAsia" w:ascii="Times New Roman" w:hAnsi="Times New Roman"/>
          <w:b w:val="0"/>
          <w:bCs w:val="0"/>
          <w:color w:val="000000" w:themeColor="text1"/>
          <w14:textFill>
            <w14:solidFill>
              <w14:schemeClr w14:val="tx1"/>
            </w14:solidFill>
          </w14:textFill>
        </w:rPr>
        <w:t>10.发布公告的媒介</w:t>
      </w:r>
      <w:bookmarkEnd w:id="39"/>
      <w:bookmarkEnd w:id="40"/>
      <w:bookmarkEnd w:id="41"/>
      <w:bookmarkEnd w:id="42"/>
    </w:p>
    <w:p>
      <w:pPr>
        <w:ind w:firstLine="437"/>
        <w:rPr>
          <w:color w:val="000000" w:themeColor="text1"/>
          <w14:textFill>
            <w14:solidFill>
              <w14:schemeClr w14:val="tx1"/>
            </w14:solidFill>
          </w14:textFill>
        </w:rPr>
      </w:pPr>
      <w:r>
        <w:rPr>
          <w:rFonts w:hint="eastAsia"/>
          <w:color w:val="000000" w:themeColor="text1"/>
          <w14:textFill>
            <w14:solidFill>
              <w14:schemeClr w14:val="tx1"/>
            </w14:solidFill>
          </w14:textFill>
        </w:rPr>
        <w:t>不发布。</w:t>
      </w:r>
    </w:p>
    <w:p>
      <w:pPr>
        <w:pStyle w:val="193"/>
        <w:spacing w:before="240" w:after="240"/>
        <w:rPr>
          <w:rFonts w:ascii="Times New Roman" w:hAnsi="Times New Roman"/>
          <w:b w:val="0"/>
          <w:bCs w:val="0"/>
          <w:color w:val="000000" w:themeColor="text1"/>
          <w14:textFill>
            <w14:solidFill>
              <w14:schemeClr w14:val="tx1"/>
            </w14:solidFill>
          </w14:textFill>
        </w:rPr>
      </w:pPr>
      <w:bookmarkStart w:id="43" w:name="_Toc3970"/>
      <w:bookmarkStart w:id="44" w:name="_Toc16920"/>
      <w:bookmarkStart w:id="45" w:name="_Toc29009"/>
      <w:bookmarkStart w:id="46" w:name="_Toc12273"/>
      <w:r>
        <w:rPr>
          <w:rFonts w:hint="eastAsia" w:ascii="Times New Roman" w:hAnsi="Times New Roman"/>
          <w:b w:val="0"/>
          <w:bCs w:val="0"/>
          <w:color w:val="000000" w:themeColor="text1"/>
          <w14:textFill>
            <w14:solidFill>
              <w14:schemeClr w14:val="tx1"/>
            </w14:solidFill>
          </w14:textFill>
        </w:rPr>
        <w:t>11.联系方式</w:t>
      </w:r>
      <w:bookmarkEnd w:id="43"/>
      <w:bookmarkEnd w:id="44"/>
      <w:bookmarkEnd w:id="45"/>
      <w:bookmarkEnd w:id="46"/>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11.1 招标人</w:t>
      </w:r>
    </w:p>
    <w:p>
      <w:pPr>
        <w:ind w:firstLine="480"/>
        <w:rPr>
          <w:color w:val="000000" w:themeColor="text1"/>
          <w:u w:val="single"/>
          <w14:textFill>
            <w14:solidFill>
              <w14:schemeClr w14:val="tx1"/>
            </w14:solidFill>
          </w14:textFill>
        </w:rPr>
      </w:pPr>
      <w:r>
        <w:rPr>
          <w:rFonts w:hint="eastAsia"/>
          <w:color w:val="000000" w:themeColor="text1"/>
          <w14:textFill>
            <w14:solidFill>
              <w14:schemeClr w14:val="tx1"/>
            </w14:solidFill>
          </w14:textFill>
        </w:rPr>
        <w:t>招 标 人：</w:t>
      </w:r>
      <w:r>
        <w:rPr>
          <w:bCs/>
          <w:color w:val="000000" w:themeColor="text1"/>
          <w14:textFill>
            <w14:solidFill>
              <w14:schemeClr w14:val="tx1"/>
            </w14:solidFill>
          </w14:textFill>
        </w:rPr>
        <w:t>北京纳创智元科技有限公司</w:t>
      </w:r>
    </w:p>
    <w:p>
      <w:pPr>
        <w:ind w:firstLine="480"/>
        <w:rPr>
          <w:color w:val="000000" w:themeColor="text1"/>
          <w:u w:val="single"/>
          <w14:textFill>
            <w14:solidFill>
              <w14:schemeClr w14:val="tx1"/>
            </w14:solidFill>
          </w14:textFill>
        </w:rPr>
      </w:pPr>
      <w:r>
        <w:rPr>
          <w:rFonts w:hint="eastAsia"/>
          <w:color w:val="000000" w:themeColor="text1"/>
          <w14:textFill>
            <w14:solidFill>
              <w14:schemeClr w14:val="tx1"/>
            </w14:solidFill>
          </w14:textFill>
        </w:rPr>
        <w:t>地    址：/</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邮    编：/</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联 系 人：/</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电    话：/</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11.2 招标代理机构</w:t>
      </w:r>
    </w:p>
    <w:p>
      <w:pPr>
        <w:ind w:firstLine="437"/>
        <w:rPr>
          <w:bCs/>
          <w:color w:val="000000" w:themeColor="text1"/>
          <w14:textFill>
            <w14:solidFill>
              <w14:schemeClr w14:val="tx1"/>
            </w14:solidFill>
          </w14:textFill>
        </w:rPr>
      </w:pPr>
      <w:r>
        <w:rPr>
          <w:rFonts w:hint="eastAsia"/>
          <w:bCs/>
          <w:color w:val="000000" w:themeColor="text1"/>
          <w14:textFill>
            <w14:solidFill>
              <w14:schemeClr w14:val="tx1"/>
            </w14:solidFill>
          </w14:textFill>
        </w:rPr>
        <w:t xml:space="preserve">招标代理机构： </w:t>
      </w:r>
    </w:p>
    <w:p>
      <w:pPr>
        <w:ind w:firstLine="437"/>
        <w:rPr>
          <w:bCs/>
          <w:color w:val="000000" w:themeColor="text1"/>
          <w14:textFill>
            <w14:solidFill>
              <w14:schemeClr w14:val="tx1"/>
            </w14:solidFill>
          </w14:textFill>
        </w:rPr>
      </w:pPr>
      <w:r>
        <w:rPr>
          <w:rFonts w:hint="eastAsia"/>
          <w:bCs/>
          <w:color w:val="000000" w:themeColor="text1"/>
          <w14:textFill>
            <w14:solidFill>
              <w14:schemeClr w14:val="tx1"/>
            </w14:solidFill>
          </w14:textFill>
        </w:rPr>
        <w:t xml:space="preserve">地    址： </w:t>
      </w:r>
    </w:p>
    <w:p>
      <w:pPr>
        <w:ind w:firstLine="437"/>
        <w:rPr>
          <w:bCs/>
          <w:color w:val="000000" w:themeColor="text1"/>
          <w14:textFill>
            <w14:solidFill>
              <w14:schemeClr w14:val="tx1"/>
            </w14:solidFill>
          </w14:textFill>
        </w:rPr>
      </w:pPr>
      <w:r>
        <w:rPr>
          <w:rFonts w:hint="eastAsia"/>
          <w:bCs/>
          <w:color w:val="000000" w:themeColor="text1"/>
          <w14:textFill>
            <w14:solidFill>
              <w14:schemeClr w14:val="tx1"/>
            </w14:solidFill>
          </w14:textFill>
        </w:rPr>
        <w:t>邮    编：</w:t>
      </w:r>
    </w:p>
    <w:p>
      <w:pPr>
        <w:ind w:firstLine="437"/>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联 系 人：</w:t>
      </w:r>
      <w:r>
        <w:rPr>
          <w:rFonts w:hint="eastAsia" w:ascii="宋体" w:hAnsi="宋体" w:cs="宋体"/>
          <w:szCs w:val="21"/>
        </w:rPr>
        <w:t xml:space="preserve"> </w:t>
      </w:r>
    </w:p>
    <w:p>
      <w:pPr>
        <w:ind w:firstLine="437"/>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电    话：</w:t>
      </w:r>
    </w:p>
    <w:p>
      <w:pPr>
        <w:ind w:firstLine="437"/>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11.3 电子交易系统</w:t>
      </w:r>
    </w:p>
    <w:p>
      <w:pPr>
        <w:ind w:firstLine="437"/>
        <w:rPr>
          <w:bCs/>
          <w:color w:val="000000" w:themeColor="text1"/>
          <w14:textFill>
            <w14:solidFill>
              <w14:schemeClr w14:val="tx1"/>
            </w14:solidFill>
          </w14:textFill>
        </w:rPr>
      </w:pPr>
      <w:r>
        <w:rPr>
          <w:rFonts w:hint="eastAsia"/>
          <w:bCs/>
          <w:color w:val="000000" w:themeColor="text1"/>
          <w14:textFill>
            <w14:solidFill>
              <w14:schemeClr w14:val="tx1"/>
            </w14:solidFill>
          </w14:textFill>
        </w:rPr>
        <w:t xml:space="preserve">电子交易系统名称： </w:t>
      </w:r>
    </w:p>
    <w:p>
      <w:pPr>
        <w:ind w:firstLine="437"/>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电子交易系统电话：</w:t>
      </w:r>
    </w:p>
    <w:p>
      <w:pPr>
        <w:ind w:firstLine="437"/>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11.4 电子服务系统</w:t>
      </w:r>
    </w:p>
    <w:p>
      <w:pPr>
        <w:ind w:firstLine="437"/>
        <w:rPr>
          <w:bCs/>
          <w:color w:val="000000" w:themeColor="text1"/>
          <w14:textFill>
            <w14:solidFill>
              <w14:schemeClr w14:val="tx1"/>
            </w14:solidFill>
          </w14:textFill>
        </w:rPr>
      </w:pPr>
      <w:r>
        <w:rPr>
          <w:rFonts w:hint="eastAsia"/>
          <w:bCs/>
          <w:color w:val="000000" w:themeColor="text1"/>
          <w14:textFill>
            <w14:solidFill>
              <w14:schemeClr w14:val="tx1"/>
            </w14:solidFill>
          </w14:textFill>
        </w:rPr>
        <w:t xml:space="preserve">电子服务系统名称： </w:t>
      </w:r>
    </w:p>
    <w:p>
      <w:pPr>
        <w:ind w:firstLine="437"/>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电子服务系统电话：</w:t>
      </w:r>
    </w:p>
    <w:p>
      <w:pPr>
        <w:pStyle w:val="193"/>
        <w:spacing w:before="240" w:after="240"/>
        <w:rPr>
          <w:rFonts w:ascii="Times New Roman" w:hAnsi="Times New Roman"/>
          <w:b w:val="0"/>
          <w:bCs w:val="0"/>
          <w:color w:val="000000" w:themeColor="text1"/>
          <w14:textFill>
            <w14:solidFill>
              <w14:schemeClr w14:val="tx1"/>
            </w14:solidFill>
          </w14:textFill>
        </w:rPr>
      </w:pPr>
      <w:bookmarkStart w:id="47" w:name="_Toc28119"/>
      <w:bookmarkStart w:id="48" w:name="_Toc14370"/>
      <w:bookmarkStart w:id="49" w:name="_Toc21877"/>
      <w:bookmarkStart w:id="50" w:name="_Toc7062"/>
      <w:r>
        <w:rPr>
          <w:rFonts w:hint="eastAsia" w:ascii="Times New Roman" w:hAnsi="Times New Roman"/>
          <w:b w:val="0"/>
          <w:bCs w:val="0"/>
          <w:color w:val="000000" w:themeColor="text1"/>
          <w14:textFill>
            <w14:solidFill>
              <w14:schemeClr w14:val="tx1"/>
            </w14:solidFill>
          </w14:textFill>
        </w:rPr>
        <w:t>12.其他事项说明</w:t>
      </w:r>
      <w:bookmarkEnd w:id="47"/>
      <w:bookmarkEnd w:id="48"/>
      <w:bookmarkEnd w:id="49"/>
      <w:bookmarkEnd w:id="50"/>
    </w:p>
    <w:p>
      <w:pPr>
        <w:pStyle w:val="211"/>
        <w:spacing w:before="0" w:beforeAutospacing="0" w:after="0" w:afterAutospacing="0"/>
        <w:ind w:firstLine="480"/>
        <w:rPr>
          <w:rFonts w:ascii="Times New Roman" w:hAnsi="Times New Roman"/>
          <w:bCs/>
          <w:color w:val="000000" w:themeColor="text1"/>
          <w14:textFill>
            <w14:solidFill>
              <w14:schemeClr w14:val="tx1"/>
            </w14:solidFill>
          </w14:textFill>
        </w:rPr>
      </w:pPr>
      <w:commentRangeStart w:id="3"/>
      <w:r>
        <w:rPr>
          <w:rFonts w:hint="eastAsia" w:ascii="Times New Roman" w:hAnsi="Times New Roman"/>
          <w:bCs/>
          <w:color w:val="000000" w:themeColor="text1"/>
          <w14:textFill>
            <w14:solidFill>
              <w14:schemeClr w14:val="tx1"/>
            </w14:solidFill>
          </w14:textFill>
        </w:rPr>
        <w:t>12.1 投标人应合理安排招标文件获取时间，特别是网络速度慢的地区防止在系统关闭前网络拥堵无法操作。如果因计算机及网络故障造成无法完成招标文件获取，责任自负。</w:t>
      </w:r>
    </w:p>
    <w:p>
      <w:pPr>
        <w:pStyle w:val="211"/>
        <w:spacing w:before="0" w:beforeAutospacing="0" w:after="0" w:afterAutospacing="0"/>
        <w:ind w:firstLine="480"/>
        <w:rPr>
          <w:rFonts w:ascii="Times New Roman" w:hAnsi="Times New Roman"/>
          <w:bCs/>
          <w:color w:val="000000" w:themeColor="text1"/>
          <w14:textFill>
            <w14:solidFill>
              <w14:schemeClr w14:val="tx1"/>
            </w14:solidFill>
          </w14:textFill>
        </w:rPr>
      </w:pPr>
      <w:r>
        <w:rPr>
          <w:rFonts w:hint="eastAsia" w:ascii="Times New Roman" w:hAnsi="Times New Roman"/>
          <w:bCs/>
          <w:color w:val="000000" w:themeColor="text1"/>
          <w14:textFill>
            <w14:solidFill>
              <w14:schemeClr w14:val="tx1"/>
            </w14:solidFill>
          </w14:textFill>
        </w:rPr>
        <w:t>12.2 投标人参与本项目需查看注意事项，详见：</w:t>
      </w:r>
      <w:ins w:id="0" w:author="Yong Liang (梁勇)" w:date="2026-08-04T11:08:00Z">
        <w:r>
          <w:rPr>
            <w:rFonts w:hint="eastAsia" w:ascii="Times New Roman" w:hAnsi="Times New Roman"/>
            <w:bCs/>
            <w:color w:val="000000" w:themeColor="text1"/>
            <w14:textFill>
              <w14:solidFill>
                <w14:schemeClr w14:val="tx1"/>
              </w14:solidFill>
            </w14:textFill>
          </w:rPr>
          <w:t>《》</w:t>
        </w:r>
      </w:ins>
      <w:r>
        <w:rPr>
          <w:rFonts w:hint="eastAsia" w:ascii="Times New Roman" w:hAnsi="Times New Roman"/>
          <w:bCs/>
          <w:color w:val="000000" w:themeColor="text1"/>
          <w14:textFill>
            <w14:solidFill>
              <w14:schemeClr w14:val="tx1"/>
            </w14:solidFill>
          </w14:textFill>
        </w:rPr>
        <w:t>。</w:t>
      </w:r>
    </w:p>
    <w:p>
      <w:pPr>
        <w:pStyle w:val="211"/>
        <w:spacing w:before="0" w:beforeAutospacing="0" w:after="0" w:afterAutospacing="0"/>
        <w:ind w:firstLine="480"/>
        <w:rPr>
          <w:rFonts w:ascii="Times New Roman" w:hAnsi="Times New Roman"/>
          <w:bCs/>
          <w:color w:val="000000" w:themeColor="text1"/>
          <w14:textFill>
            <w14:solidFill>
              <w14:schemeClr w14:val="tx1"/>
            </w14:solidFill>
          </w14:textFill>
        </w:rPr>
      </w:pPr>
      <w:r>
        <w:rPr>
          <w:rFonts w:hint="eastAsia" w:ascii="Times New Roman" w:hAnsi="Times New Roman"/>
          <w:bCs/>
          <w:color w:val="000000" w:themeColor="text1"/>
          <w14:textFill>
            <w14:solidFill>
              <w14:schemeClr w14:val="tx1"/>
            </w14:solidFill>
          </w14:textFill>
        </w:rPr>
        <w:t>12.3 投标人通过电子交易系统提供的投标工具进行电子投标文件编制，在使用投标工具过程中如有技术问题，请致电网络技术服务电话：</w:t>
      </w:r>
      <w:ins w:id="1" w:author="Yong Liang (梁勇)" w:date="2026-08-04T11:09:00Z">
        <w:r>
          <w:rPr>
            <w:rFonts w:hint="eastAsia" w:ascii="Times New Roman" w:hAnsi="Times New Roman"/>
            <w:bCs/>
            <w:color w:val="000000" w:themeColor="text1"/>
            <w14:textFill>
              <w14:solidFill>
                <w14:schemeClr w14:val="tx1"/>
              </w14:solidFill>
            </w14:textFill>
          </w:rPr>
          <w:t>《》</w:t>
        </w:r>
      </w:ins>
      <w:r>
        <w:rPr>
          <w:rFonts w:hint="eastAsia" w:ascii="Times New Roman" w:hAnsi="Times New Roman"/>
          <w:bCs/>
          <w:color w:val="000000" w:themeColor="text1"/>
          <w14:textFill>
            <w14:solidFill>
              <w14:schemeClr w14:val="tx1"/>
            </w14:solidFill>
          </w14:textFill>
        </w:rPr>
        <w:t>。</w:t>
      </w:r>
    </w:p>
    <w:p>
      <w:pPr>
        <w:pStyle w:val="211"/>
        <w:spacing w:before="0" w:beforeAutospacing="0" w:after="0" w:afterAutospacing="0"/>
        <w:ind w:firstLine="480"/>
        <w:rPr>
          <w:rFonts w:ascii="Times New Roman" w:hAnsi="Times New Roman"/>
          <w:bCs/>
          <w:color w:val="000000" w:themeColor="text1"/>
          <w14:textFill>
            <w14:solidFill>
              <w14:schemeClr w14:val="tx1"/>
            </w14:solidFill>
          </w14:textFill>
        </w:rPr>
      </w:pPr>
      <w:r>
        <w:rPr>
          <w:rFonts w:hint="eastAsia" w:ascii="Times New Roman" w:hAnsi="Times New Roman"/>
          <w:bCs/>
          <w:color w:val="000000" w:themeColor="text1"/>
          <w14:textFill>
            <w14:solidFill>
              <w14:schemeClr w14:val="tx1"/>
            </w14:solidFill>
          </w14:textFill>
        </w:rPr>
        <w:t>12.4 本项目采用电子招标投标方式，投标人必须及时升级电子投标文件制作软件至最新版本并仔细阅读本项目招标文件关于电子招标投标的相关要求，如果因投标人未及时更新电子投标文件制作软件或其他原因导致投标文件不符合相关要求的，产生的一切后果由投标人自行承担。</w:t>
      </w:r>
      <w:commentRangeEnd w:id="3"/>
      <w:r>
        <w:rPr>
          <w:rStyle w:val="42"/>
          <w:rFonts w:ascii="Times New Roman" w:hAnsi="Times New Roman"/>
          <w:color w:val="auto"/>
        </w:rPr>
        <w:commentReference w:id="3"/>
      </w:r>
    </w:p>
    <w:p>
      <w:pPr>
        <w:pStyle w:val="193"/>
        <w:spacing w:before="240" w:after="240"/>
        <w:rPr>
          <w:rFonts w:ascii="Times New Roman" w:hAnsi="Times New Roman"/>
          <w:b w:val="0"/>
          <w:bCs w:val="0"/>
          <w:color w:val="000000" w:themeColor="text1"/>
          <w14:textFill>
            <w14:solidFill>
              <w14:schemeClr w14:val="tx1"/>
            </w14:solidFill>
          </w14:textFill>
        </w:rPr>
      </w:pPr>
      <w:bookmarkStart w:id="51" w:name="_Toc3874"/>
      <w:bookmarkStart w:id="52" w:name="_Toc26446"/>
      <w:bookmarkStart w:id="53" w:name="_Toc10307"/>
      <w:bookmarkStart w:id="54" w:name="_Toc5601"/>
      <w:r>
        <w:rPr>
          <w:rFonts w:hint="eastAsia" w:ascii="Times New Roman" w:hAnsi="Times New Roman"/>
          <w:b w:val="0"/>
          <w:bCs w:val="0"/>
          <w:color w:val="000000" w:themeColor="text1"/>
          <w14:textFill>
            <w14:solidFill>
              <w14:schemeClr w14:val="tx1"/>
            </w14:solidFill>
          </w14:textFill>
        </w:rPr>
        <w:t>13.投标保证金账户</w:t>
      </w:r>
      <w:bookmarkEnd w:id="51"/>
      <w:bookmarkEnd w:id="52"/>
      <w:bookmarkEnd w:id="53"/>
      <w:bookmarkEnd w:id="54"/>
    </w:p>
    <w:p>
      <w:pPr>
        <w:pStyle w:val="211"/>
        <w:spacing w:before="0" w:beforeAutospacing="0" w:after="0" w:afterAutospacing="0"/>
        <w:ind w:firstLine="480"/>
        <w:rPr>
          <w:rFonts w:ascii="Times New Roman" w:hAnsi="Times New Roman"/>
          <w:bCs/>
          <w:color w:val="000000" w:themeColor="text1"/>
          <w14:textFill>
            <w14:solidFill>
              <w14:schemeClr w14:val="tx1"/>
            </w14:solidFill>
          </w14:textFill>
        </w:rPr>
      </w:pPr>
      <w:r>
        <w:rPr>
          <w:rFonts w:hint="eastAsia" w:ascii="Times New Roman" w:hAnsi="Times New Roman"/>
          <w:bCs/>
          <w:color w:val="000000" w:themeColor="text1"/>
          <w14:textFill>
            <w14:solidFill>
              <w14:schemeClr w14:val="tx1"/>
            </w14:solidFill>
          </w14:textFill>
        </w:rPr>
        <w:t xml:space="preserve">户名： </w:t>
      </w:r>
    </w:p>
    <w:p>
      <w:pPr>
        <w:pStyle w:val="211"/>
        <w:spacing w:before="0" w:beforeAutospacing="0" w:after="0" w:afterAutospacing="0"/>
        <w:ind w:firstLine="480"/>
        <w:rPr>
          <w:rFonts w:ascii="Times New Roman" w:hAnsi="Times New Roman"/>
          <w:bCs/>
          <w:color w:val="000000" w:themeColor="text1"/>
          <w14:textFill>
            <w14:solidFill>
              <w14:schemeClr w14:val="tx1"/>
            </w14:solidFill>
          </w14:textFill>
        </w:rPr>
      </w:pPr>
      <w:r>
        <w:rPr>
          <w:rFonts w:hint="eastAsia" w:ascii="Times New Roman" w:hAnsi="Times New Roman"/>
          <w:bCs/>
          <w:color w:val="000000" w:themeColor="text1"/>
          <w14:textFill>
            <w14:solidFill>
              <w14:schemeClr w14:val="tx1"/>
            </w14:solidFill>
          </w14:textFill>
        </w:rPr>
        <w:t>账号：</w:t>
      </w:r>
    </w:p>
    <w:p>
      <w:pPr>
        <w:pStyle w:val="211"/>
        <w:spacing w:before="0" w:beforeAutospacing="0" w:after="0" w:afterAutospacing="0"/>
        <w:ind w:firstLine="480"/>
        <w:rPr>
          <w:rFonts w:ascii="Times New Roman" w:hAnsi="Times New Roman"/>
          <w:bCs/>
          <w:color w:val="000000" w:themeColor="text1"/>
          <w14:textFill>
            <w14:solidFill>
              <w14:schemeClr w14:val="tx1"/>
            </w14:solidFill>
          </w14:textFill>
        </w:rPr>
      </w:pPr>
      <w:r>
        <w:rPr>
          <w:rFonts w:hint="eastAsia" w:ascii="Times New Roman" w:hAnsi="Times New Roman"/>
          <w:bCs/>
          <w:color w:val="000000" w:themeColor="text1"/>
          <w14:textFill>
            <w14:solidFill>
              <w14:schemeClr w14:val="tx1"/>
            </w14:solidFill>
          </w14:textFill>
        </w:rPr>
        <w:t xml:space="preserve">开户银行： </w:t>
      </w:r>
    </w:p>
    <w:p>
      <w:pPr>
        <w:pStyle w:val="211"/>
        <w:spacing w:before="0" w:beforeAutospacing="0" w:after="0" w:afterAutospacing="0"/>
        <w:ind w:firstLine="480"/>
        <w:rPr>
          <w:rFonts w:cs="宋体"/>
          <w:color w:val="000000"/>
          <w:szCs w:val="21"/>
          <w:highlight w:val="yellow"/>
        </w:rPr>
      </w:pPr>
    </w:p>
    <w:p>
      <w:pPr>
        <w:pStyle w:val="192"/>
        <w:spacing w:before="240" w:after="240"/>
        <w:jc w:val="left"/>
        <w:rPr>
          <w:b w:val="0"/>
          <w:color w:val="000000" w:themeColor="text1"/>
          <w:sz w:val="24"/>
          <w:szCs w:val="20"/>
          <w14:textFill>
            <w14:solidFill>
              <w14:schemeClr w14:val="tx1"/>
            </w14:solidFill>
          </w14:textFill>
        </w:rPr>
      </w:pPr>
      <w:bookmarkStart w:id="55" w:name="_Toc15505"/>
      <w:bookmarkStart w:id="56" w:name="_Toc12999"/>
      <w:r>
        <w:rPr>
          <w:rFonts w:hint="eastAsia"/>
          <w:b w:val="0"/>
          <w:color w:val="000000" w:themeColor="text1"/>
          <w:sz w:val="24"/>
          <w:szCs w:val="20"/>
          <w14:textFill>
            <w14:solidFill>
              <w14:schemeClr w14:val="tx1"/>
            </w14:solidFill>
          </w14:textFill>
        </w:rPr>
        <w:t>投标邀请书附件1：《</w:t>
      </w:r>
      <w:r>
        <w:rPr>
          <w:rFonts w:hint="eastAsia"/>
          <w:bCs w:val="0"/>
          <w:color w:val="000000" w:themeColor="text1"/>
          <w:sz w:val="24"/>
          <w:szCs w:val="20"/>
          <w14:textFill>
            <w14:solidFill>
              <w14:schemeClr w14:val="tx1"/>
            </w14:solidFill>
          </w14:textFill>
        </w:rPr>
        <w:t>XXXXXXX平台操作手册</w:t>
      </w:r>
      <w:r>
        <w:rPr>
          <w:rFonts w:hint="eastAsia"/>
          <w:b w:val="0"/>
          <w:color w:val="000000" w:themeColor="text1"/>
          <w:sz w:val="24"/>
          <w:szCs w:val="20"/>
          <w14:textFill>
            <w14:solidFill>
              <w14:schemeClr w14:val="tx1"/>
            </w14:solidFill>
          </w14:textFill>
        </w:rPr>
        <w:t>》</w:t>
      </w:r>
      <w:bookmarkEnd w:id="55"/>
      <w:bookmarkEnd w:id="56"/>
    </w:p>
    <w:p>
      <w:pPr>
        <w:pStyle w:val="192"/>
        <w:spacing w:before="240" w:after="240"/>
        <w:jc w:val="left"/>
        <w:rPr>
          <w:b w:val="0"/>
          <w:color w:val="000000" w:themeColor="text1"/>
          <w:sz w:val="24"/>
          <w:szCs w:val="20"/>
          <w14:textFill>
            <w14:solidFill>
              <w14:schemeClr w14:val="tx1"/>
            </w14:solidFill>
          </w14:textFill>
        </w:rPr>
      </w:pPr>
      <w:bookmarkStart w:id="57" w:name="_Toc29891"/>
      <w:bookmarkStart w:id="58" w:name="_Toc28708"/>
      <w:r>
        <w:rPr>
          <w:rFonts w:hint="eastAsia"/>
          <w:b w:val="0"/>
          <w:color w:val="000000" w:themeColor="text1"/>
          <w:sz w:val="24"/>
          <w:szCs w:val="20"/>
          <w14:textFill>
            <w14:solidFill>
              <w14:schemeClr w14:val="tx1"/>
            </w14:solidFill>
          </w14:textFill>
        </w:rPr>
        <w:t>投标邀请书附件2：《XXXXXX网上投诉操作手册》</w:t>
      </w:r>
      <w:bookmarkEnd w:id="57"/>
      <w:bookmarkEnd w:id="58"/>
    </w:p>
    <w:p>
      <w:pPr>
        <w:spacing w:before="240" w:after="240" w:line="240" w:lineRule="auto"/>
        <w:jc w:val="left"/>
        <w:rPr>
          <w:bCs/>
          <w:color w:val="000000" w:themeColor="text1"/>
          <w:szCs w:val="20"/>
          <w14:textFill>
            <w14:solidFill>
              <w14:schemeClr w14:val="tx1"/>
            </w14:solidFill>
          </w14:textFill>
        </w:rPr>
      </w:pPr>
      <w:r>
        <w:rPr>
          <w:rFonts w:hint="eastAsia"/>
          <w:bCs/>
          <w:color w:val="000000" w:themeColor="text1"/>
          <w:szCs w:val="20"/>
          <w14:textFill>
            <w14:solidFill>
              <w14:schemeClr w14:val="tx1"/>
            </w14:solidFill>
          </w14:textFill>
        </w:rPr>
        <w:br w:type="page"/>
      </w:r>
    </w:p>
    <w:p>
      <w:pPr>
        <w:pStyle w:val="192"/>
        <w:spacing w:before="240" w:after="240"/>
        <w:rPr>
          <w:color w:val="000000" w:themeColor="text1"/>
          <w14:textFill>
            <w14:solidFill>
              <w14:schemeClr w14:val="tx1"/>
            </w14:solidFill>
          </w14:textFill>
        </w:rPr>
      </w:pPr>
      <w:bookmarkStart w:id="59" w:name="_Toc5427"/>
      <w:r>
        <w:rPr>
          <w:rFonts w:hint="eastAsia"/>
          <w:color w:val="000000" w:themeColor="text1"/>
          <w14:textFill>
            <w14:solidFill>
              <w14:schemeClr w14:val="tx1"/>
            </w14:solidFill>
          </w14:textFill>
        </w:rPr>
        <w:t>第二章  投标人须知</w:t>
      </w:r>
      <w:bookmarkEnd w:id="59"/>
    </w:p>
    <w:p>
      <w:pPr>
        <w:pStyle w:val="193"/>
        <w:spacing w:before="240" w:after="240"/>
        <w:jc w:val="center"/>
        <w:rPr>
          <w:rFonts w:ascii="Times New Roman" w:hAnsi="Times New Roman"/>
          <w:b w:val="0"/>
          <w:bCs w:val="0"/>
          <w:color w:val="000000" w:themeColor="text1"/>
          <w14:textFill>
            <w14:solidFill>
              <w14:schemeClr w14:val="tx1"/>
            </w14:solidFill>
          </w14:textFill>
        </w:rPr>
      </w:pPr>
      <w:bookmarkStart w:id="60" w:name="_Toc9778"/>
      <w:r>
        <w:rPr>
          <w:rFonts w:hint="eastAsia" w:ascii="Times New Roman" w:hAnsi="Times New Roman"/>
          <w:b w:val="0"/>
          <w:bCs w:val="0"/>
          <w:color w:val="000000" w:themeColor="text1"/>
          <w14:textFill>
            <w14:solidFill>
              <w14:schemeClr w14:val="tx1"/>
            </w14:solidFill>
          </w14:textFill>
        </w:rPr>
        <w:t>投标人须知前附表</w:t>
      </w:r>
      <w:bookmarkEnd w:id="60"/>
    </w:p>
    <w:tbl>
      <w:tblPr>
        <w:tblStyle w:val="33"/>
        <w:tblW w:w="861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95"/>
        <w:gridCol w:w="1695"/>
        <w:gridCol w:w="572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blHeader/>
        </w:trPr>
        <w:tc>
          <w:tcPr>
            <w:tcW w:w="1195"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条款号</w:t>
            </w:r>
          </w:p>
        </w:tc>
        <w:tc>
          <w:tcPr>
            <w:tcW w:w="1695"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条款名称</w:t>
            </w:r>
          </w:p>
        </w:tc>
        <w:tc>
          <w:tcPr>
            <w:tcW w:w="5724" w:type="dxa"/>
            <w:vAlign w:val="center"/>
          </w:tcPr>
          <w:p>
            <w:pPr>
              <w:adjustRightInd w:val="0"/>
              <w:snapToGrid w:val="0"/>
              <w:rPr>
                <w:b/>
                <w:color w:val="000000" w:themeColor="text1"/>
                <w14:textFill>
                  <w14:solidFill>
                    <w14:schemeClr w14:val="tx1"/>
                  </w14:solidFill>
                </w14:textFill>
              </w:rPr>
            </w:pPr>
            <w:r>
              <w:rPr>
                <w:rFonts w:hint="eastAsia"/>
                <w:b/>
                <w:color w:val="000000" w:themeColor="text1"/>
                <w14:textFill>
                  <w14:solidFill>
                    <w14:schemeClr w14:val="tx1"/>
                  </w14:solidFill>
                </w14:textFill>
              </w:rPr>
              <w:t>编列内容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1.3.2</w:t>
            </w:r>
          </w:p>
        </w:tc>
        <w:tc>
          <w:tcPr>
            <w:tcW w:w="16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计划工期</w:t>
            </w:r>
          </w:p>
        </w:tc>
        <w:tc>
          <w:tcPr>
            <w:tcW w:w="5724" w:type="dxa"/>
            <w:shd w:val="clear" w:color="auto" w:fill="auto"/>
            <w:vAlign w:val="center"/>
          </w:tcPr>
          <w:p>
            <w:pPr>
              <w:rPr>
                <w:rFonts w:ascii="宋体" w:hAnsi="宋体" w:cs="宋体"/>
                <w:szCs w:val="21"/>
              </w:rPr>
            </w:pPr>
            <w:r>
              <w:rPr>
                <w:rFonts w:hint="eastAsia" w:ascii="宋体" w:hAnsi="宋体" w:cs="宋体"/>
                <w:szCs w:val="21"/>
              </w:rPr>
              <w:t>详见发包人要求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1.4.1</w:t>
            </w:r>
          </w:p>
        </w:tc>
        <w:tc>
          <w:tcPr>
            <w:tcW w:w="16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投标人资质条件、能力和信誉</w:t>
            </w:r>
          </w:p>
        </w:tc>
        <w:tc>
          <w:tcPr>
            <w:tcW w:w="5724" w:type="dxa"/>
            <w:vAlign w:val="center"/>
          </w:tcPr>
          <w:p>
            <w:pPr>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（1）资质条件：见附录1</w:t>
            </w:r>
          </w:p>
          <w:p>
            <w:pPr>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（2）财务要求：见附录2</w:t>
            </w:r>
          </w:p>
          <w:p>
            <w:pPr>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（3）业绩要求：见附录3</w:t>
            </w:r>
          </w:p>
          <w:p>
            <w:pPr>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（4）信誉要求：见附录4</w:t>
            </w:r>
          </w:p>
          <w:p>
            <w:pPr>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（5）项目经理、设计负责人、施工负责人资格：见附录5</w:t>
            </w:r>
          </w:p>
          <w:p>
            <w:pPr>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（6）其他管理人员和技术人员要求：见附录6</w:t>
            </w:r>
          </w:p>
          <w:p>
            <w:pPr>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（7）其他要求：见附录7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1.4.2</w:t>
            </w:r>
          </w:p>
        </w:tc>
        <w:tc>
          <w:tcPr>
            <w:tcW w:w="16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是否接受联合体投标</w:t>
            </w:r>
          </w:p>
        </w:tc>
        <w:tc>
          <w:tcPr>
            <w:tcW w:w="5724" w:type="dxa"/>
            <w:vAlign w:val="center"/>
          </w:tcPr>
          <w:p>
            <w:pPr>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☑不接受</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1.4.3（17）</w:t>
            </w:r>
          </w:p>
        </w:tc>
        <w:tc>
          <w:tcPr>
            <w:tcW w:w="16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投标人不得存在的其他情形</w:t>
            </w:r>
          </w:p>
        </w:tc>
        <w:tc>
          <w:tcPr>
            <w:tcW w:w="5724" w:type="dxa"/>
            <w:vAlign w:val="center"/>
          </w:tcPr>
          <w:p>
            <w:pPr>
              <w:adjustRightInd w:val="0"/>
              <w:snapToGrid w:val="0"/>
              <w:rPr>
                <w:color w:val="000000" w:themeColor="text1"/>
                <w14:textFill>
                  <w14:solidFill>
                    <w14:schemeClr w14:val="tx1"/>
                  </w14:solidFill>
                </w14:textFill>
              </w:rPr>
            </w:pPr>
            <w:r>
              <w:rPr>
                <w:rFonts w:hint="eastAsia"/>
                <w:b/>
                <w:bCs/>
                <w:color w:val="000000" w:themeColor="text1"/>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1.4.4（5）</w:t>
            </w:r>
          </w:p>
        </w:tc>
        <w:tc>
          <w:tcPr>
            <w:tcW w:w="1695" w:type="dxa"/>
            <w:vAlign w:val="center"/>
          </w:tcPr>
          <w:p>
            <w:pPr>
              <w:jc w:val="center"/>
              <w:rPr>
                <w:color w:val="000000" w:themeColor="text1"/>
                <w14:textFill>
                  <w14:solidFill>
                    <w14:schemeClr w14:val="tx1"/>
                  </w14:solidFill>
                </w14:textFill>
              </w:rPr>
            </w:pPr>
            <w:r>
              <w:rPr>
                <w:rFonts w:hint="eastAsia"/>
                <w:bCs/>
                <w:color w:val="000000" w:themeColor="text1"/>
                <w14:textFill>
                  <w14:solidFill>
                    <w14:schemeClr w14:val="tx1"/>
                  </w14:solidFill>
                </w14:textFill>
              </w:rPr>
              <w:t>投标人不得存在的其他不良状况或不良信用记录</w:t>
            </w:r>
          </w:p>
        </w:tc>
        <w:tc>
          <w:tcPr>
            <w:tcW w:w="5724" w:type="dxa"/>
            <w:vAlign w:val="center"/>
          </w:tcPr>
          <w:p>
            <w:pPr>
              <w:pStyle w:val="194"/>
              <w:keepNext w:val="0"/>
              <w:keepLines w:val="0"/>
              <w:adjustRightInd w:val="0"/>
              <w:snapToGrid w:val="0"/>
              <w:spacing w:before="240" w:after="240"/>
              <w:jc w:val="both"/>
              <w:rPr>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1.5</w:t>
            </w:r>
          </w:p>
        </w:tc>
        <w:tc>
          <w:tcPr>
            <w:tcW w:w="16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费用承担和设计成果补偿</w:t>
            </w:r>
          </w:p>
        </w:tc>
        <w:tc>
          <w:tcPr>
            <w:tcW w:w="5724" w:type="dxa"/>
            <w:vAlign w:val="center"/>
          </w:tcPr>
          <w:p>
            <w:pPr>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☑不补偿</w:t>
            </w:r>
          </w:p>
          <w:p>
            <w:pPr>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□补偿，补偿标准：/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4"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1.9.1</w:t>
            </w:r>
          </w:p>
        </w:tc>
        <w:tc>
          <w:tcPr>
            <w:tcW w:w="1695" w:type="dxa"/>
            <w:vAlign w:val="center"/>
          </w:tcPr>
          <w:p>
            <w:pPr>
              <w:jc w:val="center"/>
              <w:rPr>
                <w:color w:val="000000" w:themeColor="text1"/>
                <w14:textFill>
                  <w14:solidFill>
                    <w14:schemeClr w14:val="tx1"/>
                  </w14:solidFill>
                </w14:textFill>
              </w:rPr>
            </w:pPr>
            <w:r>
              <w:rPr>
                <w:rFonts w:hint="eastAsia"/>
                <w:bCs/>
                <w:color w:val="000000" w:themeColor="text1"/>
                <w14:textFill>
                  <w14:solidFill>
                    <w14:schemeClr w14:val="tx1"/>
                  </w14:solidFill>
                </w14:textFill>
              </w:rPr>
              <w:t>踏勘现场</w:t>
            </w:r>
          </w:p>
        </w:tc>
        <w:tc>
          <w:tcPr>
            <w:tcW w:w="5724" w:type="dxa"/>
            <w:vAlign w:val="center"/>
          </w:tcPr>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☑不组织，投标人自行踏勘。</w:t>
            </w:r>
          </w:p>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□组织，踏勘时间：</w:t>
            </w:r>
            <w:r>
              <w:rPr>
                <w:rFonts w:hint="eastAsia"/>
                <w:color w:val="000000" w:themeColor="text1"/>
                <w14:textFill>
                  <w14:solidFill>
                    <w14:schemeClr w14:val="tx1"/>
                  </w14:solidFill>
                </w14:textFill>
              </w:rPr>
              <w:t>/</w:t>
            </w:r>
          </w:p>
          <w:p>
            <w:pPr>
              <w:adjustRightInd w:val="0"/>
              <w:snapToGrid w:val="0"/>
              <w:rPr>
                <w:color w:val="000000" w:themeColor="text1"/>
                <w14:textFill>
                  <w14:solidFill>
                    <w14:schemeClr w14:val="tx1"/>
                  </w14:solidFill>
                </w14:textFill>
              </w:rPr>
            </w:pPr>
            <w:r>
              <w:rPr>
                <w:rFonts w:hint="eastAsia"/>
                <w:bCs/>
                <w:color w:val="000000" w:themeColor="text1"/>
                <w14:textFill>
                  <w14:solidFill>
                    <w14:schemeClr w14:val="tx1"/>
                  </w14:solidFill>
                </w14:textFill>
              </w:rPr>
              <w:t>踏勘集中地点：</w:t>
            </w:r>
            <w:r>
              <w:rPr>
                <w:rFonts w:hint="eastAsia"/>
                <w:color w:val="000000" w:themeColor="text1"/>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1.10.1</w:t>
            </w:r>
          </w:p>
        </w:tc>
        <w:tc>
          <w:tcPr>
            <w:tcW w:w="1695" w:type="dxa"/>
            <w:vAlign w:val="center"/>
          </w:tcPr>
          <w:p>
            <w:pPr>
              <w:jc w:val="center"/>
              <w:rPr>
                <w:color w:val="000000" w:themeColor="text1"/>
                <w14:textFill>
                  <w14:solidFill>
                    <w14:schemeClr w14:val="tx1"/>
                  </w14:solidFill>
                </w14:textFill>
              </w:rPr>
            </w:pPr>
            <w:r>
              <w:rPr>
                <w:rFonts w:hint="eastAsia"/>
                <w:bCs/>
                <w:color w:val="000000" w:themeColor="text1"/>
                <w14:textFill>
                  <w14:solidFill>
                    <w14:schemeClr w14:val="tx1"/>
                  </w14:solidFill>
                </w14:textFill>
              </w:rPr>
              <w:t>投标预备会</w:t>
            </w:r>
          </w:p>
        </w:tc>
        <w:tc>
          <w:tcPr>
            <w:tcW w:w="5724" w:type="dxa"/>
            <w:vAlign w:val="center"/>
          </w:tcPr>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☑不召开</w:t>
            </w:r>
          </w:p>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□召开，召开时间：</w:t>
            </w:r>
            <w:r>
              <w:rPr>
                <w:rFonts w:hint="eastAsia"/>
                <w:color w:val="000000" w:themeColor="text1"/>
                <w14:textFill>
                  <w14:solidFill>
                    <w14:schemeClr w14:val="tx1"/>
                  </w14:solidFill>
                </w14:textFill>
              </w:rPr>
              <w:t>/</w:t>
            </w:r>
          </w:p>
          <w:p>
            <w:pPr>
              <w:adjustRightInd w:val="0"/>
              <w:snapToGrid w:val="0"/>
              <w:rPr>
                <w:color w:val="000000" w:themeColor="text1"/>
                <w14:textFill>
                  <w14:solidFill>
                    <w14:schemeClr w14:val="tx1"/>
                  </w14:solidFill>
                </w14:textFill>
              </w:rPr>
            </w:pPr>
            <w:r>
              <w:rPr>
                <w:rFonts w:hint="eastAsia"/>
                <w:bCs/>
                <w:color w:val="000000" w:themeColor="text1"/>
                <w14:textFill>
                  <w14:solidFill>
                    <w14:schemeClr w14:val="tx1"/>
                  </w14:solidFill>
                </w14:textFill>
              </w:rPr>
              <w:t>召开形式：</w:t>
            </w:r>
            <w:r>
              <w:rPr>
                <w:rFonts w:hint="eastAsia"/>
                <w:color w:val="000000" w:themeColor="text1"/>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68"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1.10.2</w:t>
            </w:r>
          </w:p>
        </w:tc>
        <w:tc>
          <w:tcPr>
            <w:tcW w:w="1695" w:type="dxa"/>
            <w:vAlign w:val="center"/>
          </w:tcPr>
          <w:p>
            <w:pPr>
              <w:jc w:val="center"/>
              <w:rPr>
                <w:color w:val="000000" w:themeColor="text1"/>
                <w14:textFill>
                  <w14:solidFill>
                    <w14:schemeClr w14:val="tx1"/>
                  </w14:solidFill>
                </w14:textFill>
              </w:rPr>
            </w:pPr>
            <w:r>
              <w:rPr>
                <w:rFonts w:hint="eastAsia"/>
                <w:bCs/>
                <w:color w:val="000000" w:themeColor="text1"/>
                <w14:textFill>
                  <w14:solidFill>
                    <w14:schemeClr w14:val="tx1"/>
                  </w14:solidFill>
                </w14:textFill>
              </w:rPr>
              <w:t>投标人在投标预备会前提出问题</w:t>
            </w:r>
          </w:p>
        </w:tc>
        <w:tc>
          <w:tcPr>
            <w:tcW w:w="5724" w:type="dxa"/>
            <w:vAlign w:val="center"/>
          </w:tcPr>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时间：</w:t>
            </w:r>
            <w:r>
              <w:rPr>
                <w:rFonts w:hint="eastAsia"/>
                <w:color w:val="000000" w:themeColor="text1"/>
                <w14:textFill>
                  <w14:solidFill>
                    <w14:schemeClr w14:val="tx1"/>
                  </w14:solidFill>
                </w14:textFill>
              </w:rPr>
              <w:t>/</w:t>
            </w:r>
          </w:p>
          <w:p>
            <w:pPr>
              <w:adjustRightInd w:val="0"/>
              <w:snapToGrid w:val="0"/>
              <w:rPr>
                <w:color w:val="000000" w:themeColor="text1"/>
                <w14:textFill>
                  <w14:solidFill>
                    <w14:schemeClr w14:val="tx1"/>
                  </w14:solidFill>
                </w14:textFill>
              </w:rPr>
            </w:pPr>
            <w:r>
              <w:rPr>
                <w:rFonts w:hint="eastAsia"/>
                <w:bCs/>
                <w:color w:val="000000" w:themeColor="text1"/>
                <w14:textFill>
                  <w14:solidFill>
                    <w14:schemeClr w14:val="tx1"/>
                  </w14:solidFill>
                </w14:textFill>
              </w:rPr>
              <w:t>形式：</w:t>
            </w:r>
            <w:r>
              <w:rPr>
                <w:rFonts w:hint="eastAsia"/>
                <w:color w:val="000000" w:themeColor="text1"/>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1.11.1</w:t>
            </w:r>
          </w:p>
        </w:tc>
        <w:tc>
          <w:tcPr>
            <w:tcW w:w="1695" w:type="dxa"/>
            <w:vAlign w:val="center"/>
          </w:tcPr>
          <w:p>
            <w:pPr>
              <w:jc w:val="center"/>
              <w:rPr>
                <w:color w:val="000000" w:themeColor="text1"/>
                <w14:textFill>
                  <w14:solidFill>
                    <w14:schemeClr w14:val="tx1"/>
                  </w14:solidFill>
                </w14:textFill>
              </w:rPr>
            </w:pPr>
            <w:r>
              <w:rPr>
                <w:rFonts w:hint="eastAsia"/>
                <w:bCs/>
                <w:color w:val="000000" w:themeColor="text1"/>
                <w14:textFill>
                  <w14:solidFill>
                    <w14:schemeClr w14:val="tx1"/>
                  </w14:solidFill>
                </w14:textFill>
              </w:rPr>
              <w:t>分包</w:t>
            </w:r>
          </w:p>
        </w:tc>
        <w:tc>
          <w:tcPr>
            <w:tcW w:w="5724" w:type="dxa"/>
            <w:vAlign w:val="center"/>
          </w:tcPr>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不允许</w:t>
            </w:r>
          </w:p>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☑允许，分包内容：分包内容及分包项目须经招标人认可，并符合相关法律法规要求</w:t>
            </w:r>
            <w:r>
              <w:rPr>
                <w:rFonts w:hint="eastAsia" w:ascii="宋体" w:hAnsi="宋体"/>
                <w:color w:val="000000" w:themeColor="text1"/>
                <w:lang w:bidi="ar"/>
                <w14:textFill>
                  <w14:solidFill>
                    <w14:schemeClr w14:val="tx1"/>
                  </w14:solidFill>
                </w14:textFill>
              </w:rPr>
              <w:t>。</w:t>
            </w:r>
          </w:p>
          <w:p>
            <w:pPr>
              <w:adjustRightInd w:val="0"/>
              <w:snapToGrid w:val="0"/>
              <w:rPr>
                <w:color w:val="000000" w:themeColor="text1"/>
                <w14:textFill>
                  <w14:solidFill>
                    <w14:schemeClr w14:val="tx1"/>
                  </w14:solidFill>
                </w14:textFill>
              </w:rPr>
            </w:pPr>
            <w:r>
              <w:rPr>
                <w:rFonts w:hint="eastAsia"/>
                <w:bCs/>
                <w:color w:val="000000" w:themeColor="text1"/>
                <w14:textFill>
                  <w14:solidFill>
                    <w14:schemeClr w14:val="tx1"/>
                  </w14:solidFill>
                </w14:textFill>
              </w:rPr>
              <w:t>对分包人的要求：分包人的资格能力应与其分包工程的标准和规模相适应，</w:t>
            </w:r>
            <w:r>
              <w:rPr>
                <w:rFonts w:hint="eastAsia"/>
                <w:color w:val="000000" w:themeColor="text1"/>
                <w14:textFill>
                  <w14:solidFill>
                    <w14:schemeClr w14:val="tx1"/>
                  </w14:solidFill>
                </w14:textFill>
              </w:rPr>
              <w:t>满足国家法律法规要求，</w:t>
            </w:r>
            <w:r>
              <w:rPr>
                <w:rFonts w:hint="eastAsia"/>
                <w:bCs/>
                <w:color w:val="000000" w:themeColor="text1"/>
                <w14:textFill>
                  <w14:solidFill>
                    <w14:schemeClr w14:val="tx1"/>
                  </w14:solidFill>
                </w14:textFill>
              </w:rPr>
              <w:t>分包单位须经招标人现场代表确认后方可实施</w:t>
            </w:r>
            <w:r>
              <w:rPr>
                <w:rFonts w:hint="eastAsia"/>
                <w:color w:val="000000" w:themeColor="text1"/>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2.1（8）</w:t>
            </w:r>
          </w:p>
        </w:tc>
        <w:tc>
          <w:tcPr>
            <w:tcW w:w="1695" w:type="dxa"/>
            <w:vAlign w:val="center"/>
          </w:tcPr>
          <w:p>
            <w:pPr>
              <w:jc w:val="center"/>
              <w:rPr>
                <w:color w:val="000000" w:themeColor="text1"/>
                <w14:textFill>
                  <w14:solidFill>
                    <w14:schemeClr w14:val="tx1"/>
                  </w14:solidFill>
                </w14:textFill>
              </w:rPr>
            </w:pPr>
            <w:r>
              <w:rPr>
                <w:rFonts w:hint="eastAsia"/>
                <w:bCs/>
                <w:color w:val="000000" w:themeColor="text1"/>
                <w14:textFill>
                  <w14:solidFill>
                    <w14:schemeClr w14:val="tx1"/>
                  </w14:solidFill>
                </w14:textFill>
              </w:rPr>
              <w:t>构成招标文件的其他材料</w:t>
            </w:r>
          </w:p>
        </w:tc>
        <w:tc>
          <w:tcPr>
            <w:tcW w:w="5724" w:type="dxa"/>
            <w:vAlign w:val="center"/>
          </w:tcPr>
          <w:p>
            <w:pPr>
              <w:adjustRightInd w:val="0"/>
              <w:snapToGrid w:val="0"/>
              <w:rPr>
                <w:color w:val="000000" w:themeColor="text1"/>
                <w14:textFill>
                  <w14:solidFill>
                    <w14:schemeClr w14:val="tx1"/>
                  </w14:solidFill>
                </w14:textFill>
              </w:rPr>
            </w:pPr>
            <w:r>
              <w:rPr>
                <w:rFonts w:hint="eastAsia"/>
                <w:b/>
                <w:color w:val="000000" w:themeColor="text1"/>
                <w14:textFill>
                  <w14:solidFill>
                    <w14:schemeClr w14:val="tx1"/>
                  </w14:solidFill>
                </w14:textFill>
              </w:rPr>
              <w:t>补疑、最高投标限价等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4"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2.2.1</w:t>
            </w:r>
          </w:p>
        </w:tc>
        <w:tc>
          <w:tcPr>
            <w:tcW w:w="1695" w:type="dxa"/>
            <w:vAlign w:val="center"/>
          </w:tcPr>
          <w:p>
            <w:pPr>
              <w:jc w:val="center"/>
              <w:rPr>
                <w:color w:val="000000" w:themeColor="text1"/>
                <w14:textFill>
                  <w14:solidFill>
                    <w14:schemeClr w14:val="tx1"/>
                  </w14:solidFill>
                </w14:textFill>
              </w:rPr>
            </w:pPr>
            <w:r>
              <w:rPr>
                <w:rFonts w:hint="eastAsia"/>
                <w:bCs/>
                <w:color w:val="000000" w:themeColor="text1"/>
                <w14:textFill>
                  <w14:solidFill>
                    <w14:schemeClr w14:val="tx1"/>
                  </w14:solidFill>
                </w14:textFill>
              </w:rPr>
              <w:t>投标人要求澄清招标文件</w:t>
            </w:r>
          </w:p>
        </w:tc>
        <w:tc>
          <w:tcPr>
            <w:tcW w:w="5724" w:type="dxa"/>
            <w:vAlign w:val="center"/>
          </w:tcPr>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时间：</w:t>
            </w:r>
            <w:r>
              <w:rPr>
                <w:rFonts w:hint="eastAsia"/>
                <w:color w:val="FF0000"/>
              </w:rPr>
              <w:t>2026年5</w:t>
            </w:r>
            <w:r>
              <w:rPr>
                <w:rFonts w:hint="eastAsia"/>
                <w:bCs/>
                <w:color w:val="FF0000"/>
                <w:szCs w:val="21"/>
              </w:rPr>
              <w:t>月</w:t>
            </w:r>
            <w:r>
              <w:rPr>
                <w:rFonts w:hint="eastAsia"/>
                <w:color w:val="FF0000"/>
              </w:rPr>
              <w:t>**</w:t>
            </w:r>
            <w:r>
              <w:rPr>
                <w:rFonts w:hint="eastAsia"/>
                <w:bCs/>
                <w:color w:val="FF0000"/>
                <w:szCs w:val="21"/>
              </w:rPr>
              <w:t>日</w:t>
            </w:r>
            <w:r>
              <w:rPr>
                <w:rFonts w:hint="eastAsia"/>
                <w:bCs/>
                <w:color w:val="000000" w:themeColor="text1"/>
                <w:szCs w:val="21"/>
                <w14:textFill>
                  <w14:solidFill>
                    <w14:schemeClr w14:val="tx1"/>
                  </w14:solidFill>
                </w14:textFill>
              </w:rPr>
              <w:t>17</w:t>
            </w:r>
            <w:r>
              <w:rPr>
                <w:rFonts w:hint="eastAsia"/>
                <w:bCs/>
                <w:color w:val="000000" w:themeColor="text1"/>
                <w14:textFill>
                  <w14:solidFill>
                    <w14:schemeClr w14:val="tx1"/>
                  </w14:solidFill>
                </w14:textFill>
              </w:rPr>
              <w:t>时00分前</w:t>
            </w:r>
          </w:p>
          <w:p>
            <w:pPr>
              <w:adjustRightInd w:val="0"/>
              <w:snapToGrid w:val="0"/>
              <w:rPr>
                <w:color w:val="000000" w:themeColor="text1"/>
                <w14:textFill>
                  <w14:solidFill>
                    <w14:schemeClr w14:val="tx1"/>
                  </w14:solidFill>
                </w14:textFill>
              </w:rPr>
            </w:pPr>
            <w:r>
              <w:rPr>
                <w:rFonts w:hint="eastAsia"/>
                <w:bCs/>
                <w:color w:val="000000" w:themeColor="text1"/>
                <w14:textFill>
                  <w14:solidFill>
                    <w14:schemeClr w14:val="tx1"/>
                  </w14:solidFill>
                </w14:textFill>
              </w:rPr>
              <w:t>形式：通过电子交易系统在线提出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2.2.2</w:t>
            </w:r>
          </w:p>
        </w:tc>
        <w:tc>
          <w:tcPr>
            <w:tcW w:w="16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招标文件澄清发出的形式</w:t>
            </w:r>
          </w:p>
        </w:tc>
        <w:tc>
          <w:tcPr>
            <w:tcW w:w="5724" w:type="dxa"/>
            <w:vAlign w:val="center"/>
          </w:tcPr>
          <w:p>
            <w:pPr>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通过</w:t>
            </w:r>
            <w:r>
              <w:rPr>
                <w:rFonts w:hint="eastAsia"/>
                <w:bCs/>
                <w:color w:val="000000" w:themeColor="text1"/>
                <w14:textFill>
                  <w14:solidFill>
                    <w14:schemeClr w14:val="tx1"/>
                  </w14:solidFill>
                </w14:textFill>
              </w:rPr>
              <w:t>电子服务系统</w:t>
            </w:r>
            <w:r>
              <w:rPr>
                <w:rFonts w:hint="eastAsia"/>
                <w:color w:val="000000" w:themeColor="text1"/>
                <w14:textFill>
                  <w14:solidFill>
                    <w14:schemeClr w14:val="tx1"/>
                  </w14:solidFill>
                </w14:textFill>
              </w:rPr>
              <w:t>发出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ind w:left="120" w:right="12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2.3.1</w:t>
            </w:r>
          </w:p>
        </w:tc>
        <w:tc>
          <w:tcPr>
            <w:tcW w:w="1695" w:type="dxa"/>
            <w:vAlign w:val="center"/>
          </w:tcPr>
          <w:p>
            <w:pPr>
              <w:ind w:right="12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招标文件修改发出的形式</w:t>
            </w:r>
          </w:p>
        </w:tc>
        <w:tc>
          <w:tcPr>
            <w:tcW w:w="5724" w:type="dxa"/>
            <w:vAlign w:val="center"/>
          </w:tcPr>
          <w:p>
            <w:pPr>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通过</w:t>
            </w:r>
            <w:r>
              <w:rPr>
                <w:rFonts w:hint="eastAsia"/>
                <w:bCs/>
                <w:color w:val="000000" w:themeColor="text1"/>
                <w14:textFill>
                  <w14:solidFill>
                    <w14:schemeClr w14:val="tx1"/>
                  </w14:solidFill>
                </w14:textFill>
              </w:rPr>
              <w:t>电子服务系统</w:t>
            </w:r>
            <w:r>
              <w:rPr>
                <w:rFonts w:hint="eastAsia"/>
                <w:color w:val="000000" w:themeColor="text1"/>
                <w14:textFill>
                  <w14:solidFill>
                    <w14:schemeClr w14:val="tx1"/>
                  </w14:solidFill>
                </w14:textFill>
              </w:rPr>
              <w:t>发出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3.2.1</w:t>
            </w:r>
          </w:p>
        </w:tc>
        <w:tc>
          <w:tcPr>
            <w:tcW w:w="16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增值税税金相关要求</w:t>
            </w:r>
          </w:p>
        </w:tc>
        <w:tc>
          <w:tcPr>
            <w:tcW w:w="5724" w:type="dxa"/>
            <w:vAlign w:val="center"/>
          </w:tcPr>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（1）计税方法：</w:t>
            </w:r>
          </w:p>
          <w:p>
            <w:pPr>
              <w:adjustRightInd w:val="0"/>
              <w:snapToGrid w:val="0"/>
              <w:rPr>
                <w:bCs/>
                <w:color w:val="000000" w:themeColor="text1"/>
                <w14:textFill>
                  <w14:solidFill>
                    <w14:schemeClr w14:val="tx1"/>
                  </w14:solidFill>
                </w14:textFill>
              </w:rPr>
            </w:pPr>
            <w:r>
              <w:rPr>
                <w:rFonts w:hint="eastAsia"/>
                <w:color w:val="000000" w:themeColor="text1"/>
                <w14:textFill>
                  <w14:solidFill>
                    <w14:schemeClr w14:val="tx1"/>
                  </w14:solidFill>
                </w14:textFill>
              </w:rPr>
              <w:t>☑</w:t>
            </w:r>
            <w:r>
              <w:rPr>
                <w:rFonts w:hint="eastAsia"/>
                <w:bCs/>
                <w:color w:val="000000" w:themeColor="text1"/>
                <w:highlight w:val="yellow"/>
                <w14:textFill>
                  <w14:solidFill>
                    <w14:schemeClr w14:val="tx1"/>
                  </w14:solidFill>
                </w14:textFill>
              </w:rPr>
              <w:t>一般计税方法</w:t>
            </w:r>
          </w:p>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 xml:space="preserve">□简易计算方法 </w:t>
            </w:r>
          </w:p>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（2）发票类型：</w:t>
            </w:r>
          </w:p>
          <w:p>
            <w:pPr>
              <w:adjustRightInd w:val="0"/>
              <w:snapToGrid w:val="0"/>
              <w:rPr>
                <w:bCs/>
                <w:color w:val="000000" w:themeColor="text1"/>
                <w:highlight w:val="yellow"/>
                <w14:textFill>
                  <w14:solidFill>
                    <w14:schemeClr w14:val="tx1"/>
                  </w14:solidFill>
                </w14:textFill>
              </w:rPr>
            </w:pPr>
            <w:r>
              <w:rPr>
                <w:rFonts w:hint="eastAsia"/>
                <w:color w:val="000000" w:themeColor="text1"/>
                <w:highlight w:val="yellow"/>
                <w14:textFill>
                  <w14:solidFill>
                    <w14:schemeClr w14:val="tx1"/>
                  </w14:solidFill>
                </w14:textFill>
              </w:rPr>
              <w:t>☑</w:t>
            </w:r>
            <w:r>
              <w:rPr>
                <w:rFonts w:hint="eastAsia"/>
                <w:bCs/>
                <w:color w:val="000000" w:themeColor="text1"/>
                <w:highlight w:val="yellow"/>
                <w14:textFill>
                  <w14:solidFill>
                    <w14:schemeClr w14:val="tx1"/>
                  </w14:solidFill>
                </w14:textFill>
              </w:rPr>
              <w:t>增值税专用发票</w:t>
            </w:r>
          </w:p>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□增值税普通发票</w:t>
            </w:r>
          </w:p>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（3）增值税税率按照国家有关规定执行。</w:t>
            </w:r>
          </w:p>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（4）注册地不在北京市行政区域范围（含四县一市）的中标人，应按照国家税务总局规定，在建筑服务发生地及时足额预缴增值税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3.2.4</w:t>
            </w:r>
          </w:p>
        </w:tc>
        <w:tc>
          <w:tcPr>
            <w:tcW w:w="16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最高投标限价</w:t>
            </w:r>
          </w:p>
        </w:tc>
        <w:tc>
          <w:tcPr>
            <w:tcW w:w="5724" w:type="dxa"/>
            <w:shd w:val="clear" w:color="auto" w:fill="auto"/>
            <w:vAlign w:val="center"/>
          </w:tcPr>
          <w:p>
            <w:pPr>
              <w:adjustRightInd w:val="0"/>
              <w:snapToGrid w:val="0"/>
              <w:rPr>
                <w:rFonts w:ascii="宋体" w:hAnsi="宋体" w:cs="宋体"/>
                <w:b/>
                <w:snapToGrid w:val="0"/>
                <w:szCs w:val="21"/>
              </w:rPr>
            </w:pPr>
          </w:p>
          <w:p>
            <w:pPr>
              <w:adjustRightInd w:val="0"/>
              <w:spacing w:line="0" w:lineRule="atLeast"/>
              <w:jc w:val="left"/>
              <w:textAlignment w:val="baseline"/>
              <w:rPr>
                <w:rFonts w:ascii="宋体" w:hAnsi="宋体"/>
                <w:b/>
                <w:color w:val="000000"/>
                <w:szCs w:val="21"/>
              </w:rPr>
            </w:pPr>
            <w:r>
              <w:rPr>
                <w:rFonts w:hint="eastAsia" w:ascii="宋体" w:hAnsi="宋体"/>
                <w:b/>
                <w:szCs w:val="21"/>
              </w:rPr>
              <w:t>最高投标限价</w:t>
            </w:r>
            <w:r>
              <w:rPr>
                <w:rFonts w:hint="eastAsia" w:ascii="宋体" w:hAnsi="宋体"/>
                <w:b/>
                <w:color w:val="000000"/>
                <w:szCs w:val="21"/>
              </w:rPr>
              <w:t>：</w:t>
            </w:r>
          </w:p>
          <w:p>
            <w:pPr>
              <w:adjustRightInd w:val="0"/>
              <w:spacing w:line="0" w:lineRule="atLeast"/>
              <w:jc w:val="left"/>
              <w:textAlignment w:val="baseline"/>
              <w:rPr>
                <w:rFonts w:ascii="宋体" w:hAnsi="宋体"/>
                <w:b/>
                <w:color w:val="000000"/>
                <w:szCs w:val="21"/>
              </w:rPr>
            </w:pPr>
            <w:r>
              <w:rPr>
                <w:rFonts w:hint="eastAsia" w:ascii="宋体" w:hAnsi="宋体"/>
                <w:b/>
                <w:color w:val="000000"/>
                <w:szCs w:val="21"/>
              </w:rPr>
              <w:t>投标总价最高限价：小写（未税）：</w:t>
            </w:r>
            <w:r>
              <w:rPr>
                <w:rFonts w:ascii="宋体" w:hAnsi="宋体"/>
                <w:b/>
                <w:color w:val="000000"/>
                <w:szCs w:val="21"/>
                <w:u w:val="single"/>
              </w:rPr>
              <w:t>330,300,000.00</w:t>
            </w:r>
            <w:r>
              <w:rPr>
                <w:rFonts w:hint="eastAsia"/>
                <w:b/>
                <w:color w:val="000000"/>
              </w:rPr>
              <w:t>；</w:t>
            </w:r>
            <w:r>
              <w:rPr>
                <w:rFonts w:hint="eastAsia" w:ascii="宋体" w:hAnsi="宋体"/>
                <w:b/>
                <w:color w:val="000000"/>
                <w:szCs w:val="21"/>
              </w:rPr>
              <w:t>大写：</w:t>
            </w:r>
            <w:r>
              <w:rPr>
                <w:rFonts w:hint="eastAsia" w:ascii="宋体" w:hAnsi="宋体"/>
                <w:b/>
                <w:color w:val="000000"/>
                <w:szCs w:val="21"/>
                <w:u w:val="single"/>
              </w:rPr>
              <w:t xml:space="preserve">叁亿叁仟零叁拾万元整  </w:t>
            </w:r>
            <w:r>
              <w:rPr>
                <w:rFonts w:hint="eastAsia" w:ascii="宋体" w:hAnsi="宋体"/>
                <w:b/>
                <w:color w:val="000000"/>
                <w:szCs w:val="21"/>
              </w:rPr>
              <w:t>，超过最高投标限价的为无效报价</w:t>
            </w:r>
            <w:r>
              <w:rPr>
                <w:rFonts w:ascii="宋体" w:hAnsi="宋体"/>
                <w:b/>
                <w:szCs w:val="21"/>
              </w:rPr>
              <w:t>，评标委员会将否决其投标</w:t>
            </w:r>
            <w:r>
              <w:rPr>
                <w:rFonts w:hint="eastAsia" w:ascii="宋体" w:hAnsi="宋体" w:cs="宋体"/>
                <w:b/>
                <w:snapToGrid w:val="0"/>
                <w:szCs w:val="21"/>
              </w:rPr>
              <w:t>；</w:t>
            </w:r>
            <w:r>
              <w:rPr>
                <w:rFonts w:hint="eastAsia" w:ascii="宋体" w:hAnsi="宋体"/>
                <w:b/>
                <w:color w:val="000000"/>
                <w:szCs w:val="21"/>
              </w:rPr>
              <w:t>。</w:t>
            </w:r>
          </w:p>
          <w:p>
            <w:pPr>
              <w:rPr>
                <w:b/>
              </w:rPr>
            </w:pPr>
            <w:r>
              <w:rPr>
                <w:rFonts w:hint="eastAsia"/>
                <w:b/>
              </w:rPr>
              <w:t>分项最高投标限价：</w:t>
            </w:r>
          </w:p>
          <w:p>
            <w:pPr>
              <w:numPr>
                <w:ilvl w:val="0"/>
                <w:numId w:val="1"/>
              </w:numPr>
              <w:adjustRightInd w:val="0"/>
              <w:spacing w:line="0" w:lineRule="atLeast"/>
              <w:jc w:val="left"/>
              <w:textAlignment w:val="baseline"/>
              <w:rPr>
                <w:rFonts w:ascii="宋体" w:hAnsi="宋体"/>
                <w:b/>
                <w:bCs/>
                <w:color w:val="000000"/>
                <w:szCs w:val="21"/>
                <w:rPrChange w:id="2" w:author="Yong Liang (梁勇)" w:date="2026-08-06T17:14:00Z">
                  <w:rPr>
                    <w:rFonts w:ascii="宋体" w:hAnsi="宋体"/>
                    <w:b/>
                    <w:color w:val="000000"/>
                    <w:szCs w:val="21"/>
                  </w:rPr>
                </w:rPrChange>
              </w:rPr>
            </w:pPr>
            <w:r>
              <w:rPr>
                <w:rFonts w:hint="eastAsia"/>
                <w:b/>
                <w:bCs/>
              </w:rPr>
              <w:t>一阶段设计费部分最高限价：</w:t>
            </w:r>
            <w:r>
              <w:rPr>
                <w:rFonts w:hint="eastAsia" w:ascii="宋体" w:hAnsi="宋体"/>
                <w:b/>
                <w:bCs/>
                <w:color w:val="000000"/>
                <w:szCs w:val="21"/>
              </w:rPr>
              <w:t>小写（未税）：</w:t>
            </w:r>
            <w:r>
              <w:rPr>
                <w:rFonts w:ascii="宋体" w:hAnsi="宋体"/>
                <w:b/>
                <w:bCs/>
                <w:color w:val="000000"/>
                <w:szCs w:val="21"/>
                <w:u w:val="single"/>
              </w:rPr>
              <w:t>99,553,084.90</w:t>
            </w:r>
            <w:r>
              <w:rPr>
                <w:rFonts w:hint="eastAsia"/>
                <w:b/>
                <w:bCs/>
                <w:color w:val="000000"/>
              </w:rPr>
              <w:t>；</w:t>
            </w:r>
            <w:r>
              <w:rPr>
                <w:rFonts w:hint="eastAsia" w:ascii="宋体" w:hAnsi="宋体"/>
                <w:b/>
                <w:bCs/>
                <w:color w:val="000000"/>
                <w:szCs w:val="21"/>
              </w:rPr>
              <w:t>大写：</w:t>
            </w:r>
            <w:r>
              <w:rPr>
                <w:rFonts w:hint="eastAsia" w:ascii="宋体" w:hAnsi="宋体"/>
                <w:b/>
                <w:bCs/>
                <w:color w:val="000000"/>
                <w:szCs w:val="21"/>
                <w:u w:val="single"/>
              </w:rPr>
              <w:t>玖仟玖佰伍拾伍万叁仟零捌拾肆元玖角</w:t>
            </w:r>
            <w:r>
              <w:rPr>
                <w:rFonts w:hint="eastAsia" w:ascii="宋体" w:hAnsi="宋体"/>
                <w:b/>
                <w:bCs/>
                <w:color w:val="000000"/>
                <w:szCs w:val="21"/>
                <w:u w:val="single"/>
                <w:rPrChange w:id="3" w:author="Yong Liang (梁勇)" w:date="2026-08-06T17:14:00Z">
                  <w:rPr>
                    <w:rFonts w:hint="eastAsia" w:ascii="宋体" w:hAnsi="宋体"/>
                    <w:b/>
                    <w:color w:val="000000"/>
                    <w:szCs w:val="21"/>
                    <w:u w:val="single"/>
                  </w:rPr>
                </w:rPrChange>
              </w:rPr>
              <w:t xml:space="preserve">  </w:t>
            </w:r>
            <w:r>
              <w:rPr>
                <w:rFonts w:hint="eastAsia" w:ascii="宋体" w:hAnsi="宋体"/>
                <w:b/>
                <w:bCs/>
                <w:color w:val="000000"/>
                <w:szCs w:val="21"/>
                <w:rPrChange w:id="4" w:author="Yong Liang (梁勇)" w:date="2026-08-06T17:14:00Z">
                  <w:rPr>
                    <w:rFonts w:hint="eastAsia" w:ascii="宋体" w:hAnsi="宋体"/>
                    <w:b/>
                    <w:color w:val="000000"/>
                    <w:szCs w:val="21"/>
                  </w:rPr>
                </w:rPrChange>
              </w:rPr>
              <w:t>，</w:t>
            </w:r>
            <w:r>
              <w:rPr>
                <w:rFonts w:hint="eastAsia" w:ascii="宋体" w:hAnsi="宋体" w:cs="宋体"/>
                <w:b/>
                <w:bCs/>
                <w:snapToGrid w:val="0"/>
                <w:szCs w:val="21"/>
                <w:rPrChange w:id="5" w:author="Yong Liang (梁勇)" w:date="2026-08-06T17:14:00Z">
                  <w:rPr>
                    <w:rFonts w:hint="eastAsia" w:ascii="宋体" w:hAnsi="宋体" w:cs="宋体"/>
                    <w:b/>
                    <w:snapToGrid w:val="0"/>
                    <w:szCs w:val="21"/>
                  </w:rPr>
                </w:rPrChange>
              </w:rPr>
              <w:t>设计费部分</w:t>
            </w:r>
            <w:r>
              <w:rPr>
                <w:rFonts w:hint="eastAsia" w:ascii="宋体" w:hAnsi="宋体"/>
                <w:b/>
                <w:bCs/>
                <w:szCs w:val="21"/>
                <w:rPrChange w:id="6" w:author="Yong Liang (梁勇)" w:date="2026-08-06T17:14:00Z">
                  <w:rPr>
                    <w:rFonts w:hint="eastAsia" w:ascii="宋体" w:hAnsi="宋体"/>
                    <w:b/>
                    <w:szCs w:val="21"/>
                  </w:rPr>
                </w:rPrChange>
              </w:rPr>
              <w:t>报价</w:t>
            </w:r>
            <w:r>
              <w:rPr>
                <w:rFonts w:ascii="宋体" w:hAnsi="宋体"/>
                <w:b/>
                <w:bCs/>
                <w:szCs w:val="21"/>
                <w:rPrChange w:id="7" w:author="Yong Liang (梁勇)" w:date="2026-08-06T17:14:00Z">
                  <w:rPr>
                    <w:rFonts w:ascii="宋体" w:hAnsi="宋体"/>
                    <w:b/>
                    <w:szCs w:val="21"/>
                  </w:rPr>
                </w:rPrChange>
              </w:rPr>
              <w:t>超过</w:t>
            </w:r>
            <w:r>
              <w:rPr>
                <w:rFonts w:hint="eastAsia" w:ascii="宋体" w:hAnsi="宋体" w:cs="宋体"/>
                <w:b/>
                <w:bCs/>
                <w:snapToGrid w:val="0"/>
                <w:szCs w:val="21"/>
                <w:rPrChange w:id="8" w:author="Yong Liang (梁勇)" w:date="2026-08-06T17:14:00Z">
                  <w:rPr>
                    <w:rFonts w:hint="eastAsia" w:ascii="宋体" w:hAnsi="宋体" w:cs="宋体"/>
                    <w:b/>
                    <w:snapToGrid w:val="0"/>
                    <w:szCs w:val="21"/>
                  </w:rPr>
                </w:rPrChange>
              </w:rPr>
              <w:t>设计费部分的</w:t>
            </w:r>
            <w:r>
              <w:rPr>
                <w:rFonts w:ascii="宋体" w:hAnsi="宋体"/>
                <w:b/>
                <w:bCs/>
                <w:szCs w:val="21"/>
                <w:rPrChange w:id="9" w:author="Yong Liang (梁勇)" w:date="2026-08-06T17:14:00Z">
                  <w:rPr>
                    <w:rFonts w:ascii="宋体" w:hAnsi="宋体"/>
                    <w:b/>
                    <w:szCs w:val="21"/>
                  </w:rPr>
                </w:rPrChange>
              </w:rPr>
              <w:t>最高投标限价的为无效报价，评标委员会将否决其投标</w:t>
            </w:r>
            <w:r>
              <w:rPr>
                <w:rFonts w:hint="eastAsia" w:ascii="宋体" w:hAnsi="宋体" w:cs="宋体"/>
                <w:b/>
                <w:bCs/>
                <w:snapToGrid w:val="0"/>
                <w:szCs w:val="21"/>
                <w:rPrChange w:id="10" w:author="Yong Liang (梁勇)" w:date="2026-08-06T17:14:00Z">
                  <w:rPr>
                    <w:rFonts w:hint="eastAsia" w:ascii="宋体" w:hAnsi="宋体" w:cs="宋体"/>
                    <w:b/>
                    <w:snapToGrid w:val="0"/>
                    <w:szCs w:val="21"/>
                  </w:rPr>
                </w:rPrChange>
              </w:rPr>
              <w:t>；</w:t>
            </w:r>
          </w:p>
          <w:p>
            <w:pPr>
              <w:numPr>
                <w:ilvl w:val="0"/>
                <w:numId w:val="1"/>
              </w:numPr>
              <w:adjustRightInd w:val="0"/>
              <w:spacing w:line="0" w:lineRule="atLeast"/>
              <w:jc w:val="left"/>
              <w:textAlignment w:val="baseline"/>
              <w:rPr>
                <w:rFonts w:ascii="宋体" w:hAnsi="宋体"/>
                <w:b/>
                <w:bCs/>
                <w:color w:val="000000"/>
                <w:szCs w:val="21"/>
                <w:rPrChange w:id="11" w:author="Yong Liang (梁勇)" w:date="2026-08-06T17:14:00Z">
                  <w:rPr>
                    <w:rFonts w:ascii="宋体" w:hAnsi="宋体"/>
                    <w:b/>
                    <w:color w:val="000000"/>
                    <w:szCs w:val="21"/>
                  </w:rPr>
                </w:rPrChange>
              </w:rPr>
            </w:pPr>
            <w:r>
              <w:rPr>
                <w:rFonts w:hint="eastAsia"/>
                <w:b/>
                <w:bCs/>
              </w:rPr>
              <w:t>一阶段管理费部分最高限价：</w:t>
            </w:r>
            <w:r>
              <w:rPr>
                <w:rFonts w:hint="eastAsia" w:ascii="宋体" w:hAnsi="宋体"/>
                <w:b/>
                <w:bCs/>
                <w:color w:val="000000"/>
                <w:szCs w:val="21"/>
              </w:rPr>
              <w:t>小写（未税）：</w:t>
            </w:r>
            <w:r>
              <w:rPr>
                <w:rFonts w:ascii="宋体" w:hAnsi="宋体"/>
                <w:b/>
                <w:bCs/>
                <w:color w:val="000000"/>
                <w:szCs w:val="21"/>
                <w:u w:val="single"/>
              </w:rPr>
              <w:t>114,688,390.73</w:t>
            </w:r>
            <w:r>
              <w:rPr>
                <w:rFonts w:hint="eastAsia"/>
                <w:b/>
                <w:bCs/>
                <w:color w:val="000000"/>
              </w:rPr>
              <w:t>；</w:t>
            </w:r>
            <w:r>
              <w:rPr>
                <w:rFonts w:hint="eastAsia" w:ascii="宋体" w:hAnsi="宋体"/>
                <w:b/>
                <w:bCs/>
                <w:color w:val="000000"/>
                <w:szCs w:val="21"/>
              </w:rPr>
              <w:t>大写：</w:t>
            </w:r>
            <w:r>
              <w:rPr>
                <w:rFonts w:hint="eastAsia" w:ascii="宋体" w:hAnsi="宋体"/>
                <w:b/>
                <w:bCs/>
                <w:color w:val="000000"/>
                <w:szCs w:val="21"/>
                <w:u w:val="single"/>
              </w:rPr>
              <w:t xml:space="preserve">壹亿壹仟肆佰陆拾捌万捌仟叁佰玖拾元柒角叁分  </w:t>
            </w:r>
            <w:r>
              <w:rPr>
                <w:rFonts w:hint="eastAsia" w:ascii="宋体" w:hAnsi="宋体"/>
                <w:b/>
                <w:bCs/>
                <w:color w:val="000000"/>
                <w:szCs w:val="21"/>
              </w:rPr>
              <w:t>，</w:t>
            </w:r>
            <w:r>
              <w:rPr>
                <w:rFonts w:hint="eastAsia" w:ascii="宋体" w:hAnsi="宋体" w:cs="宋体"/>
                <w:b/>
                <w:bCs/>
                <w:snapToGrid w:val="0"/>
                <w:szCs w:val="21"/>
                <w:rPrChange w:id="12" w:author="Yong Liang (梁勇)" w:date="2026-08-06T17:14:00Z">
                  <w:rPr>
                    <w:rFonts w:hint="eastAsia" w:ascii="宋体" w:hAnsi="宋体" w:cs="宋体"/>
                    <w:b/>
                    <w:snapToGrid w:val="0"/>
                    <w:szCs w:val="21"/>
                  </w:rPr>
                </w:rPrChange>
              </w:rPr>
              <w:t>管理费部分</w:t>
            </w:r>
            <w:r>
              <w:rPr>
                <w:rFonts w:hint="eastAsia" w:ascii="宋体" w:hAnsi="宋体"/>
                <w:b/>
                <w:bCs/>
                <w:szCs w:val="21"/>
                <w:rPrChange w:id="13" w:author="Yong Liang (梁勇)" w:date="2026-08-06T17:14:00Z">
                  <w:rPr>
                    <w:rFonts w:hint="eastAsia" w:ascii="宋体" w:hAnsi="宋体"/>
                    <w:b/>
                    <w:szCs w:val="21"/>
                  </w:rPr>
                </w:rPrChange>
              </w:rPr>
              <w:t>报价</w:t>
            </w:r>
            <w:r>
              <w:rPr>
                <w:rFonts w:ascii="宋体" w:hAnsi="宋体"/>
                <w:b/>
                <w:bCs/>
                <w:szCs w:val="21"/>
                <w:rPrChange w:id="14" w:author="Yong Liang (梁勇)" w:date="2026-08-06T17:14:00Z">
                  <w:rPr>
                    <w:rFonts w:ascii="宋体" w:hAnsi="宋体"/>
                    <w:b/>
                    <w:szCs w:val="21"/>
                  </w:rPr>
                </w:rPrChange>
              </w:rPr>
              <w:t>超过</w:t>
            </w:r>
            <w:r>
              <w:rPr>
                <w:rFonts w:hint="eastAsia" w:ascii="宋体" w:hAnsi="宋体" w:cs="宋体"/>
                <w:b/>
                <w:bCs/>
                <w:snapToGrid w:val="0"/>
                <w:szCs w:val="21"/>
                <w:rPrChange w:id="15" w:author="Yong Liang (梁勇)" w:date="2026-08-06T17:14:00Z">
                  <w:rPr>
                    <w:rFonts w:hint="eastAsia" w:ascii="宋体" w:hAnsi="宋体" w:cs="宋体"/>
                    <w:b/>
                    <w:snapToGrid w:val="0"/>
                    <w:szCs w:val="21"/>
                  </w:rPr>
                </w:rPrChange>
              </w:rPr>
              <w:t>管理费部分的</w:t>
            </w:r>
            <w:r>
              <w:rPr>
                <w:rFonts w:ascii="宋体" w:hAnsi="宋体"/>
                <w:b/>
                <w:bCs/>
                <w:szCs w:val="21"/>
                <w:rPrChange w:id="16" w:author="Yong Liang (梁勇)" w:date="2026-08-06T17:14:00Z">
                  <w:rPr>
                    <w:rFonts w:ascii="宋体" w:hAnsi="宋体"/>
                    <w:b/>
                    <w:szCs w:val="21"/>
                  </w:rPr>
                </w:rPrChange>
              </w:rPr>
              <w:t>最高投标限价的为无效报价，评标委员会将否决其投标</w:t>
            </w:r>
            <w:r>
              <w:rPr>
                <w:rFonts w:hint="eastAsia" w:ascii="宋体" w:hAnsi="宋体" w:cs="宋体"/>
                <w:b/>
                <w:bCs/>
                <w:snapToGrid w:val="0"/>
                <w:szCs w:val="21"/>
                <w:rPrChange w:id="17" w:author="Yong Liang (梁勇)" w:date="2026-08-06T17:14:00Z">
                  <w:rPr>
                    <w:rFonts w:hint="eastAsia" w:ascii="宋体" w:hAnsi="宋体" w:cs="宋体"/>
                    <w:b/>
                    <w:snapToGrid w:val="0"/>
                    <w:szCs w:val="21"/>
                  </w:rPr>
                </w:rPrChange>
              </w:rPr>
              <w:t>；</w:t>
            </w:r>
          </w:p>
          <w:p>
            <w:pPr>
              <w:numPr>
                <w:ilvl w:val="0"/>
                <w:numId w:val="1"/>
              </w:numPr>
              <w:adjustRightInd w:val="0"/>
              <w:spacing w:line="0" w:lineRule="atLeast"/>
              <w:jc w:val="left"/>
              <w:textAlignment w:val="baseline"/>
              <w:rPr>
                <w:rFonts w:ascii="宋体" w:hAnsi="宋体"/>
                <w:b/>
                <w:bCs/>
                <w:color w:val="000000"/>
                <w:szCs w:val="21"/>
                <w:rPrChange w:id="18" w:author="Yong Liang (梁勇)" w:date="2026-08-06T17:14:00Z">
                  <w:rPr>
                    <w:rFonts w:ascii="宋体" w:hAnsi="宋体"/>
                    <w:b/>
                    <w:color w:val="000000"/>
                    <w:szCs w:val="21"/>
                  </w:rPr>
                </w:rPrChange>
              </w:rPr>
            </w:pPr>
            <w:r>
              <w:rPr>
                <w:rFonts w:hint="eastAsia"/>
                <w:b/>
                <w:bCs/>
              </w:rPr>
              <w:t>二阶段设计费部分最高限价：</w:t>
            </w:r>
            <w:r>
              <w:rPr>
                <w:rFonts w:hint="eastAsia" w:ascii="宋体" w:hAnsi="宋体"/>
                <w:b/>
                <w:bCs/>
                <w:color w:val="000000"/>
                <w:szCs w:val="21"/>
              </w:rPr>
              <w:t>小写（未税）：</w:t>
            </w:r>
            <w:r>
              <w:rPr>
                <w:rFonts w:ascii="宋体" w:hAnsi="宋体"/>
                <w:b/>
                <w:bCs/>
                <w:color w:val="000000"/>
                <w:szCs w:val="21"/>
                <w:u w:val="single"/>
              </w:rPr>
              <w:t>53,929,726.24</w:t>
            </w:r>
            <w:r>
              <w:rPr>
                <w:rFonts w:hint="eastAsia"/>
                <w:b/>
                <w:bCs/>
                <w:color w:val="000000"/>
              </w:rPr>
              <w:t>；</w:t>
            </w:r>
            <w:r>
              <w:rPr>
                <w:rFonts w:hint="eastAsia" w:ascii="宋体" w:hAnsi="宋体"/>
                <w:b/>
                <w:bCs/>
                <w:color w:val="000000"/>
                <w:szCs w:val="21"/>
              </w:rPr>
              <w:t>大写：</w:t>
            </w:r>
            <w:r>
              <w:rPr>
                <w:rFonts w:hint="eastAsia" w:ascii="宋体" w:hAnsi="宋体"/>
                <w:b/>
                <w:bCs/>
                <w:color w:val="000000"/>
                <w:szCs w:val="21"/>
                <w:u w:val="single"/>
              </w:rPr>
              <w:t>伍仟叁佰玖拾贰万玖仟柒佰贰拾陆元贰角肆分</w:t>
            </w:r>
            <w:r>
              <w:rPr>
                <w:rFonts w:hint="eastAsia" w:ascii="宋体" w:hAnsi="宋体"/>
                <w:b/>
                <w:bCs/>
                <w:color w:val="000000"/>
                <w:szCs w:val="21"/>
                <w:u w:val="single"/>
                <w:rPrChange w:id="19" w:author="Yong Liang (梁勇)" w:date="2026-08-06T17:14:00Z">
                  <w:rPr>
                    <w:rFonts w:hint="eastAsia" w:ascii="宋体" w:hAnsi="宋体"/>
                    <w:b/>
                    <w:color w:val="000000"/>
                    <w:szCs w:val="21"/>
                    <w:u w:val="single"/>
                  </w:rPr>
                </w:rPrChange>
              </w:rPr>
              <w:t xml:space="preserve">  </w:t>
            </w:r>
            <w:r>
              <w:rPr>
                <w:rFonts w:hint="eastAsia" w:ascii="宋体" w:hAnsi="宋体"/>
                <w:b/>
                <w:bCs/>
                <w:color w:val="000000"/>
                <w:szCs w:val="21"/>
                <w:rPrChange w:id="20" w:author="Yong Liang (梁勇)" w:date="2026-08-06T17:14:00Z">
                  <w:rPr>
                    <w:rFonts w:hint="eastAsia" w:ascii="宋体" w:hAnsi="宋体"/>
                    <w:b/>
                    <w:color w:val="000000"/>
                    <w:szCs w:val="21"/>
                  </w:rPr>
                </w:rPrChange>
              </w:rPr>
              <w:t>，</w:t>
            </w:r>
            <w:r>
              <w:rPr>
                <w:rFonts w:hint="eastAsia" w:ascii="宋体" w:hAnsi="宋体" w:cs="宋体"/>
                <w:b/>
                <w:bCs/>
                <w:snapToGrid w:val="0"/>
                <w:szCs w:val="21"/>
                <w:rPrChange w:id="21" w:author="Yong Liang (梁勇)" w:date="2026-08-06T17:14:00Z">
                  <w:rPr>
                    <w:rFonts w:hint="eastAsia" w:ascii="宋体" w:hAnsi="宋体" w:cs="宋体"/>
                    <w:b/>
                    <w:snapToGrid w:val="0"/>
                    <w:szCs w:val="21"/>
                  </w:rPr>
                </w:rPrChange>
              </w:rPr>
              <w:t>设计费部分</w:t>
            </w:r>
            <w:r>
              <w:rPr>
                <w:rFonts w:hint="eastAsia" w:ascii="宋体" w:hAnsi="宋体"/>
                <w:b/>
                <w:bCs/>
                <w:szCs w:val="21"/>
                <w:rPrChange w:id="22" w:author="Yong Liang (梁勇)" w:date="2026-08-06T17:14:00Z">
                  <w:rPr>
                    <w:rFonts w:hint="eastAsia" w:ascii="宋体" w:hAnsi="宋体"/>
                    <w:b/>
                    <w:szCs w:val="21"/>
                  </w:rPr>
                </w:rPrChange>
              </w:rPr>
              <w:t>报价</w:t>
            </w:r>
            <w:r>
              <w:rPr>
                <w:rFonts w:ascii="宋体" w:hAnsi="宋体"/>
                <w:b/>
                <w:bCs/>
                <w:szCs w:val="21"/>
                <w:rPrChange w:id="23" w:author="Yong Liang (梁勇)" w:date="2026-08-06T17:14:00Z">
                  <w:rPr>
                    <w:rFonts w:ascii="宋体" w:hAnsi="宋体"/>
                    <w:b/>
                    <w:szCs w:val="21"/>
                  </w:rPr>
                </w:rPrChange>
              </w:rPr>
              <w:t>超过</w:t>
            </w:r>
            <w:r>
              <w:rPr>
                <w:rFonts w:hint="eastAsia" w:ascii="宋体" w:hAnsi="宋体" w:cs="宋体"/>
                <w:b/>
                <w:bCs/>
                <w:snapToGrid w:val="0"/>
                <w:szCs w:val="21"/>
                <w:rPrChange w:id="24" w:author="Yong Liang (梁勇)" w:date="2026-08-06T17:14:00Z">
                  <w:rPr>
                    <w:rFonts w:hint="eastAsia" w:ascii="宋体" w:hAnsi="宋体" w:cs="宋体"/>
                    <w:b/>
                    <w:snapToGrid w:val="0"/>
                    <w:szCs w:val="21"/>
                  </w:rPr>
                </w:rPrChange>
              </w:rPr>
              <w:t>设计费部分的</w:t>
            </w:r>
            <w:r>
              <w:rPr>
                <w:rFonts w:ascii="宋体" w:hAnsi="宋体"/>
                <w:b/>
                <w:bCs/>
                <w:szCs w:val="21"/>
                <w:rPrChange w:id="25" w:author="Yong Liang (梁勇)" w:date="2026-08-06T17:14:00Z">
                  <w:rPr>
                    <w:rFonts w:ascii="宋体" w:hAnsi="宋体"/>
                    <w:b/>
                    <w:szCs w:val="21"/>
                  </w:rPr>
                </w:rPrChange>
              </w:rPr>
              <w:t>最高投标限价的为无效报价，评标委员会将否决其投标</w:t>
            </w:r>
            <w:r>
              <w:rPr>
                <w:rFonts w:hint="eastAsia" w:ascii="宋体" w:hAnsi="宋体" w:cs="宋体"/>
                <w:b/>
                <w:bCs/>
                <w:snapToGrid w:val="0"/>
                <w:szCs w:val="21"/>
                <w:rPrChange w:id="26" w:author="Yong Liang (梁勇)" w:date="2026-08-06T17:14:00Z">
                  <w:rPr>
                    <w:rFonts w:hint="eastAsia" w:ascii="宋体" w:hAnsi="宋体" w:cs="宋体"/>
                    <w:b/>
                    <w:snapToGrid w:val="0"/>
                    <w:szCs w:val="21"/>
                  </w:rPr>
                </w:rPrChange>
              </w:rPr>
              <w:t>；</w:t>
            </w:r>
          </w:p>
          <w:p>
            <w:pPr>
              <w:numPr>
                <w:ilvl w:val="0"/>
                <w:numId w:val="1"/>
              </w:numPr>
              <w:adjustRightInd w:val="0"/>
              <w:spacing w:line="0" w:lineRule="atLeast"/>
              <w:jc w:val="left"/>
              <w:textAlignment w:val="baseline"/>
              <w:rPr>
                <w:rFonts w:ascii="宋体" w:hAnsi="宋体"/>
                <w:b/>
                <w:bCs/>
                <w:color w:val="000000"/>
                <w:szCs w:val="21"/>
                <w:rPrChange w:id="27" w:author="Yong Liang (梁勇)" w:date="2026-08-06T17:14:00Z">
                  <w:rPr>
                    <w:rFonts w:ascii="宋体" w:hAnsi="宋体"/>
                    <w:b/>
                    <w:color w:val="000000"/>
                    <w:szCs w:val="21"/>
                  </w:rPr>
                </w:rPrChange>
              </w:rPr>
            </w:pPr>
            <w:r>
              <w:rPr>
                <w:rFonts w:hint="eastAsia"/>
                <w:b/>
                <w:bCs/>
              </w:rPr>
              <w:t>二阶段管理费部分最高限价：</w:t>
            </w:r>
            <w:r>
              <w:rPr>
                <w:rFonts w:hint="eastAsia" w:ascii="宋体" w:hAnsi="宋体"/>
                <w:b/>
                <w:bCs/>
                <w:color w:val="000000"/>
                <w:szCs w:val="21"/>
              </w:rPr>
              <w:t>小写（未税）：</w:t>
            </w:r>
            <w:r>
              <w:rPr>
                <w:rFonts w:ascii="宋体" w:hAnsi="宋体"/>
                <w:b/>
                <w:bCs/>
                <w:color w:val="000000"/>
                <w:szCs w:val="21"/>
                <w:u w:val="single"/>
              </w:rPr>
              <w:t>62,128,798.13</w:t>
            </w:r>
            <w:r>
              <w:rPr>
                <w:rFonts w:hint="eastAsia"/>
                <w:b/>
                <w:bCs/>
                <w:color w:val="000000"/>
              </w:rPr>
              <w:t>；</w:t>
            </w:r>
            <w:r>
              <w:rPr>
                <w:rFonts w:hint="eastAsia" w:ascii="宋体" w:hAnsi="宋体"/>
                <w:b/>
                <w:bCs/>
                <w:color w:val="000000"/>
                <w:szCs w:val="21"/>
              </w:rPr>
              <w:t>大写：</w:t>
            </w:r>
            <w:r>
              <w:rPr>
                <w:rFonts w:hint="eastAsia" w:ascii="宋体" w:hAnsi="宋体"/>
                <w:b/>
                <w:bCs/>
                <w:color w:val="000000"/>
                <w:szCs w:val="21"/>
                <w:u w:val="single"/>
              </w:rPr>
              <w:t>陆仟贰佰壹拾贰万捌仟柒佰玖拾捌元壹角叁分</w:t>
            </w:r>
            <w:r>
              <w:rPr>
                <w:rFonts w:hint="eastAsia" w:ascii="宋体" w:hAnsi="宋体"/>
                <w:b/>
                <w:bCs/>
                <w:color w:val="000000"/>
                <w:szCs w:val="21"/>
                <w:u w:val="single"/>
                <w:rPrChange w:id="28" w:author="Yong Liang (梁勇)" w:date="2026-08-06T17:14:00Z">
                  <w:rPr>
                    <w:rFonts w:hint="eastAsia" w:ascii="宋体" w:hAnsi="宋体"/>
                    <w:b/>
                    <w:color w:val="000000"/>
                    <w:szCs w:val="21"/>
                    <w:u w:val="single"/>
                  </w:rPr>
                </w:rPrChange>
              </w:rPr>
              <w:t xml:space="preserve">  </w:t>
            </w:r>
            <w:r>
              <w:rPr>
                <w:rFonts w:hint="eastAsia" w:ascii="宋体" w:hAnsi="宋体"/>
                <w:b/>
                <w:bCs/>
                <w:color w:val="000000"/>
                <w:szCs w:val="21"/>
                <w:rPrChange w:id="29" w:author="Yong Liang (梁勇)" w:date="2026-08-06T17:14:00Z">
                  <w:rPr>
                    <w:rFonts w:hint="eastAsia" w:ascii="宋体" w:hAnsi="宋体"/>
                    <w:b/>
                    <w:color w:val="000000"/>
                    <w:szCs w:val="21"/>
                  </w:rPr>
                </w:rPrChange>
              </w:rPr>
              <w:t>，</w:t>
            </w:r>
            <w:r>
              <w:rPr>
                <w:rFonts w:hint="eastAsia" w:ascii="宋体" w:hAnsi="宋体" w:cs="宋体"/>
                <w:b/>
                <w:bCs/>
                <w:snapToGrid w:val="0"/>
                <w:szCs w:val="21"/>
                <w:rPrChange w:id="30" w:author="Yong Liang (梁勇)" w:date="2026-08-06T17:14:00Z">
                  <w:rPr>
                    <w:rFonts w:hint="eastAsia" w:ascii="宋体" w:hAnsi="宋体" w:cs="宋体"/>
                    <w:b/>
                    <w:snapToGrid w:val="0"/>
                    <w:szCs w:val="21"/>
                  </w:rPr>
                </w:rPrChange>
              </w:rPr>
              <w:t>管理费部分</w:t>
            </w:r>
            <w:r>
              <w:rPr>
                <w:rFonts w:hint="eastAsia" w:ascii="宋体" w:hAnsi="宋体"/>
                <w:b/>
                <w:bCs/>
                <w:szCs w:val="21"/>
                <w:rPrChange w:id="31" w:author="Yong Liang (梁勇)" w:date="2026-08-06T17:14:00Z">
                  <w:rPr>
                    <w:rFonts w:hint="eastAsia" w:ascii="宋体" w:hAnsi="宋体"/>
                    <w:b/>
                    <w:szCs w:val="21"/>
                  </w:rPr>
                </w:rPrChange>
              </w:rPr>
              <w:t>报价</w:t>
            </w:r>
            <w:r>
              <w:rPr>
                <w:rFonts w:ascii="宋体" w:hAnsi="宋体"/>
                <w:b/>
                <w:bCs/>
                <w:szCs w:val="21"/>
                <w:rPrChange w:id="32" w:author="Yong Liang (梁勇)" w:date="2026-08-06T17:14:00Z">
                  <w:rPr>
                    <w:rFonts w:ascii="宋体" w:hAnsi="宋体"/>
                    <w:b/>
                    <w:szCs w:val="21"/>
                  </w:rPr>
                </w:rPrChange>
              </w:rPr>
              <w:t>超过</w:t>
            </w:r>
            <w:r>
              <w:rPr>
                <w:rFonts w:hint="eastAsia" w:ascii="宋体" w:hAnsi="宋体" w:cs="宋体"/>
                <w:b/>
                <w:bCs/>
                <w:snapToGrid w:val="0"/>
                <w:szCs w:val="21"/>
                <w:rPrChange w:id="33" w:author="Yong Liang (梁勇)" w:date="2026-08-06T17:14:00Z">
                  <w:rPr>
                    <w:rFonts w:hint="eastAsia" w:ascii="宋体" w:hAnsi="宋体" w:cs="宋体"/>
                    <w:b/>
                    <w:snapToGrid w:val="0"/>
                    <w:szCs w:val="21"/>
                  </w:rPr>
                </w:rPrChange>
              </w:rPr>
              <w:t>管理费部分的</w:t>
            </w:r>
            <w:r>
              <w:rPr>
                <w:rFonts w:ascii="宋体" w:hAnsi="宋体"/>
                <w:b/>
                <w:bCs/>
                <w:szCs w:val="21"/>
                <w:rPrChange w:id="34" w:author="Yong Liang (梁勇)" w:date="2026-08-06T17:14:00Z">
                  <w:rPr>
                    <w:rFonts w:ascii="宋体" w:hAnsi="宋体"/>
                    <w:b/>
                    <w:szCs w:val="21"/>
                  </w:rPr>
                </w:rPrChange>
              </w:rPr>
              <w:t>最高投标限价的为无效报价，评标委员会将否决其投标</w:t>
            </w:r>
            <w:r>
              <w:rPr>
                <w:rFonts w:hint="eastAsia" w:ascii="宋体" w:hAnsi="宋体" w:cs="宋体"/>
                <w:b/>
                <w:bCs/>
                <w:snapToGrid w:val="0"/>
                <w:szCs w:val="21"/>
                <w:rPrChange w:id="35" w:author="Yong Liang (梁勇)" w:date="2026-08-06T17:14:00Z">
                  <w:rPr>
                    <w:rFonts w:hint="eastAsia" w:ascii="宋体" w:hAnsi="宋体" w:cs="宋体"/>
                    <w:b/>
                    <w:snapToGrid w:val="0"/>
                    <w:szCs w:val="21"/>
                  </w:rPr>
                </w:rPrChange>
              </w:rPr>
              <w:t>；</w:t>
            </w:r>
          </w:p>
          <w:p>
            <w:pPr>
              <w:adjustRightInd w:val="0"/>
              <w:snapToGrid w:val="0"/>
              <w:rPr>
                <w:rFonts w:eastAsiaTheme="minorEastAsia"/>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3.2.5</w:t>
            </w:r>
          </w:p>
        </w:tc>
        <w:tc>
          <w:tcPr>
            <w:tcW w:w="16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投标报价的其他要求</w:t>
            </w:r>
          </w:p>
        </w:tc>
        <w:tc>
          <w:tcPr>
            <w:tcW w:w="5724" w:type="dxa"/>
            <w:shd w:val="clear" w:color="auto" w:fill="auto"/>
            <w:vAlign w:val="center"/>
          </w:tcPr>
          <w:p>
            <w:pPr>
              <w:adjustRightInd w:val="0"/>
              <w:snapToGrid w:val="0"/>
              <w:ind w:left="480" w:leftChars="200"/>
              <w:rPr>
                <w:rFonts w:ascii="宋体" w:hAnsi="宋体" w:cs="宋体"/>
                <w:b/>
                <w:szCs w:val="21"/>
              </w:rPr>
            </w:pPr>
            <w:r>
              <w:rPr>
                <w:rFonts w:hint="eastAsia" w:ascii="宋体" w:hAnsi="宋体" w:cs="宋体"/>
                <w:b/>
                <w:szCs w:val="21"/>
              </w:rPr>
              <w:t>1、报价分为二部分。</w:t>
            </w:r>
          </w:p>
          <w:p>
            <w:pPr>
              <w:adjustRightInd w:val="0"/>
              <w:snapToGrid w:val="0"/>
              <w:rPr>
                <w:rFonts w:ascii="宋体" w:hAnsi="宋体" w:cs="宋体"/>
                <w:b/>
                <w:szCs w:val="21"/>
              </w:rPr>
            </w:pPr>
            <w:r>
              <w:rPr>
                <w:rFonts w:hint="eastAsia" w:ascii="宋体" w:hAnsi="宋体" w:cs="宋体"/>
                <w:b/>
                <w:szCs w:val="21"/>
              </w:rPr>
              <w:t>第一部分：设计费报价，分为一阶段、二阶段；</w:t>
            </w:r>
          </w:p>
          <w:p>
            <w:pPr>
              <w:adjustRightInd w:val="0"/>
              <w:snapToGrid w:val="0"/>
              <w:rPr>
                <w:rFonts w:ascii="宋体" w:hAnsi="宋体" w:cs="宋体"/>
                <w:b/>
                <w:szCs w:val="21"/>
              </w:rPr>
            </w:pPr>
            <w:r>
              <w:rPr>
                <w:rFonts w:hint="eastAsia" w:ascii="宋体" w:hAnsi="宋体" w:cs="宋体"/>
                <w:b/>
                <w:szCs w:val="21"/>
              </w:rPr>
              <w:t>第二部分：管理费报价，分为一阶段、二阶段；；</w:t>
            </w:r>
          </w:p>
          <w:p>
            <w:pPr>
              <w:adjustRightInd w:val="0"/>
              <w:snapToGrid w:val="0"/>
              <w:rPr>
                <w:rFonts w:ascii="宋体" w:hAnsi="宋体" w:cs="宋体"/>
                <w:b/>
                <w:szCs w:val="21"/>
              </w:rPr>
            </w:pPr>
            <w:r>
              <w:rPr>
                <w:rFonts w:hint="eastAsia" w:ascii="宋体" w:hAnsi="宋体" w:cs="宋体"/>
                <w:b/>
                <w:szCs w:val="21"/>
              </w:rPr>
              <w:t>设计费、管理费结算金额不超过设计费、管理费中标价格。</w:t>
            </w:r>
          </w:p>
          <w:p>
            <w:pPr>
              <w:adjustRightInd w:val="0"/>
              <w:snapToGrid w:val="0"/>
              <w:rPr>
                <w:rFonts w:ascii="宋体" w:hAnsi="宋体" w:cs="宋体"/>
                <w:b/>
                <w:szCs w:val="21"/>
              </w:rPr>
            </w:pPr>
            <w:r>
              <w:rPr>
                <w:rFonts w:hint="eastAsia" w:ascii="宋体" w:hAnsi="宋体" w:cs="宋体"/>
                <w:b/>
                <w:szCs w:val="21"/>
              </w:rPr>
              <w:t>投标人的总报价为第一部分、第二部分报价的合计。具体详见第七章投标文件格式报价文件中的投标总报价；</w:t>
            </w:r>
          </w:p>
          <w:p>
            <w:pPr>
              <w:adjustRightInd w:val="0"/>
              <w:snapToGrid w:val="0"/>
              <w:rPr>
                <w:rFonts w:ascii="宋体" w:hAnsi="宋体" w:cs="宋体"/>
                <w:szCs w:val="21"/>
              </w:rPr>
            </w:pPr>
            <w:r>
              <w:rPr>
                <w:rFonts w:hint="eastAsia" w:ascii="宋体" w:hAnsi="宋体" w:cs="宋体"/>
                <w:szCs w:val="21"/>
              </w:rPr>
              <w:t>2、为满足建设单位项目功能和使用需求等，中标人须无条件按要求进行设计方案的调整，直至满足要求为止，确保施工图通过招标人及相关部门审查，并监督施工单位按施工图进行施工，不额外增加费用。此要求为本项目招标的基本条件之一，亦属于招标人确定中标人的重要条件之一，中标人不得以该条件存在公允问题提出异议。</w:t>
            </w:r>
          </w:p>
          <w:p>
            <w:pPr>
              <w:adjustRightInd w:val="0"/>
              <w:snapToGrid w:val="0"/>
              <w:rPr>
                <w:rFonts w:ascii="宋体" w:hAnsi="宋体" w:cs="宋体"/>
                <w:szCs w:val="21"/>
              </w:rPr>
            </w:pPr>
            <w:r>
              <w:rPr>
                <w:rFonts w:ascii="宋体" w:hAnsi="宋体" w:cs="宋体"/>
                <w:szCs w:val="21"/>
              </w:rPr>
              <w:t>3</w:t>
            </w:r>
            <w:r>
              <w:rPr>
                <w:rFonts w:hint="eastAsia" w:ascii="宋体" w:hAnsi="宋体" w:cs="宋体"/>
                <w:szCs w:val="21"/>
              </w:rPr>
              <w:t>、中标人为完成本项目设计工作及项目管理工作而发生的费用包括但不限于人员工资、福利、交通费、差旅费、餐饮、住宿、通信费、专家论证费、审图费、设计配合费、设计变更费、利润、风险金等一切费用已包含在设计费和管理费中，不再额外增加费用；</w:t>
            </w:r>
          </w:p>
          <w:p>
            <w:pPr>
              <w:adjustRightInd w:val="0"/>
              <w:snapToGrid w:val="0"/>
              <w:rPr>
                <w:rFonts w:ascii="宋体" w:hAnsi="宋体" w:cs="宋体"/>
                <w:szCs w:val="21"/>
              </w:rPr>
            </w:pPr>
            <w:r>
              <w:rPr>
                <w:rFonts w:ascii="宋体" w:hAnsi="宋体" w:cs="宋体"/>
                <w:szCs w:val="21"/>
              </w:rPr>
              <w:t>4</w:t>
            </w:r>
            <w:r>
              <w:rPr>
                <w:rFonts w:hint="eastAsia" w:ascii="宋体" w:hAnsi="宋体" w:cs="宋体"/>
                <w:szCs w:val="21"/>
              </w:rPr>
              <w:t>、因投标时采用的服务方案、设计方案、技术措施或组织措施等考虑不足，需要调整方案的费用已包含在设计费和管理费中，不再额外增加费用。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3.3.1</w:t>
            </w:r>
          </w:p>
        </w:tc>
        <w:tc>
          <w:tcPr>
            <w:tcW w:w="1695" w:type="dxa"/>
            <w:vAlign w:val="center"/>
          </w:tcPr>
          <w:p>
            <w:pPr>
              <w:jc w:val="center"/>
              <w:rPr>
                <w:color w:val="000000" w:themeColor="text1"/>
                <w14:textFill>
                  <w14:solidFill>
                    <w14:schemeClr w14:val="tx1"/>
                  </w14:solidFill>
                </w14:textFill>
              </w:rPr>
            </w:pPr>
            <w:r>
              <w:rPr>
                <w:rFonts w:hint="eastAsia"/>
                <w:bCs/>
                <w:color w:val="000000" w:themeColor="text1"/>
                <w14:textFill>
                  <w14:solidFill>
                    <w14:schemeClr w14:val="tx1"/>
                  </w14:solidFill>
                </w14:textFill>
              </w:rPr>
              <w:t>投标有效期</w:t>
            </w:r>
          </w:p>
        </w:tc>
        <w:tc>
          <w:tcPr>
            <w:tcW w:w="5724" w:type="dxa"/>
            <w:vAlign w:val="center"/>
          </w:tcPr>
          <w:p>
            <w:pPr>
              <w:adjustRightInd w:val="0"/>
              <w:snapToGrid w:val="0"/>
              <w:rPr>
                <w:color w:val="000000" w:themeColor="text1"/>
                <w14:textFill>
                  <w14:solidFill>
                    <w14:schemeClr w14:val="tx1"/>
                  </w14:solidFill>
                </w14:textFill>
              </w:rPr>
            </w:pPr>
            <w:r>
              <w:rPr>
                <w:rFonts w:hint="eastAsia"/>
                <w:bCs/>
                <w:color w:val="000000" w:themeColor="text1"/>
                <w14:textFill>
                  <w14:solidFill>
                    <w14:schemeClr w14:val="tx1"/>
                  </w14:solidFill>
                </w14:textFill>
              </w:rPr>
              <w:t>自投标人递交投标文件截止之日起计算120日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3.4.1</w:t>
            </w:r>
          </w:p>
        </w:tc>
        <w:tc>
          <w:tcPr>
            <w:tcW w:w="1695" w:type="dxa"/>
            <w:vAlign w:val="center"/>
          </w:tcPr>
          <w:p>
            <w:pPr>
              <w:jc w:val="center"/>
              <w:rPr>
                <w:color w:val="000000" w:themeColor="text1"/>
                <w14:textFill>
                  <w14:solidFill>
                    <w14:schemeClr w14:val="tx1"/>
                  </w14:solidFill>
                </w14:textFill>
              </w:rPr>
            </w:pPr>
            <w:r>
              <w:rPr>
                <w:rFonts w:hint="eastAsia"/>
                <w:bCs/>
                <w:color w:val="000000" w:themeColor="text1"/>
                <w14:textFill>
                  <w14:solidFill>
                    <w14:schemeClr w14:val="tx1"/>
                  </w14:solidFill>
                </w14:textFill>
              </w:rPr>
              <w:t>投标保证金</w:t>
            </w:r>
          </w:p>
        </w:tc>
        <w:tc>
          <w:tcPr>
            <w:tcW w:w="5724" w:type="dxa"/>
            <w:vAlign w:val="center"/>
          </w:tcPr>
          <w:p>
            <w:pPr>
              <w:adjustRightInd w:val="0"/>
              <w:snapToGrid w:val="0"/>
              <w:rPr>
                <w:bCs/>
                <w:color w:val="000000" w:themeColor="text1"/>
                <w14:textFill>
                  <w14:solidFill>
                    <w14:schemeClr w14:val="tx1"/>
                  </w14:solidFill>
                </w14:textFill>
              </w:rPr>
            </w:pPr>
            <w:commentRangeStart w:id="4"/>
            <w:r>
              <w:rPr>
                <w:rFonts w:hint="eastAsia"/>
                <w:bCs/>
                <w:color w:val="000000" w:themeColor="text1"/>
                <w14:textFill>
                  <w14:solidFill>
                    <w14:schemeClr w14:val="tx1"/>
                  </w14:solidFill>
                </w14:textFill>
              </w:rPr>
              <w:t>是否要求投标人提交投标保证金：</w:t>
            </w:r>
            <w:commentRangeEnd w:id="4"/>
            <w:r>
              <w:rPr>
                <w:rStyle w:val="42"/>
              </w:rPr>
              <w:commentReference w:id="4"/>
            </w:r>
          </w:p>
          <w:p>
            <w:pPr>
              <w:adjustRightInd w:val="0"/>
              <w:snapToGrid w:val="0"/>
              <w:rPr>
                <w:bCs/>
                <w:color w:val="000000" w:themeColor="text1"/>
                <w14:textFill>
                  <w14:solidFill>
                    <w14:schemeClr w14:val="tx1"/>
                  </w14:solidFill>
                </w14:textFill>
              </w:rPr>
            </w:pPr>
            <w:r>
              <w:rPr>
                <w:rFonts w:ascii="Wingdings 2" w:hAnsi="Wingdings 2" w:eastAsia="Wingdings 2" w:cs="Wingdings 2"/>
                <w:bCs/>
                <w:color w:val="000000" w:themeColor="text1"/>
                <w14:textFill>
                  <w14:solidFill>
                    <w14:schemeClr w14:val="tx1"/>
                  </w14:solidFill>
                </w14:textFill>
              </w:rPr>
              <w:t>£</w:t>
            </w:r>
            <w:r>
              <w:rPr>
                <w:rFonts w:hint="eastAsia"/>
                <w:bCs/>
                <w:color w:val="000000" w:themeColor="text1"/>
                <w14:textFill>
                  <w14:solidFill>
                    <w14:schemeClr w14:val="tx1"/>
                  </w14:solidFill>
                </w14:textFill>
              </w:rPr>
              <w:t>不要求</w:t>
            </w:r>
          </w:p>
          <w:p>
            <w:pPr>
              <w:adjustRightInd w:val="0"/>
              <w:snapToGrid w:val="0"/>
              <w:rPr>
                <w:bCs/>
                <w:color w:val="000000" w:themeColor="text1"/>
                <w14:textFill>
                  <w14:solidFill>
                    <w14:schemeClr w14:val="tx1"/>
                  </w14:solidFill>
                </w14:textFill>
              </w:rPr>
            </w:pPr>
            <w:r>
              <w:rPr>
                <w:rFonts w:hint="eastAsia"/>
                <w:color w:val="000000" w:themeColor="text1"/>
                <w14:textFill>
                  <w14:solidFill>
                    <w14:schemeClr w14:val="tx1"/>
                  </w14:solidFill>
                </w14:textFill>
              </w:rPr>
              <w:t>☑</w:t>
            </w:r>
            <w:r>
              <w:rPr>
                <w:rFonts w:hint="eastAsia"/>
                <w:bCs/>
                <w:color w:val="000000" w:themeColor="text1"/>
                <w14:textFill>
                  <w14:solidFill>
                    <w14:schemeClr w14:val="tx1"/>
                  </w14:solidFill>
                </w14:textFill>
              </w:rPr>
              <w:t>要求，具体如下：</w:t>
            </w:r>
          </w:p>
          <w:p>
            <w:pPr>
              <w:widowControl/>
              <w:numPr>
                <w:ilvl w:val="0"/>
                <w:numId w:val="2"/>
              </w:num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投标保证金的金额：</w:t>
            </w:r>
          </w:p>
          <w:p>
            <w:pPr>
              <w:widowControl/>
              <w:numPr>
                <w:ilvl w:val="255"/>
                <w:numId w:val="0"/>
              </w:numPr>
              <w:adjustRightInd w:val="0"/>
              <w:snapToGrid w:val="0"/>
              <w:rPr>
                <w:bCs/>
                <w:color w:val="000000" w:themeColor="text1"/>
                <w:highlight w:val="yellow"/>
                <w14:textFill>
                  <w14:solidFill>
                    <w14:schemeClr w14:val="tx1"/>
                  </w14:solidFill>
                </w14:textFill>
              </w:rPr>
            </w:pPr>
            <w:r>
              <w:rPr>
                <w:rFonts w:hint="eastAsia" w:ascii="宋体" w:hAnsi="宋体"/>
                <w:color w:val="000000" w:themeColor="text1"/>
                <w:lang w:bidi="ar"/>
                <w14:textFill>
                  <w14:solidFill>
                    <w14:schemeClr w14:val="tx1"/>
                  </w14:solidFill>
                </w14:textFill>
              </w:rPr>
              <w:t>人民币</w:t>
            </w:r>
            <w:r>
              <w:rPr>
                <w:rFonts w:hint="eastAsia"/>
                <w:bCs/>
                <w:color w:val="000000" w:themeColor="text1"/>
                <w:highlight w:val="yellow"/>
                <w14:textFill>
                  <w14:solidFill>
                    <w14:schemeClr w14:val="tx1"/>
                  </w14:solidFill>
                </w14:textFill>
              </w:rPr>
              <w:t>50万元</w:t>
            </w:r>
          </w:p>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（2）投标保证金的形式：</w:t>
            </w:r>
          </w:p>
          <w:p>
            <w:pPr>
              <w:adjustRightInd w:val="0"/>
              <w:snapToGrid w:val="0"/>
              <w:rPr>
                <w:bCs/>
                <w:color w:val="000000" w:themeColor="text1"/>
                <w14:textFill>
                  <w14:solidFill>
                    <w14:schemeClr w14:val="tx1"/>
                  </w14:solidFill>
                </w14:textFill>
              </w:rPr>
            </w:pPr>
            <w:r>
              <w:rPr>
                <w:rFonts w:hint="eastAsia"/>
                <w:color w:val="000000" w:themeColor="text1"/>
                <w14:textFill>
                  <w14:solidFill>
                    <w14:schemeClr w14:val="tx1"/>
                  </w14:solidFill>
                </w14:textFill>
              </w:rPr>
              <w:t>☑</w:t>
            </w:r>
            <w:r>
              <w:rPr>
                <w:rFonts w:hint="eastAsia"/>
                <w:bCs/>
                <w:color w:val="000000" w:themeColor="text1"/>
                <w14:textFill>
                  <w14:solidFill>
                    <w14:schemeClr w14:val="tx1"/>
                  </w14:solidFill>
                </w14:textFill>
              </w:rPr>
              <w:t>电子保函</w:t>
            </w:r>
          </w:p>
          <w:p>
            <w:pPr>
              <w:adjustRightInd w:val="0"/>
              <w:snapToGrid w:val="0"/>
              <w:rPr>
                <w:bCs/>
                <w:color w:val="000000" w:themeColor="text1"/>
                <w14:textFill>
                  <w14:solidFill>
                    <w14:schemeClr w14:val="tx1"/>
                  </w14:solidFill>
                </w14:textFill>
              </w:rPr>
            </w:pPr>
            <w:r>
              <w:rPr>
                <w:rFonts w:hint="eastAsia"/>
                <w:color w:val="000000" w:themeColor="text1"/>
                <w14:textFill>
                  <w14:solidFill>
                    <w14:schemeClr w14:val="tx1"/>
                  </w14:solidFill>
                </w14:textFill>
              </w:rPr>
              <w:t>☑</w:t>
            </w:r>
            <w:r>
              <w:rPr>
                <w:rFonts w:hint="eastAsia"/>
                <w:bCs/>
                <w:color w:val="000000" w:themeColor="text1"/>
                <w14:textFill>
                  <w14:solidFill>
                    <w14:schemeClr w14:val="tx1"/>
                  </w14:solidFill>
                </w14:textFill>
              </w:rPr>
              <w:t>现金（银行转账、银行电汇）</w:t>
            </w:r>
          </w:p>
          <w:p>
            <w:pPr>
              <w:adjustRightInd w:val="0"/>
              <w:snapToGrid w:val="0"/>
              <w:rPr>
                <w:bCs/>
                <w:color w:val="000000" w:themeColor="text1"/>
                <w14:textFill>
                  <w14:solidFill>
                    <w14:schemeClr w14:val="tx1"/>
                  </w14:solidFill>
                </w14:textFill>
              </w:rPr>
            </w:pPr>
            <w:r>
              <w:rPr>
                <w:rFonts w:hint="eastAsia"/>
                <w:color w:val="000000" w:themeColor="text1"/>
                <w14:textFill>
                  <w14:solidFill>
                    <w14:schemeClr w14:val="tx1"/>
                  </w14:solidFill>
                </w14:textFill>
              </w:rPr>
              <w:t>☑</w:t>
            </w:r>
            <w:r>
              <w:rPr>
                <w:rFonts w:hint="eastAsia"/>
                <w:bCs/>
                <w:color w:val="000000" w:themeColor="text1"/>
                <w14:textFill>
                  <w14:solidFill>
                    <w14:schemeClr w14:val="tx1"/>
                  </w14:solidFill>
                </w14:textFill>
              </w:rPr>
              <w:t>纸质保函（纸质银行保函、纸质担保机构担保、纸质保证保险）</w:t>
            </w:r>
          </w:p>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（3）具体要求：</w:t>
            </w:r>
          </w:p>
          <w:p>
            <w:pPr>
              <w:adjustRightInd w:val="0"/>
              <w:snapToGrid w:val="0"/>
              <w:rPr>
                <w:bCs/>
                <w:color w:val="000000" w:themeColor="text1"/>
                <w14:textFill>
                  <w14:solidFill>
                    <w14:schemeClr w14:val="tx1"/>
                  </w14:solidFill>
                </w14:textFill>
              </w:rPr>
            </w:pPr>
            <w:r>
              <w:rPr>
                <w:bCs/>
                <w:color w:val="000000" w:themeColor="text1"/>
                <w14:textFill>
                  <w14:solidFill>
                    <w14:schemeClr w14:val="tx1"/>
                  </w14:solidFill>
                </w14:textFill>
              </w:rPr>
              <w:t>①</w:t>
            </w:r>
            <w:r>
              <w:rPr>
                <w:rFonts w:hint="eastAsia"/>
                <w:bCs/>
                <w:color w:val="000000" w:themeColor="text1"/>
                <w14:textFill>
                  <w14:solidFill>
                    <w14:schemeClr w14:val="tx1"/>
                  </w14:solidFill>
                </w14:textFill>
              </w:rPr>
              <w:t>采用现金形式的，投标保证金应当从投标人基本存款账户转出，投标保证金的到账截止时间为投标截止时间。投标保证金转出账户与投标人投标文件提供的基本存款账户不一致的，视为未按照招标文件规定提交投标保证金。提交投标保证金的开户银行及账号见投标邀请书（选择任何一家银行提交即可）。</w:t>
            </w:r>
          </w:p>
          <w:p>
            <w:pPr>
              <w:adjustRightInd w:val="0"/>
              <w:snapToGrid w:val="0"/>
              <w:rPr>
                <w:bCs/>
                <w:color w:val="000000" w:themeColor="text1"/>
                <w14:textFill>
                  <w14:solidFill>
                    <w14:schemeClr w14:val="tx1"/>
                  </w14:solidFill>
                </w14:textFill>
              </w:rPr>
            </w:pPr>
            <w:r>
              <w:rPr>
                <w:bCs/>
                <w:color w:val="000000" w:themeColor="text1"/>
                <w14:textFill>
                  <w14:solidFill>
                    <w14:schemeClr w14:val="tx1"/>
                  </w14:solidFill>
                </w14:textFill>
              </w:rPr>
              <w:t>②</w:t>
            </w:r>
            <w:r>
              <w:rPr>
                <w:rFonts w:hint="eastAsia"/>
                <w:bCs/>
                <w:color w:val="000000" w:themeColor="text1"/>
                <w14:textFill>
                  <w14:solidFill>
                    <w14:schemeClr w14:val="tx1"/>
                  </w14:solidFill>
                </w14:textFill>
              </w:rPr>
              <w:t>采用纸质银行保函的，应为投标人基本存款账户开户行出具的不可撤销、不可转让的见索即付独立保函。</w:t>
            </w:r>
          </w:p>
          <w:p>
            <w:pPr>
              <w:adjustRightInd w:val="0"/>
              <w:snapToGrid w:val="0"/>
              <w:rPr>
                <w:bCs/>
                <w:color w:val="000000" w:themeColor="text1"/>
                <w14:textFill>
                  <w14:solidFill>
                    <w14:schemeClr w14:val="tx1"/>
                  </w14:solidFill>
                </w14:textFill>
              </w:rPr>
            </w:pPr>
            <w:r>
              <w:rPr>
                <w:bCs/>
                <w:color w:val="000000" w:themeColor="text1"/>
                <w14:textFill>
                  <w14:solidFill>
                    <w14:schemeClr w14:val="tx1"/>
                  </w14:solidFill>
                </w14:textFill>
              </w:rPr>
              <w:t>③</w:t>
            </w:r>
            <w:r>
              <w:rPr>
                <w:rFonts w:hint="eastAsia"/>
                <w:bCs/>
                <w:color w:val="000000" w:themeColor="text1"/>
                <w14:textFill>
                  <w14:solidFill>
                    <w14:schemeClr w14:val="tx1"/>
                  </w14:solidFill>
                </w14:textFill>
              </w:rPr>
              <w:t>采用纸质担保机构担保的，应为经安徽省地方金融监督管理局审查批准，依法取得融资担保业务经营许可证的融资担保机构出具的不可撤销、不可转让的见索即付独立保函。</w:t>
            </w:r>
          </w:p>
          <w:p>
            <w:pPr>
              <w:adjustRightInd w:val="0"/>
              <w:snapToGrid w:val="0"/>
              <w:rPr>
                <w:bCs/>
                <w:color w:val="000000" w:themeColor="text1"/>
                <w14:textFill>
                  <w14:solidFill>
                    <w14:schemeClr w14:val="tx1"/>
                  </w14:solidFill>
                </w14:textFill>
              </w:rPr>
            </w:pPr>
            <w:r>
              <w:rPr>
                <w:bCs/>
                <w:color w:val="000000" w:themeColor="text1"/>
                <w14:textFill>
                  <w14:solidFill>
                    <w14:schemeClr w14:val="tx1"/>
                  </w14:solidFill>
                </w14:textFill>
              </w:rPr>
              <w:t>④</w:t>
            </w:r>
            <w:r>
              <w:rPr>
                <w:rFonts w:hint="eastAsia"/>
                <w:bCs/>
                <w:color w:val="000000" w:themeColor="text1"/>
                <w14:textFill>
                  <w14:solidFill>
                    <w14:schemeClr w14:val="tx1"/>
                  </w14:solidFill>
                </w14:textFill>
              </w:rPr>
              <w:t>采用纸质保证保险的，应为保险公司出具的不可撤销、不可转让的见索即付保证保险。</w:t>
            </w:r>
          </w:p>
          <w:p>
            <w:pPr>
              <w:adjustRightInd w:val="0"/>
              <w:snapToGrid w:val="0"/>
              <w:rPr>
                <w:bCs/>
                <w:color w:val="000000" w:themeColor="text1"/>
                <w14:textFill>
                  <w14:solidFill>
                    <w14:schemeClr w14:val="tx1"/>
                  </w14:solidFill>
                </w14:textFill>
              </w:rPr>
            </w:pPr>
            <w:r>
              <w:rPr>
                <w:bCs/>
                <w:color w:val="000000" w:themeColor="text1"/>
                <w14:textFill>
                  <w14:solidFill>
                    <w14:schemeClr w14:val="tx1"/>
                  </w14:solidFill>
                </w14:textFill>
              </w:rPr>
              <w:t>⑤</w:t>
            </w:r>
            <w:r>
              <w:rPr>
                <w:rFonts w:hint="eastAsia"/>
                <w:bCs/>
                <w:color w:val="000000" w:themeColor="text1"/>
                <w14:textFill>
                  <w14:solidFill>
                    <w14:schemeClr w14:val="tx1"/>
                  </w14:solidFill>
                </w14:textFill>
              </w:rPr>
              <w:t>采用纸质担保机构担保、纸质保证保险的，办理担保机构担保、保证保险的费用必须从投标人基本账户汇（支）出。投标人须将本单位针对该项目（标段）从基本账户汇出保函（或保证保险）费用的凭证（须载有所投项目标段编号或项目名称、投标人基本账户信息、收取该费用的保函或保证保险出具单位名称及其账户信息）扫描件、基本存款账户信息（或基本账户开户许可证）扫描件、保函（或保证保险）扫描件编入投标文件中，由评标委员会在评标时审查认定。未提交或未完整提交的视为未按规定提交投标保证金。</w:t>
            </w:r>
          </w:p>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⑥采用电子保函的，请登录全国公共资源交易平台（安徽省•合肥市）（安徽合肥公共资源交易中心网站）“电子保函”栏目查看《合肥市（信易贷）电子保函平台投标保函操作手册》并按照操作手册规定内容办理。</w:t>
            </w:r>
          </w:p>
          <w:p>
            <w:pPr>
              <w:pStyle w:val="194"/>
              <w:keepNext w:val="0"/>
              <w:keepLines w:val="0"/>
              <w:adjustRightInd w:val="0"/>
              <w:snapToGrid w:val="0"/>
              <w:spacing w:before="240" w:after="240"/>
              <w:jc w:val="both"/>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（4）是否适用免缴投标保证金政策：</w:t>
            </w:r>
          </w:p>
          <w:p>
            <w:pPr>
              <w:adjustRightInd w:val="0"/>
              <w:snapToGrid w:val="0"/>
              <w:rPr>
                <w:bCs/>
                <w:color w:val="000000" w:themeColor="text1"/>
                <w:highlight w:val="yellow"/>
                <w14:textFill>
                  <w14:solidFill>
                    <w14:schemeClr w14:val="tx1"/>
                  </w14:solidFill>
                </w14:textFill>
              </w:rPr>
            </w:pPr>
            <w:r>
              <w:rPr>
                <w:rFonts w:hint="eastAsia"/>
                <w:color w:val="000000" w:themeColor="text1"/>
                <w:highlight w:val="yellow"/>
                <w14:textFill>
                  <w14:solidFill>
                    <w14:schemeClr w14:val="tx1"/>
                  </w14:solidFill>
                </w14:textFill>
              </w:rPr>
              <w:t>☑</w:t>
            </w:r>
            <w:r>
              <w:rPr>
                <w:rFonts w:hint="eastAsia"/>
                <w:bCs/>
                <w:color w:val="000000" w:themeColor="text1"/>
                <w:highlight w:val="yellow"/>
                <w14:textFill>
                  <w14:solidFill>
                    <w14:schemeClr w14:val="tx1"/>
                  </w14:solidFill>
                </w14:textFill>
              </w:rPr>
              <w:t>不适用</w:t>
            </w:r>
          </w:p>
          <w:p>
            <w:pPr>
              <w:pStyle w:val="202"/>
              <w:adjustRightInd w:val="0"/>
              <w:snapToGrid w:val="0"/>
              <w:rPr>
                <w:b/>
                <w:color w:val="000000" w:themeColor="text1"/>
                <w14:textFill>
                  <w14:solidFill>
                    <w14:schemeClr w14:val="tx1"/>
                  </w14:solidFill>
                </w14:textFill>
              </w:rPr>
            </w:pPr>
            <w:r>
              <w:rPr>
                <w:rFonts w:ascii="Wingdings 2" w:hAnsi="Wingdings 2" w:eastAsia="Wingdings 2" w:cs="Wingdings 2"/>
                <w:bCs/>
                <w:color w:val="000000" w:themeColor="text1"/>
                <w14:textFill>
                  <w14:solidFill>
                    <w14:schemeClr w14:val="tx1"/>
                  </w14:solidFill>
                </w14:textFill>
              </w:rPr>
              <w:t>£</w:t>
            </w:r>
            <w:r>
              <w:rPr>
                <w:rFonts w:hint="eastAsia"/>
                <w:bCs/>
                <w:color w:val="000000" w:themeColor="text1"/>
                <w14:textFill>
                  <w14:solidFill>
                    <w14:schemeClr w14:val="tx1"/>
                  </w14:solidFill>
                </w14:textFill>
              </w:rPr>
              <w:t>适用，适用免缴投标保证金的情形：</w:t>
            </w:r>
            <w:r>
              <w:rPr>
                <w:rFonts w:hint="eastAsia"/>
                <w:b/>
                <w:color w:val="000000" w:themeColor="text1"/>
                <w14:textFill>
                  <w14:solidFill>
                    <w14:schemeClr w14:val="tx1"/>
                  </w14:solidFill>
                </w14:textFill>
              </w:rPr>
              <w:t>投标人按第七</w:t>
            </w:r>
          </w:p>
          <w:p>
            <w:pPr>
              <w:pStyle w:val="202"/>
              <w:adjustRightInd w:val="0"/>
              <w:snapToGrid w:val="0"/>
              <w:rPr>
                <w:bCs/>
                <w:color w:val="000000" w:themeColor="text1"/>
                <w14:textFill>
                  <w14:solidFill>
                    <w14:schemeClr w14:val="tx1"/>
                  </w14:solidFill>
                </w14:textFill>
              </w:rPr>
            </w:pPr>
            <w:r>
              <w:rPr>
                <w:rFonts w:hint="eastAsia"/>
                <w:b/>
                <w:color w:val="000000" w:themeColor="text1"/>
                <w14:textFill>
                  <w14:solidFill>
                    <w14:schemeClr w14:val="tx1"/>
                  </w14:solidFill>
                </w14:textFill>
              </w:rPr>
              <w:t>章格式须在投标文件中进行相应承诺</w:t>
            </w:r>
            <w:r>
              <w:rPr>
                <w:rFonts w:hint="eastAsia"/>
                <w:bCs/>
                <w:color w:val="000000" w:themeColor="text1"/>
                <w14:textFill>
                  <w14:solidFill>
                    <w14:schemeClr w14:val="tx1"/>
                  </w14:solidFill>
                </w14:textFill>
              </w:rPr>
              <w:t>。</w:t>
            </w:r>
          </w:p>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5</w:t>
            </w:r>
            <w:r>
              <w:rPr>
                <w:rFonts w:hint="eastAsia"/>
                <w:bCs/>
                <w:color w:val="000000" w:themeColor="text1"/>
                <w14:textFill>
                  <w14:solidFill>
                    <w14:schemeClr w14:val="tx1"/>
                  </w14:solidFill>
                </w14:textFill>
              </w:rPr>
              <w:t>）其他要求：</w:t>
            </w:r>
          </w:p>
          <w:p>
            <w:pPr>
              <w:adjustRightInd w:val="0"/>
              <w:snapToGrid w:val="0"/>
              <w:rPr>
                <w:bCs/>
                <w:color w:val="000000" w:themeColor="text1"/>
                <w14:textFill>
                  <w14:solidFill>
                    <w14:schemeClr w14:val="tx1"/>
                  </w14:solidFill>
                </w14:textFill>
              </w:rPr>
            </w:pPr>
            <w:r>
              <w:rPr>
                <w:bCs/>
                <w:color w:val="000000" w:themeColor="text1"/>
                <w14:textFill>
                  <w14:solidFill>
                    <w14:schemeClr w14:val="tx1"/>
                  </w14:solidFill>
                </w14:textFill>
              </w:rPr>
              <w:t>①</w:t>
            </w:r>
            <w:r>
              <w:rPr>
                <w:rFonts w:hint="eastAsia"/>
                <w:bCs/>
                <w:color w:val="000000" w:themeColor="text1"/>
                <w14:textFill>
                  <w14:solidFill>
                    <w14:schemeClr w14:val="tx1"/>
                  </w14:solidFill>
                </w14:textFill>
              </w:rPr>
              <w:t>特别提醒</w:t>
            </w:r>
          </w:p>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投标人采用保函方式提交投标保证金的，如出现本招标项目招标文件“投标人须知”第3.4.4项所列情形的，提供担保的银行、担保机构及保险机构将无条件向招标人支付保函所列的全部投标保证金金额，该支付行为视同投标保证金不予退还。</w:t>
            </w:r>
          </w:p>
          <w:p>
            <w:pPr>
              <w:adjustRightInd w:val="0"/>
              <w:snapToGrid w:val="0"/>
              <w:rPr>
                <w:bCs/>
                <w:color w:val="000000" w:themeColor="text1"/>
                <w14:textFill>
                  <w14:solidFill>
                    <w14:schemeClr w14:val="tx1"/>
                  </w14:solidFill>
                </w14:textFill>
              </w:rPr>
            </w:pPr>
            <w:r>
              <w:rPr>
                <w:bCs/>
                <w:color w:val="000000" w:themeColor="text1"/>
                <w14:textFill>
                  <w14:solidFill>
                    <w14:schemeClr w14:val="tx1"/>
                  </w14:solidFill>
                </w14:textFill>
              </w:rPr>
              <w:t>②</w:t>
            </w:r>
            <w:r>
              <w:rPr>
                <w:rFonts w:hint="eastAsia"/>
                <w:bCs/>
                <w:color w:val="000000" w:themeColor="text1"/>
                <w14:textFill>
                  <w14:solidFill>
                    <w14:schemeClr w14:val="tx1"/>
                  </w14:solidFill>
                </w14:textFill>
              </w:rPr>
              <w:t>投标保证金弄虚作假情形</w:t>
            </w:r>
          </w:p>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投标人采用虚假保函方式提交投标保证金的，除依法承担弄虚作假、骗取中标的法律责任外，还应根据招标文件规定承担投标保证金不予退还的民事责任，其承担方式为限时足额缴纳招标文件所列全部投标保证金，投标人在招标人发出追缴通知后的规定缴纳时间内不能足额支付投标保证金的，招标人将依法提起诉讼追缴，招标人因此发生的诉讼费、律师代理费等费用均由投标人承担。</w:t>
            </w:r>
          </w:p>
          <w:p>
            <w:pPr>
              <w:adjustRightInd w:val="0"/>
              <w:snapToGrid w:val="0"/>
              <w:rPr>
                <w:bCs/>
                <w:color w:val="000000" w:themeColor="text1"/>
                <w:u w:val="single"/>
                <w14:textFill>
                  <w14:solidFill>
                    <w14:schemeClr w14:val="tx1"/>
                  </w14:solidFill>
                </w14:textFill>
              </w:rPr>
            </w:pP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6</w:t>
            </w:r>
            <w:r>
              <w:rPr>
                <w:rFonts w:hint="eastAsia"/>
                <w:bCs/>
                <w:color w:val="000000" w:themeColor="text1"/>
                <w14:textFill>
                  <w14:solidFill>
                    <w14:schemeClr w14:val="tx1"/>
                  </w14:solidFill>
                </w14:textFill>
              </w:rPr>
              <w:t>）投标保证金注意事项：</w:t>
            </w:r>
          </w:p>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①投标人采用纸质保函形式的，须提供明确有效的查询途径（网址链接及查询方式），否则无效。</w:t>
            </w:r>
          </w:p>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②保函存在明显异常情形的（如多家投标人的保函编号相同；保函存在明显伪造痕迹、内容前后矛盾等情形），评标委员会应根据投标人提供的查询途径进行核查，并在评标报告中予以记录。</w:t>
            </w:r>
          </w:p>
          <w:p>
            <w:pPr>
              <w:adjustRightInd w:val="0"/>
              <w:snapToGrid w:val="0"/>
              <w:rPr>
                <w:color w:val="000000" w:themeColor="text1"/>
                <w:u w:val="single"/>
                <w14:textFill>
                  <w14:solidFill>
                    <w14:schemeClr w14:val="tx1"/>
                  </w14:solidFill>
                </w14:textFill>
              </w:rPr>
            </w:pPr>
            <w:r>
              <w:rPr>
                <w:rFonts w:hint="eastAsia"/>
                <w:bCs/>
                <w:color w:val="000000" w:themeColor="text1"/>
                <w14:textFill>
                  <w14:solidFill>
                    <w14:schemeClr w14:val="tx1"/>
                  </w14:solidFill>
                </w14:textFill>
              </w:rPr>
              <w:t>③中标候选人须在中标候选人公示期间将其开具至本招标项目的纸质保函原件提交招标人（或招标代理机构），且原件须与投标文件中提供的扫描件一致，如存在未按照规定提交或提交内容不一致，或发现弄虚作假的，招标人（或招标代理机构）应报公共资源交易监督管理部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3.4.3</w:t>
            </w:r>
          </w:p>
        </w:tc>
        <w:tc>
          <w:tcPr>
            <w:tcW w:w="1695" w:type="dxa"/>
            <w:vAlign w:val="center"/>
          </w:tcPr>
          <w:p>
            <w:pPr>
              <w:jc w:val="center"/>
              <w:rPr>
                <w:color w:val="000000" w:themeColor="text1"/>
                <w14:textFill>
                  <w14:solidFill>
                    <w14:schemeClr w14:val="tx1"/>
                  </w14:solidFill>
                </w14:textFill>
              </w:rPr>
            </w:pPr>
            <w:r>
              <w:rPr>
                <w:rFonts w:hint="eastAsia"/>
                <w:bCs/>
                <w:color w:val="000000" w:themeColor="text1"/>
                <w14:textFill>
                  <w14:solidFill>
                    <w14:schemeClr w14:val="tx1"/>
                  </w14:solidFill>
                </w14:textFill>
              </w:rPr>
              <w:t>投标保证金的退还</w:t>
            </w:r>
          </w:p>
        </w:tc>
        <w:tc>
          <w:tcPr>
            <w:tcW w:w="5724" w:type="dxa"/>
            <w:vAlign w:val="center"/>
          </w:tcPr>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合同签订后退还，具体以招标代理要求为准；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3.4.4（3）</w:t>
            </w:r>
          </w:p>
        </w:tc>
        <w:tc>
          <w:tcPr>
            <w:tcW w:w="1695" w:type="dxa"/>
            <w:vAlign w:val="center"/>
          </w:tcPr>
          <w:p>
            <w:pPr>
              <w:jc w:val="center"/>
              <w:rPr>
                <w:color w:val="000000" w:themeColor="text1"/>
                <w14:textFill>
                  <w14:solidFill>
                    <w14:schemeClr w14:val="tx1"/>
                  </w14:solidFill>
                </w14:textFill>
              </w:rPr>
            </w:pPr>
            <w:r>
              <w:rPr>
                <w:rFonts w:hint="eastAsia"/>
                <w:bCs/>
                <w:color w:val="000000" w:themeColor="text1"/>
                <w14:textFill>
                  <w14:solidFill>
                    <w14:schemeClr w14:val="tx1"/>
                  </w14:solidFill>
                </w14:textFill>
              </w:rPr>
              <w:t>其他不予退还投标保证金的情形</w:t>
            </w:r>
          </w:p>
        </w:tc>
        <w:tc>
          <w:tcPr>
            <w:tcW w:w="5724" w:type="dxa"/>
            <w:vAlign w:val="center"/>
          </w:tcPr>
          <w:p>
            <w:pPr>
              <w:adjustRightInd w:val="0"/>
              <w:snapToGrid w:val="0"/>
              <w:rPr>
                <w:rFonts w:ascii="宋体" w:hAnsi="宋体"/>
                <w:bCs/>
                <w:color w:val="000000"/>
                <w:szCs w:val="21"/>
              </w:rPr>
            </w:pPr>
            <w:r>
              <w:rPr>
                <w:rFonts w:hint="eastAsia" w:ascii="宋体" w:hAnsi="宋体"/>
                <w:bCs/>
                <w:color w:val="000000"/>
                <w:szCs w:val="21"/>
              </w:rPr>
              <w:t>1、投标人应对其提供的资料的真实性、合法性负责，招标过程中一经发现有弄虚作假的，招标人将取消其投标或中标资格，并有权不退还其投标保证金。</w:t>
            </w:r>
          </w:p>
          <w:p>
            <w:pPr>
              <w:adjustRightInd w:val="0"/>
              <w:snapToGrid w:val="0"/>
              <w:rPr>
                <w:rFonts w:ascii="宋体" w:hAnsi="宋体"/>
                <w:bCs/>
                <w:color w:val="000000"/>
                <w:szCs w:val="21"/>
              </w:rPr>
            </w:pPr>
            <w:r>
              <w:rPr>
                <w:rFonts w:hint="eastAsia" w:ascii="宋体" w:hAnsi="宋体"/>
                <w:bCs/>
                <w:color w:val="000000"/>
                <w:szCs w:val="21"/>
              </w:rPr>
              <w:t>2、投标人在项目实施管理过程中，若发现投标时所提供的资料有弄虚作假行为的，其中标无效，招标人停止向其支付签约合同价款，其投标保证金、履约保证金不予退还。该投标人承担给招标人造成的一切损失。</w:t>
            </w:r>
          </w:p>
          <w:p>
            <w:pPr>
              <w:adjustRightInd w:val="0"/>
              <w:snapToGrid w:val="0"/>
              <w:rPr>
                <w:color w:val="000000" w:themeColor="text1"/>
                <w:u w:val="single"/>
                <w14:textFill>
                  <w14:solidFill>
                    <w14:schemeClr w14:val="tx1"/>
                  </w14:solidFill>
                </w14:textFill>
              </w:rPr>
            </w:pPr>
            <w:r>
              <w:rPr>
                <w:rFonts w:ascii="宋体" w:hAnsi="宋体"/>
                <w:bCs/>
                <w:color w:val="000000"/>
                <w:szCs w:val="21"/>
              </w:rPr>
              <w:t>3</w:t>
            </w:r>
            <w:r>
              <w:rPr>
                <w:rFonts w:hint="eastAsia" w:ascii="宋体" w:hAnsi="宋体"/>
                <w:bCs/>
                <w:color w:val="000000"/>
                <w:szCs w:val="21"/>
              </w:rPr>
              <w:t>、如无特殊情况，招标人与投标人将严格按照招标文件第四章“合同条款及格式”所列内容与条款签署正式施工合同，未经招标人同意，不得随意调整合同内容，后期不得以此为理由拒签合同，否则招标人有权不予退还其投标保证金及履约保证金并依法索偿。</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3.6.1</w:t>
            </w:r>
          </w:p>
        </w:tc>
        <w:tc>
          <w:tcPr>
            <w:tcW w:w="16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是否允许递交备选投标方案</w:t>
            </w:r>
          </w:p>
        </w:tc>
        <w:tc>
          <w:tcPr>
            <w:tcW w:w="5724" w:type="dxa"/>
            <w:vAlign w:val="center"/>
          </w:tcPr>
          <w:p>
            <w:pPr>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☑不允许。</w:t>
            </w:r>
          </w:p>
          <w:p>
            <w:pPr>
              <w:adjustRightInd w:val="0"/>
              <w:snapToGrid w:val="0"/>
              <w:rPr>
                <w:color w:val="000000" w:themeColor="text1"/>
                <w:u w:val="single"/>
                <w14:textFill>
                  <w14:solidFill>
                    <w14:schemeClr w14:val="tx1"/>
                  </w14:solidFill>
                </w14:textFill>
              </w:rPr>
            </w:pPr>
            <w:r>
              <w:rPr>
                <w:rFonts w:hint="eastAsia"/>
                <w:color w:val="000000" w:themeColor="text1"/>
                <w14:textFill>
                  <w14:solidFill>
                    <w14:schemeClr w14:val="tx1"/>
                  </w14:solidFill>
                </w14:textFill>
              </w:rPr>
              <w:t>□允许，具体要求：</w:t>
            </w:r>
            <w:r>
              <w:rPr>
                <w:rFonts w:hint="eastAsia"/>
                <w:bCs/>
                <w:color w:val="000000" w:themeColor="text1"/>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3.7.1</w:t>
            </w:r>
          </w:p>
        </w:tc>
        <w:tc>
          <w:tcPr>
            <w:tcW w:w="1695" w:type="dxa"/>
            <w:vAlign w:val="center"/>
          </w:tcPr>
          <w:p>
            <w:pPr>
              <w:jc w:val="center"/>
              <w:rPr>
                <w:color w:val="000000" w:themeColor="text1"/>
                <w:shd w:val="clear" w:color="auto" w:fill="FFFFFF"/>
                <w14:textFill>
                  <w14:solidFill>
                    <w14:schemeClr w14:val="tx1"/>
                  </w14:solidFill>
                </w14:textFill>
              </w:rPr>
            </w:pPr>
            <w:r>
              <w:rPr>
                <w:rFonts w:hint="eastAsia"/>
                <w:color w:val="000000" w:themeColor="text1"/>
                <w:shd w:val="clear" w:color="auto" w:fill="FFFFFF"/>
                <w14:textFill>
                  <w14:solidFill>
                    <w14:schemeClr w14:val="tx1"/>
                  </w14:solidFill>
                </w14:textFill>
              </w:rPr>
              <w:t>承包人建议书及实施计划编制的特殊要求</w:t>
            </w:r>
          </w:p>
        </w:tc>
        <w:tc>
          <w:tcPr>
            <w:tcW w:w="5724" w:type="dxa"/>
            <w:vAlign w:val="center"/>
          </w:tcPr>
          <w:p>
            <w:pPr>
              <w:adjustRightInd w:val="0"/>
              <w:snapToGrid w:val="0"/>
              <w:rPr>
                <w:color w:val="000000" w:themeColor="text1"/>
                <w:shd w:val="clear" w:color="auto" w:fill="FFFFFF"/>
                <w14:textFill>
                  <w14:solidFill>
                    <w14:schemeClr w14:val="tx1"/>
                  </w14:solidFill>
                </w14:textFill>
              </w:rPr>
            </w:pPr>
            <w:r>
              <w:rPr>
                <w:rFonts w:hint="eastAsia"/>
                <w:color w:val="000000" w:themeColor="text1"/>
                <w:shd w:val="clear" w:color="auto" w:fill="FFFFFF"/>
                <w14:textFill>
                  <w14:solidFill>
                    <w14:schemeClr w14:val="tx1"/>
                  </w14:solidFill>
                </w14:textFill>
              </w:rPr>
              <w:t>承包人建议书及实施计划编制的特殊要求：/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3.7.4</w:t>
            </w:r>
          </w:p>
        </w:tc>
        <w:tc>
          <w:tcPr>
            <w:tcW w:w="1695" w:type="dxa"/>
            <w:vAlign w:val="center"/>
          </w:tcPr>
          <w:p>
            <w:pPr>
              <w:jc w:val="center"/>
              <w:rPr>
                <w:color w:val="000000" w:themeColor="text1"/>
                <w:shd w:val="clear" w:color="auto" w:fill="FFFFFF"/>
                <w14:textFill>
                  <w14:solidFill>
                    <w14:schemeClr w14:val="tx1"/>
                  </w14:solidFill>
                </w14:textFill>
              </w:rPr>
            </w:pPr>
            <w:r>
              <w:rPr>
                <w:rFonts w:hint="eastAsia"/>
                <w:color w:val="000000" w:themeColor="text1"/>
                <w:shd w:val="clear" w:color="auto" w:fill="FFFFFF"/>
                <w14:textFill>
                  <w14:solidFill>
                    <w14:schemeClr w14:val="tx1"/>
                  </w14:solidFill>
                </w14:textFill>
              </w:rPr>
              <w:t>非加密投标文件递交</w:t>
            </w:r>
          </w:p>
        </w:tc>
        <w:tc>
          <w:tcPr>
            <w:tcW w:w="5724" w:type="dxa"/>
            <w:vAlign w:val="center"/>
          </w:tcPr>
          <w:p>
            <w:pPr>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☑不允许。</w:t>
            </w:r>
          </w:p>
          <w:p>
            <w:pPr>
              <w:pStyle w:val="226"/>
              <w:adjustRightInd w:val="0"/>
              <w:snapToGrid w:val="0"/>
              <w:ind w:firstLine="0"/>
              <w:rPr>
                <w:rFonts w:ascii="Times New Roman" w:hAnsi="Times New Roman"/>
                <w:color w:val="000000" w:themeColor="text1"/>
                <w:szCs w:val="24"/>
                <w14:textFill>
                  <w14:solidFill>
                    <w14:schemeClr w14:val="tx1"/>
                  </w14:solidFill>
                </w14:textFill>
              </w:rPr>
            </w:pPr>
            <w:r>
              <w:rPr>
                <w:rFonts w:hint="eastAsia" w:ascii="Times New Roman" w:hAnsi="Times New Roman"/>
                <w:color w:val="000000" w:themeColor="text1"/>
                <w:szCs w:val="24"/>
                <w14:textFill>
                  <w14:solidFill>
                    <w14:schemeClr w14:val="tx1"/>
                  </w14:solidFill>
                </w14:textFill>
              </w:rPr>
              <w:t>□允许，具体要求如下：</w:t>
            </w:r>
          </w:p>
          <w:p>
            <w:pPr>
              <w:pStyle w:val="226"/>
              <w:adjustRightInd w:val="0"/>
              <w:snapToGrid w:val="0"/>
              <w:ind w:firstLine="0"/>
              <w:rPr>
                <w:rFonts w:ascii="Times New Roman" w:hAnsi="Times New Roman"/>
                <w:color w:val="000000" w:themeColor="text1"/>
                <w:szCs w:val="24"/>
                <w14:textFill>
                  <w14:solidFill>
                    <w14:schemeClr w14:val="tx1"/>
                  </w14:solidFill>
                </w14:textFill>
              </w:rPr>
            </w:pPr>
            <w:r>
              <w:rPr>
                <w:rFonts w:hint="eastAsia" w:ascii="Times New Roman" w:hAnsi="Times New Roman"/>
                <w:color w:val="000000" w:themeColor="text1"/>
                <w:szCs w:val="24"/>
                <w14:textFill>
                  <w14:solidFill>
                    <w14:schemeClr w14:val="tx1"/>
                  </w14:solidFill>
                </w14:textFill>
              </w:rPr>
              <w:t>非加密投标文件由投标人自行确定是否递交。</w:t>
            </w:r>
          </w:p>
          <w:p>
            <w:pPr>
              <w:pStyle w:val="226"/>
              <w:adjustRightInd w:val="0"/>
              <w:snapToGrid w:val="0"/>
              <w:ind w:firstLine="0"/>
              <w:rPr>
                <w:rFonts w:ascii="Times New Roman" w:hAnsi="Times New Roman"/>
                <w:color w:val="000000" w:themeColor="text1"/>
                <w:szCs w:val="24"/>
                <w14:textFill>
                  <w14:solidFill>
                    <w14:schemeClr w14:val="tx1"/>
                  </w14:solidFill>
                </w14:textFill>
              </w:rPr>
            </w:pPr>
            <w:r>
              <w:rPr>
                <w:rFonts w:hint="eastAsia" w:ascii="Times New Roman" w:hAnsi="Times New Roman"/>
                <w:color w:val="000000" w:themeColor="text1"/>
                <w:szCs w:val="24"/>
                <w14:textFill>
                  <w14:solidFill>
                    <w14:schemeClr w14:val="tx1"/>
                  </w14:solidFill>
                </w14:textFill>
              </w:rPr>
              <w:t>如递交，应在投标截止时间前在开标地点递交，并提供以下证明材料，否则招标人不予接收。</w:t>
            </w:r>
          </w:p>
          <w:p>
            <w:pPr>
              <w:pStyle w:val="226"/>
              <w:adjustRightInd w:val="0"/>
              <w:snapToGrid w:val="0"/>
              <w:ind w:firstLine="0"/>
              <w:rPr>
                <w:rFonts w:ascii="Times New Roman" w:hAnsi="Times New Roman"/>
                <w:color w:val="000000" w:themeColor="text1"/>
                <w:szCs w:val="24"/>
                <w14:textFill>
                  <w14:solidFill>
                    <w14:schemeClr w14:val="tx1"/>
                  </w14:solidFill>
                </w14:textFill>
              </w:rPr>
            </w:pPr>
            <w:r>
              <w:rPr>
                <w:rFonts w:hint="eastAsia" w:ascii="Times New Roman" w:hAnsi="Times New Roman"/>
                <w:color w:val="000000" w:themeColor="text1"/>
                <w:szCs w:val="24"/>
                <w14:textFill>
                  <w14:solidFill>
                    <w14:schemeClr w14:val="tx1"/>
                  </w14:solidFill>
                </w14:textFill>
              </w:rPr>
              <w:t>（1）法定代表人亲自递交的，应提供法定代表人身份证明和法定代表人的有效身份证件；</w:t>
            </w:r>
          </w:p>
          <w:p>
            <w:pPr>
              <w:pStyle w:val="226"/>
              <w:adjustRightInd w:val="0"/>
              <w:snapToGrid w:val="0"/>
              <w:ind w:firstLine="0"/>
              <w:rPr>
                <w:rFonts w:ascii="Times New Roman" w:hAnsi="Times New Roman"/>
                <w:color w:val="000000" w:themeColor="text1"/>
                <w:szCs w:val="24"/>
                <w14:textFill>
                  <w14:solidFill>
                    <w14:schemeClr w14:val="tx1"/>
                  </w14:solidFill>
                </w14:textFill>
              </w:rPr>
            </w:pPr>
            <w:r>
              <w:rPr>
                <w:rFonts w:hint="eastAsia" w:ascii="Times New Roman" w:hAnsi="Times New Roman"/>
                <w:color w:val="000000" w:themeColor="text1"/>
                <w:szCs w:val="24"/>
                <w14:textFill>
                  <w14:solidFill>
                    <w14:schemeClr w14:val="tx1"/>
                  </w14:solidFill>
                </w14:textFill>
              </w:rPr>
              <w:t>（2）委托代理人递交的，应提供授权委托书和委托代理人的有效身份证件。</w:t>
            </w:r>
          </w:p>
          <w:p>
            <w:pPr>
              <w:adjustRightInd w:val="0"/>
              <w:snapToGrid w:val="0"/>
              <w:rPr>
                <w:color w:val="000000" w:themeColor="text1"/>
                <w:shd w:val="clear" w:color="auto" w:fill="FFFFFF"/>
                <w14:textFill>
                  <w14:solidFill>
                    <w14:schemeClr w14:val="tx1"/>
                  </w14:solidFill>
                </w14:textFill>
              </w:rPr>
            </w:pPr>
            <w:r>
              <w:rPr>
                <w:rFonts w:hint="eastAsia"/>
                <w:color w:val="000000" w:themeColor="text1"/>
                <w14:textFill>
                  <w14:solidFill>
                    <w14:schemeClr w14:val="tx1"/>
                  </w14:solidFill>
                </w14:textFill>
              </w:rPr>
              <w:t>非加密投标文件介质：光盘或U盘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4.2.2</w:t>
            </w:r>
          </w:p>
        </w:tc>
        <w:tc>
          <w:tcPr>
            <w:tcW w:w="1695" w:type="dxa"/>
            <w:vAlign w:val="center"/>
          </w:tcPr>
          <w:p>
            <w:pPr>
              <w:jc w:val="center"/>
              <w:rPr>
                <w:color w:val="000000" w:themeColor="text1"/>
                <w:shd w:val="clear" w:color="auto" w:fill="FFFFFF"/>
                <w14:textFill>
                  <w14:solidFill>
                    <w14:schemeClr w14:val="tx1"/>
                  </w14:solidFill>
                </w14:textFill>
              </w:rPr>
            </w:pPr>
            <w:r>
              <w:rPr>
                <w:rFonts w:hint="eastAsia"/>
                <w:color w:val="000000" w:themeColor="text1"/>
                <w:shd w:val="clear" w:color="auto" w:fill="FFFFFF"/>
                <w14:textFill>
                  <w14:solidFill>
                    <w14:schemeClr w14:val="tx1"/>
                  </w14:solidFill>
                </w14:textFill>
              </w:rPr>
              <w:t>递交非加密投标文件地点</w:t>
            </w:r>
          </w:p>
        </w:tc>
        <w:tc>
          <w:tcPr>
            <w:tcW w:w="5724" w:type="dxa"/>
            <w:vAlign w:val="center"/>
          </w:tcPr>
          <w:p>
            <w:pPr>
              <w:adjustRightInd w:val="0"/>
              <w:snapToGrid w:val="0"/>
              <w:rPr>
                <w:color w:val="000000" w:themeColor="text1"/>
                <w14:textFill>
                  <w14:solidFill>
                    <w14:schemeClr w14:val="tx1"/>
                  </w14:solidFill>
                </w14:textFill>
              </w:rPr>
            </w:pPr>
            <w:r>
              <w:rPr>
                <w:rFonts w:hint="eastAsia"/>
                <w:bCs/>
                <w:color w:val="000000" w:themeColor="text1"/>
                <w:szCs w:val="21"/>
                <w14:textFill>
                  <w14:solidFill>
                    <w14:schemeClr w14:val="tx1"/>
                  </w14:solidFill>
                </w14:textFill>
              </w:rPr>
              <w:t>同开标地点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4.2.3</w:t>
            </w:r>
          </w:p>
        </w:tc>
        <w:tc>
          <w:tcPr>
            <w:tcW w:w="1695" w:type="dxa"/>
            <w:vAlign w:val="center"/>
          </w:tcPr>
          <w:p>
            <w:pPr>
              <w:jc w:val="center"/>
              <w:rPr>
                <w:color w:val="000000" w:themeColor="text1"/>
                <w14:textFill>
                  <w14:solidFill>
                    <w14:schemeClr w14:val="tx1"/>
                  </w14:solidFill>
                </w14:textFill>
              </w:rPr>
            </w:pPr>
            <w:r>
              <w:rPr>
                <w:rFonts w:hint="eastAsia"/>
                <w:bCs/>
                <w:color w:val="000000" w:themeColor="text1"/>
                <w14:textFill>
                  <w14:solidFill>
                    <w14:schemeClr w14:val="tx1"/>
                  </w14:solidFill>
                </w14:textFill>
              </w:rPr>
              <w:t>是否退还投标文件</w:t>
            </w:r>
          </w:p>
        </w:tc>
        <w:tc>
          <w:tcPr>
            <w:tcW w:w="5724" w:type="dxa"/>
            <w:vAlign w:val="center"/>
          </w:tcPr>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☑否</w:t>
            </w:r>
          </w:p>
          <w:p>
            <w:pPr>
              <w:pStyle w:val="226"/>
              <w:adjustRightInd w:val="0"/>
              <w:snapToGrid w:val="0"/>
              <w:ind w:firstLine="0"/>
              <w:rPr>
                <w:color w:val="000000" w:themeColor="text1"/>
                <w:u w:val="single"/>
                <w14:textFill>
                  <w14:solidFill>
                    <w14:schemeClr w14:val="tx1"/>
                  </w14:solidFill>
                </w14:textFill>
              </w:rPr>
            </w:pPr>
            <w:r>
              <w:rPr>
                <w:rFonts w:hint="eastAsia" w:ascii="Times New Roman" w:hAnsi="Times New Roman"/>
                <w:bCs/>
                <w:color w:val="000000" w:themeColor="text1"/>
                <w:szCs w:val="24"/>
                <w14:textFill>
                  <w14:solidFill>
                    <w14:schemeClr w14:val="tx1"/>
                  </w14:solidFill>
                </w14:textFill>
              </w:rPr>
              <w:t>□是，退还安排：/</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5.1</w:t>
            </w:r>
          </w:p>
        </w:tc>
        <w:tc>
          <w:tcPr>
            <w:tcW w:w="16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开标时间和地点</w:t>
            </w:r>
          </w:p>
        </w:tc>
        <w:tc>
          <w:tcPr>
            <w:tcW w:w="5724" w:type="dxa"/>
            <w:vAlign w:val="center"/>
          </w:tcPr>
          <w:p>
            <w:pPr>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开标时间：同投标截止时间</w:t>
            </w:r>
          </w:p>
          <w:p>
            <w:pPr>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开标地点：见投标邀请书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5.2</w:t>
            </w:r>
          </w:p>
        </w:tc>
        <w:tc>
          <w:tcPr>
            <w:tcW w:w="16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开标程序</w:t>
            </w:r>
          </w:p>
        </w:tc>
        <w:tc>
          <w:tcPr>
            <w:tcW w:w="5724" w:type="dxa"/>
            <w:vAlign w:val="center"/>
          </w:tcPr>
          <w:p>
            <w:pPr>
              <w:adjustRightInd w:val="0"/>
              <w:snapToGrid w:val="0"/>
              <w:rPr>
                <w:bCs/>
                <w:color w:val="000000" w:themeColor="text1"/>
                <w14:textFill>
                  <w14:solidFill>
                    <w14:schemeClr w14:val="tx1"/>
                  </w14:solidFill>
                </w14:textFill>
              </w:rPr>
            </w:pPr>
            <w:r>
              <w:rPr>
                <w:rFonts w:hint="eastAsia"/>
                <w:color w:val="000000" w:themeColor="text1"/>
                <w14:textFill>
                  <w14:solidFill>
                    <w14:schemeClr w14:val="tx1"/>
                  </w14:solidFill>
                </w14:textFill>
              </w:rPr>
              <w:t>（3）解密时间：</w:t>
            </w:r>
            <w:r>
              <w:rPr>
                <w:rFonts w:hint="eastAsia"/>
                <w:bCs/>
                <w:color w:val="000000" w:themeColor="text1"/>
                <w14:textFill>
                  <w14:solidFill>
                    <w14:schemeClr w14:val="tx1"/>
                  </w14:solidFill>
                </w14:textFill>
              </w:rPr>
              <w:t>30</w:t>
            </w:r>
            <w:r>
              <w:rPr>
                <w:rFonts w:hint="eastAsia"/>
                <w:color w:val="000000" w:themeColor="text1"/>
                <w14:textFill>
                  <w14:solidFill>
                    <w14:schemeClr w14:val="tx1"/>
                  </w14:solidFill>
                </w14:textFill>
              </w:rPr>
              <w:t>分钟</w:t>
            </w:r>
            <w:r>
              <w:rPr>
                <w:rFonts w:hint="eastAsia"/>
                <w:bCs/>
                <w:color w:val="000000" w:themeColor="text1"/>
                <w14:textFill>
                  <w14:solidFill>
                    <w14:schemeClr w14:val="tx1"/>
                  </w14:solidFill>
                </w14:textFill>
              </w:rPr>
              <w:t>（以电子交易系统解密倒计时为准）；</w:t>
            </w:r>
          </w:p>
          <w:p>
            <w:pPr>
              <w:adjustRightInd w:val="0"/>
              <w:snapToGrid w:val="0"/>
              <w:rPr>
                <w:color w:val="000000" w:themeColor="text1"/>
                <w14:textFill>
                  <w14:solidFill>
                    <w14:schemeClr w14:val="tx1"/>
                  </w14:solidFill>
                </w14:textFill>
              </w:rPr>
            </w:pPr>
            <w:r>
              <w:rPr>
                <w:rFonts w:hint="eastAsia"/>
                <w:bCs/>
                <w:color w:val="000000" w:themeColor="text1"/>
                <w14:textFill>
                  <w14:solidFill>
                    <w14:schemeClr w14:val="tx1"/>
                  </w14:solidFill>
                </w14:textFill>
              </w:rPr>
              <w:t>多标段开标顺序：</w:t>
            </w:r>
            <w:r>
              <w:rPr>
                <w:rFonts w:hint="eastAsia"/>
                <w:bCs/>
                <w:color w:val="000000" w:themeColor="text1"/>
                <w:highlight w:val="yellow"/>
                <w14:textFill>
                  <w14:solidFill>
                    <w14:schemeClr w14:val="tx1"/>
                  </w14:solidFill>
                </w14:textFill>
              </w:rPr>
              <w:t>NA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6.3.</w:t>
            </w:r>
            <w:r>
              <w:rPr>
                <w:color w:val="000000" w:themeColor="text1"/>
                <w14:textFill>
                  <w14:solidFill>
                    <w14:schemeClr w14:val="tx1"/>
                  </w14:solidFill>
                </w14:textFill>
              </w:rPr>
              <w:t>2</w:t>
            </w:r>
          </w:p>
        </w:tc>
        <w:tc>
          <w:tcPr>
            <w:tcW w:w="16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评标委员会推荐中标候选人的数量</w:t>
            </w:r>
          </w:p>
        </w:tc>
        <w:tc>
          <w:tcPr>
            <w:tcW w:w="5724" w:type="dxa"/>
            <w:shd w:val="clear" w:color="auto" w:fill="auto"/>
            <w:vAlign w:val="center"/>
          </w:tcPr>
          <w:p>
            <w:pPr>
              <w:adjustRightInd w:val="0"/>
              <w:snapToGrid w:val="0"/>
              <w:rPr>
                <w:rFonts w:ascii="宋体" w:hAnsi="宋体" w:cs="宋体"/>
                <w:b/>
                <w:bCs/>
                <w:szCs w:val="21"/>
              </w:rPr>
            </w:pPr>
            <w:r>
              <w:rPr>
                <w:rFonts w:hint="eastAsia" w:ascii="宋体" w:hAnsi="宋体" w:cs="宋体"/>
                <w:b/>
                <w:bCs/>
                <w:szCs w:val="21"/>
              </w:rPr>
              <w:t>不超出3名</w:t>
            </w:r>
          </w:p>
          <w:p>
            <w:pPr>
              <w:adjustRightInd w:val="0"/>
              <w:snapToGrid w:val="0"/>
              <w:rPr>
                <w:rFonts w:ascii="宋体" w:hAnsi="宋体" w:cs="宋体"/>
                <w:b/>
                <w:bCs/>
                <w:color w:val="000000"/>
                <w:szCs w:val="21"/>
                <w:highlight w:val="yellow"/>
              </w:rPr>
            </w:pPr>
            <w:r>
              <w:rPr>
                <w:rFonts w:ascii="宋体" w:hAnsi="宋体" w:cs="宋体"/>
                <w:b/>
                <w:bCs/>
                <w:color w:val="000000"/>
                <w:szCs w:val="21"/>
              </w:rPr>
              <w:t>1</w:t>
            </w:r>
            <w:r>
              <w:rPr>
                <w:rFonts w:hint="eastAsia" w:ascii="宋体" w:hAnsi="宋体" w:cs="宋体"/>
                <w:b/>
                <w:bCs/>
                <w:color w:val="000000"/>
                <w:szCs w:val="21"/>
              </w:rPr>
              <w:t>、推荐中标候选人顺序</w:t>
            </w:r>
            <w:r>
              <w:rPr>
                <w:rFonts w:hint="eastAsia" w:ascii="宋体" w:hAnsi="宋体" w:cs="宋体"/>
                <w:b/>
                <w:bCs/>
                <w:color w:val="000000"/>
                <w:szCs w:val="21"/>
                <w:highlight w:val="yellow"/>
              </w:rPr>
              <w:t xml:space="preserve"> </w:t>
            </w:r>
          </w:p>
          <w:p>
            <w:pPr>
              <w:adjustRightInd w:val="0"/>
              <w:snapToGrid w:val="0"/>
              <w:rPr>
                <w:rFonts w:ascii="宋体" w:hAnsi="宋体" w:cs="宋体"/>
                <w:b/>
                <w:bCs/>
                <w:color w:val="000000"/>
                <w:szCs w:val="21"/>
                <w:highlight w:val="yellow"/>
              </w:rPr>
            </w:pPr>
            <w:r>
              <w:rPr>
                <w:rFonts w:hint="eastAsia"/>
                <w:color w:val="000000"/>
                <w:spacing w:val="1"/>
                <w:szCs w:val="21"/>
              </w:rPr>
              <w:t>依次按照综合得分（</w:t>
            </w:r>
            <w:r>
              <w:rPr>
                <w:rFonts w:hint="eastAsia"/>
                <w:color w:val="000000"/>
                <w:szCs w:val="21"/>
              </w:rPr>
              <w:t>得分高的</w:t>
            </w:r>
            <w:r>
              <w:rPr>
                <w:rFonts w:hint="eastAsia"/>
                <w:color w:val="000000"/>
                <w:spacing w:val="-2"/>
                <w:szCs w:val="21"/>
              </w:rPr>
              <w:t>优</w:t>
            </w:r>
            <w:r>
              <w:rPr>
                <w:rFonts w:hint="eastAsia"/>
                <w:color w:val="000000"/>
                <w:szCs w:val="21"/>
              </w:rPr>
              <w:t>先）确定顺序，如得分相同，则由评标委员会决定排序。</w:t>
            </w:r>
          </w:p>
          <w:p>
            <w:pPr>
              <w:adjustRightInd w:val="0"/>
              <w:snapToGrid w:val="0"/>
              <w:rPr>
                <w:rFonts w:ascii="宋体" w:hAnsi="宋体" w:cs="宋体"/>
                <w:b/>
                <w:bCs/>
                <w:color w:val="000000"/>
                <w:szCs w:val="21"/>
                <w:highlight w:val="green"/>
              </w:rPr>
            </w:pPr>
            <w:r>
              <w:rPr>
                <w:color w:val="000000"/>
                <w:spacing w:val="1"/>
                <w:szCs w:val="21"/>
              </w:rPr>
              <w:t>2</w:t>
            </w:r>
            <w:r>
              <w:rPr>
                <w:rFonts w:hint="eastAsia"/>
                <w:color w:val="000000"/>
                <w:spacing w:val="1"/>
                <w:szCs w:val="21"/>
              </w:rPr>
              <w:t>、排名第一的中标候选人放弃中标、因不可抗力提出不能履行合同、招标文件规定应当提交履约保证金而在规定的期限内未能提交或者因违反法律法规规定或者违反招标文件约定被取消第一中标候选人的，招标人可以确定排名第二的中标候选人为中标人，也可以选择重新招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6.4</w:t>
            </w:r>
          </w:p>
        </w:tc>
        <w:tc>
          <w:tcPr>
            <w:tcW w:w="16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中标候选人公示媒介、期限及其他要求</w:t>
            </w:r>
          </w:p>
        </w:tc>
        <w:tc>
          <w:tcPr>
            <w:tcW w:w="5724" w:type="dxa"/>
            <w:vAlign w:val="center"/>
          </w:tcPr>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（1）公示媒介：</w:t>
            </w:r>
            <w:r>
              <w:rPr>
                <w:rFonts w:hint="eastAsia"/>
                <w:bCs/>
                <w:color w:val="000000" w:themeColor="text1"/>
                <w:highlight w:val="yellow"/>
                <w14:textFill>
                  <w14:solidFill>
                    <w14:schemeClr w14:val="tx1"/>
                  </w14:solidFill>
                </w14:textFill>
              </w:rPr>
              <w:t>不公示</w:t>
            </w:r>
          </w:p>
          <w:p>
            <w:pPr>
              <w:adjustRightInd w:val="0"/>
              <w:snapToGrid w:val="0"/>
              <w:rPr>
                <w:bCs/>
                <w:color w:val="000000" w:themeColor="text1"/>
                <w:u w:val="single"/>
                <w14:textFill>
                  <w14:solidFill>
                    <w14:schemeClr w14:val="tx1"/>
                  </w14:solidFill>
                </w14:textFill>
              </w:rPr>
            </w:pPr>
            <w:r>
              <w:rPr>
                <w:rFonts w:hint="eastAsia"/>
                <w:bCs/>
                <w:color w:val="000000" w:themeColor="text1"/>
                <w14:textFill>
                  <w14:solidFill>
                    <w14:schemeClr w14:val="tx1"/>
                  </w14:solidFill>
                </w14:textFill>
              </w:rPr>
              <w:t>（2）公示期限：</w:t>
            </w:r>
            <w:r>
              <w:rPr>
                <w:rFonts w:hint="eastAsia"/>
                <w:bCs/>
                <w:color w:val="000000" w:themeColor="text1"/>
                <w:highlight w:val="yellow"/>
                <w14:textFill>
                  <w14:solidFill>
                    <w14:schemeClr w14:val="tx1"/>
                  </w14:solidFill>
                </w14:textFill>
              </w:rPr>
              <w:t>/</w:t>
            </w:r>
          </w:p>
          <w:p>
            <w:pPr>
              <w:adjustRightInd w:val="0"/>
              <w:snapToGrid w:val="0"/>
              <w:rPr>
                <w:color w:val="000000" w:themeColor="text1"/>
                <w14:textFill>
                  <w14:solidFill>
                    <w14:schemeClr w14:val="tx1"/>
                  </w14:solidFill>
                </w14:textFill>
              </w:rPr>
            </w:pPr>
            <w:r>
              <w:rPr>
                <w:rFonts w:hint="eastAsia"/>
                <w:bCs/>
                <w:color w:val="000000" w:themeColor="text1"/>
                <w14:textFill>
                  <w14:solidFill>
                    <w14:schemeClr w14:val="tx1"/>
                  </w14:solidFill>
                </w14:textFill>
              </w:rPr>
              <w:t>（3）其他要求：</w:t>
            </w:r>
            <w:r>
              <w:rPr>
                <w:rFonts w:hint="eastAsia"/>
                <w:bCs/>
                <w:color w:val="000000" w:themeColor="text1"/>
                <w:highlight w:val="yellow"/>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7.1</w:t>
            </w:r>
          </w:p>
        </w:tc>
        <w:tc>
          <w:tcPr>
            <w:tcW w:w="16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是否授权评标委员会确定中标人</w:t>
            </w:r>
          </w:p>
        </w:tc>
        <w:tc>
          <w:tcPr>
            <w:tcW w:w="5724" w:type="dxa"/>
            <w:vAlign w:val="center"/>
          </w:tcPr>
          <w:p>
            <w:pPr>
              <w:adjustRightInd w:val="0"/>
              <w:snapToGrid w:val="0"/>
              <w:rPr>
                <w:color w:val="000000" w:themeColor="text1"/>
                <w14:textFill>
                  <w14:solidFill>
                    <w14:schemeClr w14:val="tx1"/>
                  </w14:solidFill>
                </w14:textFill>
              </w:rPr>
            </w:pPr>
            <w:r>
              <w:rPr>
                <w:rFonts w:ascii="Wingdings 2" w:hAnsi="Wingdings 2" w:eastAsia="Wingdings 2" w:cs="Wingdings 2"/>
                <w:color w:val="000000" w:themeColor="text1"/>
                <w14:textFill>
                  <w14:solidFill>
                    <w14:schemeClr w14:val="tx1"/>
                  </w14:solidFill>
                </w14:textFill>
              </w:rPr>
              <w:sym w:font="Wingdings 2" w:char="0052"/>
            </w:r>
            <w:r>
              <w:rPr>
                <w:rFonts w:hint="eastAsia"/>
                <w:color w:val="000000" w:themeColor="text1"/>
                <w14:textFill>
                  <w14:solidFill>
                    <w14:schemeClr w14:val="tx1"/>
                  </w14:solidFill>
                </w14:textFill>
              </w:rPr>
              <w:t>是</w:t>
            </w:r>
          </w:p>
          <w:p>
            <w:pPr>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7.2</w:t>
            </w:r>
          </w:p>
        </w:tc>
        <w:tc>
          <w:tcPr>
            <w:tcW w:w="16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中标结果公示媒介</w:t>
            </w:r>
          </w:p>
        </w:tc>
        <w:tc>
          <w:tcPr>
            <w:tcW w:w="5724" w:type="dxa"/>
            <w:vAlign w:val="center"/>
          </w:tcPr>
          <w:p>
            <w:pPr>
              <w:adjustRightInd w:val="0"/>
              <w:snapToGrid w:val="0"/>
              <w:rPr>
                <w:color w:val="000000" w:themeColor="text1"/>
                <w14:textFill>
                  <w14:solidFill>
                    <w14:schemeClr w14:val="tx1"/>
                  </w14:solidFill>
                </w14:textFill>
              </w:rPr>
            </w:pPr>
            <w:r>
              <w:rPr>
                <w:rFonts w:hint="eastAsia"/>
                <w:color w:val="000000" w:themeColor="text1"/>
                <w:highlight w:val="yellow"/>
                <w14:textFill>
                  <w14:solidFill>
                    <w14:schemeClr w14:val="tx1"/>
                  </w14:solidFill>
                </w14:textFill>
              </w:rPr>
              <w:t>不公示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7.3</w:t>
            </w:r>
          </w:p>
        </w:tc>
        <w:tc>
          <w:tcPr>
            <w:tcW w:w="16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中标通知书和中标结果通知发出的形式</w:t>
            </w:r>
          </w:p>
        </w:tc>
        <w:tc>
          <w:tcPr>
            <w:tcW w:w="5724" w:type="dxa"/>
            <w:vAlign w:val="center"/>
          </w:tcPr>
          <w:p>
            <w:pPr>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（1）中标通知书发出的形式：☑数据电文  </w:t>
            </w:r>
            <w:r>
              <w:rPr>
                <w:rFonts w:ascii="Wingdings 2" w:hAnsi="Wingdings 2" w:eastAsia="Wingdings 2" w:cs="Wingdings 2"/>
                <w:color w:val="000000" w:themeColor="text1"/>
                <w14:textFill>
                  <w14:solidFill>
                    <w14:schemeClr w14:val="tx1"/>
                  </w14:solidFill>
                </w14:textFill>
              </w:rPr>
              <w:t>£</w:t>
            </w:r>
            <w:r>
              <w:rPr>
                <w:rFonts w:hint="eastAsia"/>
                <w:color w:val="000000" w:themeColor="text1"/>
                <w14:textFill>
                  <w14:solidFill>
                    <w14:schemeClr w14:val="tx1"/>
                  </w14:solidFill>
                </w14:textFill>
              </w:rPr>
              <w:t>纸质</w:t>
            </w:r>
          </w:p>
          <w:p>
            <w:pPr>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（2）中标结果通知发出的形式：☑数据电文  </w:t>
            </w:r>
            <w:r>
              <w:rPr>
                <w:rFonts w:ascii="Wingdings 2" w:hAnsi="Wingdings 2" w:eastAsia="Wingdings 2" w:cs="Wingdings 2"/>
                <w:color w:val="000000" w:themeColor="text1"/>
                <w14:textFill>
                  <w14:solidFill>
                    <w14:schemeClr w14:val="tx1"/>
                  </w14:solidFill>
                </w14:textFill>
              </w:rPr>
              <w:t>£</w:t>
            </w:r>
            <w:r>
              <w:rPr>
                <w:rFonts w:hint="eastAsia"/>
                <w:color w:val="000000" w:themeColor="text1"/>
                <w14:textFill>
                  <w14:solidFill>
                    <w14:schemeClr w14:val="tx1"/>
                  </w14:solidFill>
                </w14:textFill>
              </w:rPr>
              <w:t>纸质</w:t>
            </w:r>
          </w:p>
          <w:p>
            <w:pPr>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特别提醒：招标人确定中标人后，通过电子交易系统向中标人发出中标通知书，中标通知书发出即视为送达。投标人应主动登录电子交易系统查询，招标人和招标代理机构不承担投标人未及时关注相关信息引发的相关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8.1.1</w:t>
            </w:r>
          </w:p>
        </w:tc>
        <w:tc>
          <w:tcPr>
            <w:tcW w:w="1695" w:type="dxa"/>
            <w:vAlign w:val="center"/>
          </w:tcPr>
          <w:p>
            <w:pPr>
              <w:jc w:val="center"/>
              <w:rPr>
                <w:color w:val="000000" w:themeColor="text1"/>
                <w14:textFill>
                  <w14:solidFill>
                    <w14:schemeClr w14:val="tx1"/>
                  </w14:solidFill>
                </w14:textFill>
              </w:rPr>
            </w:pPr>
            <w:r>
              <w:rPr>
                <w:rFonts w:hint="eastAsia"/>
                <w:bCs/>
                <w:color w:val="000000" w:themeColor="text1"/>
                <w14:textFill>
                  <w14:solidFill>
                    <w14:schemeClr w14:val="tx1"/>
                  </w14:solidFill>
                </w14:textFill>
              </w:rPr>
              <w:t>履约保证金</w:t>
            </w:r>
          </w:p>
        </w:tc>
        <w:tc>
          <w:tcPr>
            <w:tcW w:w="5724" w:type="dxa"/>
            <w:vAlign w:val="center"/>
          </w:tcPr>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是否要求投标人递交履约保证金：</w:t>
            </w:r>
          </w:p>
          <w:p>
            <w:pPr>
              <w:adjustRightInd w:val="0"/>
              <w:snapToGrid w:val="0"/>
              <w:rPr>
                <w:bCs/>
                <w:color w:val="000000" w:themeColor="text1"/>
                <w14:textFill>
                  <w14:solidFill>
                    <w14:schemeClr w14:val="tx1"/>
                  </w14:solidFill>
                </w14:textFill>
              </w:rPr>
            </w:pPr>
            <w:r>
              <w:rPr>
                <w:rFonts w:ascii="Wingdings 2" w:hAnsi="Wingdings 2" w:eastAsia="Wingdings 2" w:cs="Wingdings 2"/>
                <w:bCs/>
                <w:color w:val="000000" w:themeColor="text1"/>
                <w14:textFill>
                  <w14:solidFill>
                    <w14:schemeClr w14:val="tx1"/>
                  </w14:solidFill>
                </w14:textFill>
              </w:rPr>
              <w:t>£</w:t>
            </w:r>
            <w:r>
              <w:rPr>
                <w:rFonts w:hint="eastAsia"/>
                <w:bCs/>
                <w:color w:val="000000" w:themeColor="text1"/>
                <w14:textFill>
                  <w14:solidFill>
                    <w14:schemeClr w14:val="tx1"/>
                  </w14:solidFill>
                </w14:textFill>
              </w:rPr>
              <w:t>不要求</w:t>
            </w:r>
          </w:p>
          <w:p>
            <w:pPr>
              <w:adjustRightInd w:val="0"/>
              <w:snapToGrid w:val="0"/>
              <w:rPr>
                <w:bCs/>
                <w:color w:val="000000" w:themeColor="text1"/>
                <w14:textFill>
                  <w14:solidFill>
                    <w14:schemeClr w14:val="tx1"/>
                  </w14:solidFill>
                </w14:textFill>
              </w:rPr>
            </w:pPr>
            <w:r>
              <w:rPr>
                <w:rFonts w:hint="eastAsia"/>
                <w:color w:val="000000" w:themeColor="text1"/>
                <w14:textFill>
                  <w14:solidFill>
                    <w14:schemeClr w14:val="tx1"/>
                  </w14:solidFill>
                </w14:textFill>
              </w:rPr>
              <w:t>☑</w:t>
            </w:r>
            <w:r>
              <w:rPr>
                <w:rFonts w:hint="eastAsia"/>
                <w:bCs/>
                <w:color w:val="000000" w:themeColor="text1"/>
                <w14:textFill>
                  <w14:solidFill>
                    <w14:schemeClr w14:val="tx1"/>
                  </w14:solidFill>
                </w14:textFill>
              </w:rPr>
              <w:t>要求，具体如下：</w:t>
            </w:r>
          </w:p>
          <w:p>
            <w:pPr>
              <w:widowControl/>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（1）履约保证金金额：</w:t>
            </w:r>
            <w:r>
              <w:rPr>
                <w:rFonts w:hint="eastAsia" w:ascii="宋体" w:hAnsi="宋体" w:cs="宋体"/>
                <w:szCs w:val="21"/>
              </w:rPr>
              <w:t>设计+管理费中标金额的</w:t>
            </w:r>
            <w:r>
              <w:rPr>
                <w:rFonts w:hint="eastAsia" w:ascii="宋体" w:hAnsi="宋体" w:cs="宋体"/>
                <w:szCs w:val="21"/>
                <w:u w:val="single"/>
              </w:rPr>
              <w:t>10</w:t>
            </w:r>
            <w:r>
              <w:rPr>
                <w:rFonts w:hint="eastAsia" w:ascii="宋体" w:hAnsi="宋体" w:cs="宋体"/>
                <w:szCs w:val="21"/>
              </w:rPr>
              <w:t>％</w:t>
            </w:r>
            <w:r>
              <w:rPr>
                <w:rFonts w:hint="eastAsia"/>
                <w:bCs/>
                <w:color w:val="000000" w:themeColor="text1"/>
                <w14:textFill>
                  <w14:solidFill>
                    <w14:schemeClr w14:val="tx1"/>
                  </w14:solidFill>
                </w14:textFill>
              </w:rPr>
              <w:t>。</w:t>
            </w:r>
          </w:p>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（2）履约保证金形式：</w:t>
            </w:r>
          </w:p>
          <w:p>
            <w:pPr>
              <w:adjustRightInd w:val="0"/>
              <w:snapToGrid w:val="0"/>
              <w:rPr>
                <w:bCs/>
                <w:color w:val="000000" w:themeColor="text1"/>
                <w14:textFill>
                  <w14:solidFill>
                    <w14:schemeClr w14:val="tx1"/>
                  </w14:solidFill>
                </w14:textFill>
              </w:rPr>
            </w:pPr>
            <w:r>
              <w:rPr>
                <w:rFonts w:ascii="Wingdings 2" w:hAnsi="Wingdings 2" w:eastAsia="Wingdings 2" w:cs="Wingdings 2"/>
                <w:bCs/>
                <w:color w:val="000000" w:themeColor="text1"/>
                <w14:textFill>
                  <w14:solidFill>
                    <w14:schemeClr w14:val="tx1"/>
                  </w14:solidFill>
                </w14:textFill>
              </w:rPr>
              <w:t>£</w:t>
            </w:r>
            <w:r>
              <w:rPr>
                <w:rFonts w:hint="eastAsia"/>
                <w:bCs/>
                <w:color w:val="000000" w:themeColor="text1"/>
                <w14:textFill>
                  <w14:solidFill>
                    <w14:schemeClr w14:val="tx1"/>
                  </w14:solidFill>
                </w14:textFill>
              </w:rPr>
              <w:t>电子保函</w:t>
            </w:r>
          </w:p>
          <w:p>
            <w:pPr>
              <w:adjustRightInd w:val="0"/>
              <w:snapToGrid w:val="0"/>
              <w:rPr>
                <w:bCs/>
                <w:color w:val="000000" w:themeColor="text1"/>
                <w14:textFill>
                  <w14:solidFill>
                    <w14:schemeClr w14:val="tx1"/>
                  </w14:solidFill>
                </w14:textFill>
              </w:rPr>
            </w:pPr>
            <w:r>
              <w:rPr>
                <w:rFonts w:ascii="Wingdings 2" w:hAnsi="Wingdings 2" w:eastAsia="Wingdings 2" w:cs="Wingdings 2"/>
                <w:bCs/>
                <w:color w:val="000000" w:themeColor="text1"/>
                <w14:textFill>
                  <w14:solidFill>
                    <w14:schemeClr w14:val="tx1"/>
                  </w14:solidFill>
                </w14:textFill>
              </w:rPr>
              <w:t>£</w:t>
            </w:r>
            <w:r>
              <w:rPr>
                <w:rFonts w:hint="eastAsia"/>
                <w:bCs/>
                <w:color w:val="000000" w:themeColor="text1"/>
                <w14:textFill>
                  <w14:solidFill>
                    <w14:schemeClr w14:val="tx1"/>
                  </w14:solidFill>
                </w14:textFill>
              </w:rPr>
              <w:t>现金（银行转账、银行电汇）</w:t>
            </w:r>
          </w:p>
          <w:p>
            <w:pPr>
              <w:adjustRightInd w:val="0"/>
              <w:snapToGrid w:val="0"/>
              <w:rPr>
                <w:bCs/>
                <w:color w:val="000000" w:themeColor="text1"/>
                <w14:textFill>
                  <w14:solidFill>
                    <w14:schemeClr w14:val="tx1"/>
                  </w14:solidFill>
                </w14:textFill>
              </w:rPr>
            </w:pPr>
            <w:r>
              <w:rPr>
                <w:rFonts w:hint="eastAsia"/>
                <w:color w:val="000000" w:themeColor="text1"/>
                <w14:textFill>
                  <w14:solidFill>
                    <w14:schemeClr w14:val="tx1"/>
                  </w14:solidFill>
                </w14:textFill>
              </w:rPr>
              <w:t>☑</w:t>
            </w:r>
            <w:r>
              <w:rPr>
                <w:rFonts w:hint="eastAsia"/>
                <w:bCs/>
                <w:color w:val="000000" w:themeColor="text1"/>
                <w14:textFill>
                  <w14:solidFill>
                    <w14:schemeClr w14:val="tx1"/>
                  </w14:solidFill>
                </w14:textFill>
              </w:rPr>
              <w:t>纸质保函（纸质银行保函）</w:t>
            </w:r>
          </w:p>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（3）具体要求：</w:t>
            </w:r>
          </w:p>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①采用纸质银行保函的，应为不可撤销、不可转让的见索即付独立保函。</w:t>
            </w:r>
          </w:p>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（4）本招标项目是否减免履约保证金：</w:t>
            </w:r>
          </w:p>
          <w:p>
            <w:pPr>
              <w:adjustRightInd w:val="0"/>
              <w:snapToGrid w:val="0"/>
              <w:rPr>
                <w:bCs/>
                <w:color w:val="000000" w:themeColor="text1"/>
                <w14:textFill>
                  <w14:solidFill>
                    <w14:schemeClr w14:val="tx1"/>
                  </w14:solidFill>
                </w14:textFill>
              </w:rPr>
            </w:pPr>
            <w:r>
              <w:rPr>
                <w:rFonts w:hint="eastAsia"/>
                <w:color w:val="000000" w:themeColor="text1"/>
                <w14:textFill>
                  <w14:solidFill>
                    <w14:schemeClr w14:val="tx1"/>
                  </w14:solidFill>
                </w14:textFill>
              </w:rPr>
              <w:t>☑</w:t>
            </w:r>
            <w:r>
              <w:rPr>
                <w:rFonts w:hint="eastAsia"/>
                <w:bCs/>
                <w:color w:val="000000" w:themeColor="text1"/>
                <w:highlight w:val="yellow"/>
                <w14:textFill>
                  <w14:solidFill>
                    <w14:schemeClr w14:val="tx1"/>
                  </w14:solidFill>
                </w14:textFill>
              </w:rPr>
              <w:t>不减免</w:t>
            </w:r>
          </w:p>
          <w:p>
            <w:pPr>
              <w:adjustRightInd w:val="0"/>
              <w:snapToGrid w:val="0"/>
              <w:rPr>
                <w:bCs/>
                <w:color w:val="000000" w:themeColor="text1"/>
                <w:u w:val="single"/>
                <w14:textFill>
                  <w14:solidFill>
                    <w14:schemeClr w14:val="tx1"/>
                  </w14:solidFill>
                </w14:textFill>
              </w:rPr>
            </w:pPr>
            <w:r>
              <w:rPr>
                <w:rFonts w:ascii="Wingdings 2" w:hAnsi="Wingdings 2" w:eastAsia="Wingdings 2" w:cs="Wingdings 2"/>
                <w:bCs/>
                <w:color w:val="000000" w:themeColor="text1"/>
                <w14:textFill>
                  <w14:solidFill>
                    <w14:schemeClr w14:val="tx1"/>
                  </w14:solidFill>
                </w14:textFill>
              </w:rPr>
              <w:t>£</w:t>
            </w:r>
            <w:r>
              <w:rPr>
                <w:rFonts w:hint="eastAsia"/>
                <w:bCs/>
                <w:color w:val="000000" w:themeColor="text1"/>
                <w14:textFill>
                  <w14:solidFill>
                    <w14:schemeClr w14:val="tx1"/>
                  </w14:solidFill>
                </w14:textFill>
              </w:rPr>
              <w:t>减免，适用减免履约保证金的情形：/</w:t>
            </w:r>
          </w:p>
          <w:p>
            <w:pPr>
              <w:numPr>
                <w:ilvl w:val="0"/>
                <w:numId w:val="3"/>
              </w:numPr>
              <w:adjustRightInd w:val="0"/>
              <w:snapToGrid w:val="0"/>
              <w:spacing w:line="440" w:lineRule="exact"/>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其他要求：</w:t>
            </w:r>
          </w:p>
          <w:p>
            <w:pPr>
              <w:numPr>
                <w:ilvl w:val="0"/>
                <w:numId w:val="4"/>
              </w:numPr>
              <w:adjustRightInd w:val="0"/>
              <w:snapToGrid w:val="0"/>
              <w:spacing w:line="440" w:lineRule="exact"/>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履约保证金采用现金（银行转账、银行电汇）形式提交的，同时退还银行同期活期存款利息。</w:t>
            </w:r>
          </w:p>
          <w:p>
            <w:pPr>
              <w:numPr>
                <w:ilvl w:val="0"/>
                <w:numId w:val="4"/>
              </w:numPr>
              <w:adjustRightInd w:val="0"/>
              <w:snapToGrid w:val="0"/>
              <w:spacing w:line="440" w:lineRule="exact"/>
              <w:rPr>
                <w:bCs/>
                <w:color w:val="000000" w:themeColor="text1"/>
                <w14:textFill>
                  <w14:solidFill>
                    <w14:schemeClr w14:val="tx1"/>
                  </w14:solidFill>
                </w14:textFill>
              </w:rPr>
            </w:pPr>
            <w:r>
              <w:rPr>
                <w:rFonts w:hint="eastAsia" w:ascii="宋体" w:hAnsi="宋体" w:cs="宋体"/>
                <w:szCs w:val="21"/>
                <w:u w:val="single"/>
              </w:rPr>
              <w:t>履约保函/履约保证金担保时间应能够覆盖本合同签订之日起直至本合同项下工程竣工验收合格后90日。无论何种原因导致服务周期延长，承包人均需继续提供履约担保（如在原保函有效期届满前30日内以等额同等效力的新银行保函予以替换或提供其他经发包人确认的担保措施），由此所增加的费用由承包人承担。承包人应承担更换保函或担保措施的费用，否则发包人有权扣除或暂缓进度款，直至收到替换合格的履约保函，承包人不得因此影响项目的履约。</w:t>
            </w:r>
          </w:p>
          <w:p>
            <w:pPr>
              <w:numPr>
                <w:ilvl w:val="0"/>
                <w:numId w:val="4"/>
              </w:numPr>
              <w:adjustRightInd w:val="0"/>
              <w:snapToGrid w:val="0"/>
              <w:spacing w:line="440" w:lineRule="exact"/>
              <w:rPr>
                <w:bCs/>
                <w:color w:val="000000" w:themeColor="text1"/>
                <w14:textFill>
                  <w14:solidFill>
                    <w14:schemeClr w14:val="tx1"/>
                  </w14:solidFill>
                </w14:textFill>
              </w:rPr>
            </w:pPr>
            <w:r>
              <w:rPr>
                <w:rFonts w:hint="eastAsia" w:ascii="宋体" w:hAnsi="宋体" w:cs="宋体"/>
                <w:szCs w:val="21"/>
                <w:u w:val="single"/>
              </w:rPr>
              <w:t>履约担保提交期限的要求：承包人应在本合同签订前提供。</w:t>
            </w:r>
          </w:p>
          <w:p>
            <w:pPr>
              <w:numPr>
                <w:ilvl w:val="0"/>
                <w:numId w:val="4"/>
              </w:numPr>
              <w:adjustRightInd w:val="0"/>
              <w:snapToGrid w:val="0"/>
              <w:spacing w:line="440" w:lineRule="exact"/>
              <w:rPr>
                <w:bCs/>
                <w:color w:val="000000" w:themeColor="text1"/>
                <w14:textFill>
                  <w14:solidFill>
                    <w14:schemeClr w14:val="tx1"/>
                  </w14:solidFill>
                </w14:textFill>
              </w:rPr>
            </w:pPr>
            <w:r>
              <w:rPr>
                <w:rFonts w:hint="eastAsia" w:ascii="宋体" w:hAnsi="宋体" w:cs="宋体"/>
                <w:szCs w:val="21"/>
                <w:u w:val="single"/>
              </w:rPr>
              <w:t>履约担保退还时限：履约担保有效期届满30日内退还。</w:t>
            </w:r>
          </w:p>
          <w:p>
            <w:pPr>
              <w:adjustRightInd w:val="0"/>
              <w:snapToGrid w:val="0"/>
              <w:spacing w:line="440" w:lineRule="exact"/>
              <w:rPr>
                <w:bCs/>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8614" w:type="dxa"/>
            <w:gridSpan w:val="3"/>
            <w:vAlign w:val="center"/>
          </w:tcPr>
          <w:p>
            <w:pPr>
              <w:adjustRightInd w:val="0"/>
              <w:snapToGrid w:val="0"/>
              <w:rPr>
                <w:color w:val="000000" w:themeColor="text1"/>
                <w14:textFill>
                  <w14:solidFill>
                    <w14:schemeClr w14:val="tx1"/>
                  </w14:solidFill>
                </w14:textFill>
              </w:rPr>
            </w:pPr>
            <w:r>
              <w:rPr>
                <w:rFonts w:hint="eastAsia"/>
                <w:color w:val="000000" w:themeColor="text1"/>
                <w14:textFill>
                  <w14:solidFill>
                    <w14:schemeClr w14:val="tx1"/>
                  </w14:solidFill>
                </w14:textFill>
              </w:rPr>
              <w:t>10. 需要补充的其他内容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10.1</w:t>
            </w:r>
          </w:p>
        </w:tc>
        <w:tc>
          <w:tcPr>
            <w:tcW w:w="1695"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获取与查看通知</w:t>
            </w:r>
          </w:p>
        </w:tc>
        <w:tc>
          <w:tcPr>
            <w:tcW w:w="5724" w:type="dxa"/>
            <w:vAlign w:val="center"/>
          </w:tcPr>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本招标项目的招标文件、工程量清单、最高投标限价、澄清及修改等相关资料均通过电子服务系统发布，投标人应当及时登录电子服务系统自行查看并下载。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10.2</w:t>
            </w:r>
          </w:p>
        </w:tc>
        <w:tc>
          <w:tcPr>
            <w:tcW w:w="1695"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电子招标</w:t>
            </w:r>
          </w:p>
        </w:tc>
        <w:tc>
          <w:tcPr>
            <w:tcW w:w="5724" w:type="dxa"/>
            <w:vAlign w:val="center"/>
          </w:tcPr>
          <w:p>
            <w:pPr>
              <w:adjustRightInd w:val="0"/>
              <w:snapToGrid w:val="0"/>
              <w:rPr>
                <w:bCs/>
                <w:color w:val="000000" w:themeColor="text1"/>
                <w14:textFill>
                  <w14:solidFill>
                    <w14:schemeClr w14:val="tx1"/>
                  </w14:solidFill>
                </w14:textFill>
              </w:rPr>
            </w:pPr>
            <w:r>
              <w:rPr>
                <w:rFonts w:hint="eastAsia"/>
                <w:color w:val="000000" w:themeColor="text1"/>
                <w14:textFill>
                  <w14:solidFill>
                    <w14:schemeClr w14:val="tx1"/>
                  </w14:solidFill>
                </w14:textFill>
              </w:rPr>
              <w:t>本招标项目实行全流程电子化交易，</w:t>
            </w:r>
            <w:r>
              <w:rPr>
                <w:rFonts w:hint="eastAsia"/>
                <w:bCs/>
                <w:color w:val="000000" w:themeColor="text1"/>
                <w14:textFill>
                  <w14:solidFill>
                    <w14:schemeClr w14:val="tx1"/>
                  </w14:solidFill>
                </w14:textFill>
              </w:rPr>
              <w:t>除招标文件另有规定外，电子招标投标操作要求见本章附件《</w:t>
            </w:r>
            <w:commentRangeStart w:id="5"/>
            <w:r>
              <w:rPr>
                <w:rFonts w:hint="eastAsia"/>
                <w:bCs/>
                <w:color w:val="000000" w:themeColor="text1"/>
                <w14:textFill>
                  <w14:solidFill>
                    <w14:schemeClr w14:val="tx1"/>
                  </w14:solidFill>
                </w14:textFill>
              </w:rPr>
              <w:t>XXXXX》。</w:t>
            </w:r>
            <w:commentRangeEnd w:id="5"/>
            <w:r>
              <w:rPr>
                <w:rStyle w:val="42"/>
              </w:rPr>
              <w:commentReference w:id="5"/>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3"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10.3</w:t>
            </w:r>
          </w:p>
        </w:tc>
        <w:tc>
          <w:tcPr>
            <w:tcW w:w="1695"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报价文件编制要求</w:t>
            </w:r>
          </w:p>
        </w:tc>
        <w:tc>
          <w:tcPr>
            <w:tcW w:w="5724" w:type="dxa"/>
            <w:vAlign w:val="center"/>
          </w:tcPr>
          <w:p>
            <w:pPr>
              <w:widowControl/>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最高投标限价发出后，投标人应对其数据进行复核，如认为数据有误，可按照本招标文件规定的程序及时限要求提出。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645"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10.4</w:t>
            </w:r>
          </w:p>
        </w:tc>
        <w:tc>
          <w:tcPr>
            <w:tcW w:w="1695"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相关政策要求</w:t>
            </w:r>
          </w:p>
        </w:tc>
        <w:tc>
          <w:tcPr>
            <w:tcW w:w="5724" w:type="dxa"/>
            <w:vAlign w:val="center"/>
          </w:tcPr>
          <w:p>
            <w:pPr>
              <w:adjustRightInd w:val="0"/>
              <w:snapToGrid w:val="0"/>
              <w:spacing w:line="440" w:lineRule="exact"/>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按照国家、省、市相关政策执行。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21"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10.5</w:t>
            </w:r>
          </w:p>
        </w:tc>
        <w:tc>
          <w:tcPr>
            <w:tcW w:w="1695"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评标过程中的澄清、说明或补正</w:t>
            </w:r>
          </w:p>
        </w:tc>
        <w:tc>
          <w:tcPr>
            <w:tcW w:w="5724" w:type="dxa"/>
            <w:vAlign w:val="center"/>
          </w:tcPr>
          <w:p>
            <w:pPr>
              <w:widowControl/>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（1）评标委员会通过电子交易系统将需要澄清、说明或补正的内容以询标函的形式发送给投标人，投标人应安排专人登录电子交易系统并保持在线状态，以便及时接收评标委员会可能发出的询标函。</w:t>
            </w:r>
          </w:p>
          <w:p>
            <w:pPr>
              <w:widowControl/>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（2）因投标人未登录电子交易系统导致无法及时接收询标函（远程网上询标）或未在规定时间（</w:t>
            </w:r>
            <w:commentRangeStart w:id="6"/>
            <w:r>
              <w:rPr>
                <w:bCs/>
                <w:color w:val="000000" w:themeColor="text1"/>
                <w14:textFill>
                  <w14:solidFill>
                    <w14:schemeClr w14:val="tx1"/>
                  </w14:solidFill>
                </w14:textFill>
              </w:rPr>
              <w:t>30</w:t>
            </w:r>
            <w:r>
              <w:rPr>
                <w:rFonts w:hint="eastAsia"/>
                <w:bCs/>
                <w:color w:val="000000" w:themeColor="text1"/>
                <w14:textFill>
                  <w14:solidFill>
                    <w14:schemeClr w14:val="tx1"/>
                  </w14:solidFill>
                </w14:textFill>
              </w:rPr>
              <w:t>分</w:t>
            </w:r>
            <w:commentRangeEnd w:id="6"/>
            <w:r>
              <w:rPr>
                <w:rStyle w:val="42"/>
              </w:rPr>
              <w:commentReference w:id="6"/>
            </w:r>
            <w:r>
              <w:rPr>
                <w:rFonts w:hint="eastAsia"/>
                <w:bCs/>
                <w:color w:val="000000" w:themeColor="text1"/>
                <w14:textFill>
                  <w14:solidFill>
                    <w14:schemeClr w14:val="tx1"/>
                  </w14:solidFill>
                </w14:textFill>
              </w:rPr>
              <w:t>钟）内按照评标委员会要求进行澄清、说明或补正内容的，视同投标人放弃澄清、说明或补正内容的权利，评标委员会可按照对投标人不利的解释进行判定。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10.6</w:t>
            </w:r>
          </w:p>
        </w:tc>
        <w:tc>
          <w:tcPr>
            <w:tcW w:w="1695"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投标人对所提供材料应承担的责任</w:t>
            </w:r>
          </w:p>
        </w:tc>
        <w:tc>
          <w:tcPr>
            <w:tcW w:w="5724" w:type="dxa"/>
            <w:vAlign w:val="center"/>
          </w:tcPr>
          <w:p>
            <w:pPr>
              <w:widowControl/>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（1）投标人提供虚假材料谋取中标的，招标人有权否决其投标，投标保证金不予退还。</w:t>
            </w:r>
          </w:p>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投标人对所提供的材料承担缔约过失责任和法律责任。若投诉人或举报人对前述材料存在争议，进行有效投诉或举报，被投诉人、被举报人应当主动配合调查，并在规定期限内举证，提供有关证明材料；拒绝配合</w:t>
            </w:r>
            <w:r>
              <w:rPr>
                <w:bCs/>
                <w:color w:val="000000" w:themeColor="text1"/>
                <w14:textFill>
                  <w14:solidFill>
                    <w14:schemeClr w14:val="tx1"/>
                  </w14:solidFill>
                </w14:textFill>
              </w:rPr>
              <w:t>调查</w:t>
            </w:r>
            <w:r>
              <w:rPr>
                <w:rFonts w:hint="eastAsia"/>
                <w:bCs/>
                <w:color w:val="000000" w:themeColor="text1"/>
                <w14:textFill>
                  <w14:solidFill>
                    <w14:schemeClr w14:val="tx1"/>
                  </w14:solidFill>
                </w14:textFill>
              </w:rPr>
              <w:t>，且未在规定期限内举证、提供证明材料的，招标人有权否决其投标，投标保证金不予退还。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10.7</w:t>
            </w:r>
          </w:p>
        </w:tc>
        <w:tc>
          <w:tcPr>
            <w:tcW w:w="1695"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中标人未履行相关义务的责任</w:t>
            </w:r>
          </w:p>
        </w:tc>
        <w:tc>
          <w:tcPr>
            <w:tcW w:w="5724" w:type="dxa"/>
            <w:vAlign w:val="center"/>
          </w:tcPr>
          <w:p>
            <w:pPr>
              <w:adjustRightInd w:val="0"/>
              <w:snapToGrid w:val="0"/>
              <w:rPr>
                <w:color w:val="000000" w:themeColor="text1"/>
                <w14:textFill>
                  <w14:solidFill>
                    <w14:schemeClr w14:val="tx1"/>
                  </w14:solidFill>
                </w14:textFill>
              </w:rPr>
            </w:pPr>
            <w:r>
              <w:rPr>
                <w:rFonts w:hint="eastAsia"/>
                <w:bCs/>
                <w:color w:val="000000" w:themeColor="text1"/>
                <w14:textFill>
                  <w14:solidFill>
                    <w14:schemeClr w14:val="tx1"/>
                  </w14:solidFill>
                </w14:textFill>
              </w:rPr>
              <w:t>中标人未履行相关义务的，相关部门将依法对中标人进行处理，追究相关责任：</w:t>
            </w:r>
          </w:p>
          <w:p>
            <w:pPr>
              <w:widowControl/>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（1）中标后，中标人被相关部门查实存在违法行为，不满足中标条件的，由招标人取消其中标资格，并做好项目后续工作；</w:t>
            </w:r>
          </w:p>
          <w:p>
            <w:pPr>
              <w:widowControl/>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（2）中标人应在规定期限内提交履约保证金并与招标人签订合同，若中标人未能在规定期限内提交履约保证金或签订合同，招标人有权取消其中标资格；</w:t>
            </w:r>
          </w:p>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（3）合同签订后，中标人存在规定时间内不履行合同义务等情况，招标人有权解除合同，追究其违约责任。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10.8</w:t>
            </w:r>
          </w:p>
        </w:tc>
        <w:tc>
          <w:tcPr>
            <w:tcW w:w="16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同义词语</w:t>
            </w:r>
          </w:p>
        </w:tc>
        <w:tc>
          <w:tcPr>
            <w:tcW w:w="5724" w:type="dxa"/>
            <w:vAlign w:val="center"/>
          </w:tcPr>
          <w:p>
            <w:pPr>
              <w:adjustRightInd w:val="0"/>
              <w:snapToGrid w:val="0"/>
              <w:rPr>
                <w:color w:val="000000" w:themeColor="text1"/>
                <w14:textFill>
                  <w14:solidFill>
                    <w14:schemeClr w14:val="tx1"/>
                  </w14:solidFill>
                </w14:textFill>
              </w:rPr>
            </w:pPr>
            <w:r>
              <w:rPr>
                <w:rFonts w:hint="eastAsia"/>
                <w:bCs/>
                <w:color w:val="000000" w:themeColor="text1"/>
                <w14:textFill>
                  <w14:solidFill>
                    <w14:schemeClr w14:val="tx1"/>
                  </w14:solidFill>
                </w14:textFill>
              </w:rPr>
              <w:t>构成招标文件组成部分的“通用合同条款”、“专用合同条款”、“发包人要求”等章节中“发包人”和“承包人”，等同于招标投标阶段的“招标人”和“投标人/中标人”。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10.9</w:t>
            </w:r>
          </w:p>
        </w:tc>
        <w:tc>
          <w:tcPr>
            <w:tcW w:w="16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解释权</w:t>
            </w:r>
          </w:p>
        </w:tc>
        <w:tc>
          <w:tcPr>
            <w:tcW w:w="5724" w:type="dxa"/>
            <w:vAlign w:val="center"/>
          </w:tcPr>
          <w:p>
            <w:pPr>
              <w:widowControl/>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（1）构成本招标文件的各个组成文件应互为解释，互为说明；</w:t>
            </w:r>
          </w:p>
          <w:p>
            <w:pPr>
              <w:widowControl/>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（2）同一组成文件中就同一事项的规定或约定不一致的，以编排顺序在后者为准；</w:t>
            </w:r>
          </w:p>
          <w:p>
            <w:pPr>
              <w:widowControl/>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（3）如有不明确或不一致，构成合同文件组成内容的，以合同文件约定内容为准，且以专用合同条款约定的合同文件优先顺序解释；</w:t>
            </w:r>
          </w:p>
          <w:p>
            <w:pPr>
              <w:widowControl/>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（4）除招标文件中有特别规定外，仅适用于招标投标阶段的规定，按照投标邀请书、投标人须知、评标办法、投标文件格式的先后顺序解释；</w:t>
            </w:r>
          </w:p>
          <w:p>
            <w:pPr>
              <w:adjustRightInd w:val="0"/>
              <w:snapToGrid w:val="0"/>
              <w:rPr>
                <w:color w:val="000000" w:themeColor="text1"/>
                <w14:textFill>
                  <w14:solidFill>
                    <w14:schemeClr w14:val="tx1"/>
                  </w14:solidFill>
                </w14:textFill>
              </w:rPr>
            </w:pPr>
            <w:r>
              <w:rPr>
                <w:rFonts w:hint="eastAsia"/>
                <w:bCs/>
                <w:color w:val="000000" w:themeColor="text1"/>
                <w14:textFill>
                  <w14:solidFill>
                    <w14:schemeClr w14:val="tx1"/>
                  </w14:solidFill>
                </w14:textFill>
              </w:rPr>
              <w:t>（5）按照本款前述规定仍不能形成结论的，由招标人负责解释。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195" w:type="dxa"/>
            <w:vAlign w:val="center"/>
          </w:tcPr>
          <w:p>
            <w:pPr>
              <w:jc w:val="center"/>
              <w:rPr>
                <w:bCs/>
                <w:color w:val="000000" w:themeColor="text1"/>
                <w14:textFill>
                  <w14:solidFill>
                    <w14:schemeClr w14:val="tx1"/>
                  </w14:solidFill>
                </w14:textFill>
              </w:rPr>
            </w:pPr>
            <w:r>
              <w:rPr>
                <w:rFonts w:hint="eastAsia"/>
                <w:color w:val="000000" w:themeColor="text1"/>
                <w14:textFill>
                  <w14:solidFill>
                    <w14:schemeClr w14:val="tx1"/>
                  </w14:solidFill>
                </w14:textFill>
              </w:rPr>
              <w:t>10.10</w:t>
            </w:r>
          </w:p>
        </w:tc>
        <w:tc>
          <w:tcPr>
            <w:tcW w:w="1695"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创优目标</w:t>
            </w:r>
          </w:p>
        </w:tc>
        <w:tc>
          <w:tcPr>
            <w:tcW w:w="5724" w:type="dxa"/>
            <w:vAlign w:val="center"/>
          </w:tcPr>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☑无</w:t>
            </w:r>
          </w:p>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□有，具体要求如下：/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bCs/>
                <w:color w:val="000000" w:themeColor="text1"/>
                <w14:textFill>
                  <w14:solidFill>
                    <w14:schemeClr w14:val="tx1"/>
                  </w14:solidFill>
                </w14:textFill>
              </w:rPr>
            </w:pPr>
            <w:r>
              <w:rPr>
                <w:rFonts w:hint="eastAsia"/>
                <w:color w:val="000000" w:themeColor="text1"/>
                <w14:textFill>
                  <w14:solidFill>
                    <w14:schemeClr w14:val="tx1"/>
                  </w14:solidFill>
                </w14:textFill>
              </w:rPr>
              <w:t>10.11</w:t>
            </w:r>
          </w:p>
        </w:tc>
        <w:tc>
          <w:tcPr>
            <w:tcW w:w="1695"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异议提出方式</w:t>
            </w:r>
          </w:p>
        </w:tc>
        <w:tc>
          <w:tcPr>
            <w:tcW w:w="5724" w:type="dxa"/>
            <w:vAlign w:val="center"/>
          </w:tcPr>
          <w:p>
            <w:pPr>
              <w:adjustRightInd w:val="0"/>
              <w:snapToGrid w:val="0"/>
              <w:rPr>
                <w:bCs/>
                <w:color w:val="000000" w:themeColor="text1"/>
                <w14:textFill>
                  <w14:solidFill>
                    <w14:schemeClr w14:val="tx1"/>
                  </w14:solidFill>
                </w14:textFill>
              </w:rPr>
            </w:pPr>
            <w:r>
              <w:rPr>
                <w:rFonts w:hint="eastAsia"/>
                <w:color w:val="000000" w:themeColor="text1"/>
                <w14:textFill>
                  <w14:solidFill>
                    <w14:schemeClr w14:val="tx1"/>
                  </w14:solidFill>
                </w14:textFill>
              </w:rPr>
              <w:t>通过电子交易系统在线提出或以其他书面形式提出。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bCs/>
                <w:color w:val="000000" w:themeColor="text1"/>
                <w14:textFill>
                  <w14:solidFill>
                    <w14:schemeClr w14:val="tx1"/>
                  </w14:solidFill>
                </w14:textFill>
              </w:rPr>
            </w:pPr>
            <w:r>
              <w:rPr>
                <w:rFonts w:hint="eastAsia"/>
                <w:color w:val="000000" w:themeColor="text1"/>
                <w14:textFill>
                  <w14:solidFill>
                    <w14:schemeClr w14:val="tx1"/>
                  </w14:solidFill>
                </w14:textFill>
              </w:rPr>
              <w:t>10.12</w:t>
            </w:r>
          </w:p>
        </w:tc>
        <w:tc>
          <w:tcPr>
            <w:tcW w:w="1695"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招标代理服务</w:t>
            </w:r>
          </w:p>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费</w:t>
            </w:r>
          </w:p>
        </w:tc>
        <w:tc>
          <w:tcPr>
            <w:tcW w:w="5724" w:type="dxa"/>
            <w:vAlign w:val="center"/>
          </w:tcPr>
          <w:p>
            <w:pPr>
              <w:widowControl/>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（1）招标代理服务费：中标人在领取中标通知书前须向招标代理机构缴纳招标代理服务费。招标代理服务费以中标金额为计算基数，参照下列标准的</w:t>
            </w:r>
            <w:commentRangeStart w:id="7"/>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w:t>
            </w:r>
            <w:commentRangeEnd w:id="7"/>
            <w:r>
              <w:rPr>
                <w:rStyle w:val="42"/>
              </w:rPr>
              <w:commentReference w:id="7"/>
            </w:r>
            <w:r>
              <w:rPr>
                <w:rFonts w:hint="eastAsia"/>
                <w:bCs/>
                <w:color w:val="000000" w:themeColor="text1"/>
                <w14:textFill>
                  <w14:solidFill>
                    <w14:schemeClr w14:val="tx1"/>
                  </w14:solidFill>
                </w14:textFill>
              </w:rPr>
              <w:t>%计取：</w:t>
            </w:r>
          </w:p>
          <w:tbl>
            <w:tblPr>
              <w:tblStyle w:val="33"/>
              <w:tblW w:w="557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85"/>
              <w:gridCol w:w="278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85" w:type="dxa"/>
                  <w:vAlign w:val="center"/>
                </w:tcPr>
                <w:p>
                  <w:pPr>
                    <w:widowControl/>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中标金额（万元）</w:t>
                  </w:r>
                </w:p>
              </w:tc>
              <w:tc>
                <w:tcPr>
                  <w:tcW w:w="2786" w:type="dxa"/>
                  <w:vAlign w:val="center"/>
                </w:tcPr>
                <w:p>
                  <w:pPr>
                    <w:widowControl/>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工程服务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85" w:type="dxa"/>
                  <w:vAlign w:val="center"/>
                </w:tcPr>
                <w:p>
                  <w:pPr>
                    <w:widowControl/>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100以下</w:t>
                  </w:r>
                </w:p>
              </w:tc>
              <w:tc>
                <w:tcPr>
                  <w:tcW w:w="2786" w:type="dxa"/>
                  <w:vAlign w:val="bottom"/>
                </w:tcPr>
                <w:p>
                  <w:pPr>
                    <w:widowControl/>
                    <w:adjustRightInd w:val="0"/>
                    <w:snapToGrid w:val="0"/>
                    <w:rPr>
                      <w:bCs/>
                      <w:color w:val="000000" w:themeColor="text1"/>
                      <w14:textFill>
                        <w14:solidFill>
                          <w14:schemeClr w14:val="tx1"/>
                        </w14:solidFill>
                      </w14:textFill>
                    </w:rPr>
                  </w:pPr>
                  <w:r>
                    <w:rPr>
                      <w:rFonts w:hint="eastAsia" w:ascii="等线" w:hAnsi="等线" w:eastAsia="等线"/>
                      <w:color w:val="000000"/>
                      <w:sz w:val="22"/>
                      <w:szCs w:val="22"/>
                    </w:rPr>
                    <w:t>1.50%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85" w:type="dxa"/>
                  <w:vAlign w:val="center"/>
                </w:tcPr>
                <w:p>
                  <w:pPr>
                    <w:widowControl/>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100-500</w:t>
                  </w:r>
                </w:p>
              </w:tc>
              <w:tc>
                <w:tcPr>
                  <w:tcW w:w="2786" w:type="dxa"/>
                  <w:vAlign w:val="bottom"/>
                </w:tcPr>
                <w:p>
                  <w:pPr>
                    <w:widowControl/>
                    <w:adjustRightInd w:val="0"/>
                    <w:snapToGrid w:val="0"/>
                    <w:rPr>
                      <w:bCs/>
                      <w:color w:val="000000" w:themeColor="text1"/>
                      <w14:textFill>
                        <w14:solidFill>
                          <w14:schemeClr w14:val="tx1"/>
                        </w14:solidFill>
                      </w14:textFill>
                    </w:rPr>
                  </w:pPr>
                  <w:r>
                    <w:rPr>
                      <w:rFonts w:hint="eastAsia" w:ascii="等线" w:hAnsi="等线" w:eastAsia="等线"/>
                      <w:color w:val="000000"/>
                      <w:sz w:val="22"/>
                      <w:szCs w:val="22"/>
                    </w:rPr>
                    <w:t>0.80%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85" w:type="dxa"/>
                  <w:vAlign w:val="center"/>
                </w:tcPr>
                <w:p>
                  <w:pPr>
                    <w:widowControl/>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500-1000</w:t>
                  </w:r>
                </w:p>
              </w:tc>
              <w:tc>
                <w:tcPr>
                  <w:tcW w:w="2786" w:type="dxa"/>
                  <w:vAlign w:val="bottom"/>
                </w:tcPr>
                <w:p>
                  <w:pPr>
                    <w:widowControl/>
                    <w:adjustRightInd w:val="0"/>
                    <w:snapToGrid w:val="0"/>
                    <w:rPr>
                      <w:bCs/>
                      <w:color w:val="000000" w:themeColor="text1"/>
                      <w14:textFill>
                        <w14:solidFill>
                          <w14:schemeClr w14:val="tx1"/>
                        </w14:solidFill>
                      </w14:textFill>
                    </w:rPr>
                  </w:pPr>
                  <w:r>
                    <w:rPr>
                      <w:rFonts w:hint="eastAsia" w:ascii="等线" w:hAnsi="等线" w:eastAsia="等线"/>
                      <w:color w:val="000000"/>
                      <w:sz w:val="22"/>
                      <w:szCs w:val="22"/>
                    </w:rPr>
                    <w:t>0.45%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85" w:type="dxa"/>
                  <w:vAlign w:val="center"/>
                </w:tcPr>
                <w:p>
                  <w:pPr>
                    <w:widowControl/>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1000-5000</w:t>
                  </w:r>
                </w:p>
              </w:tc>
              <w:tc>
                <w:tcPr>
                  <w:tcW w:w="2786" w:type="dxa"/>
                  <w:vAlign w:val="bottom"/>
                </w:tcPr>
                <w:p>
                  <w:pPr>
                    <w:widowControl/>
                    <w:adjustRightInd w:val="0"/>
                    <w:snapToGrid w:val="0"/>
                    <w:rPr>
                      <w:bCs/>
                      <w:color w:val="000000" w:themeColor="text1"/>
                      <w14:textFill>
                        <w14:solidFill>
                          <w14:schemeClr w14:val="tx1"/>
                        </w14:solidFill>
                      </w14:textFill>
                    </w:rPr>
                  </w:pPr>
                  <w:r>
                    <w:rPr>
                      <w:rFonts w:hint="eastAsia" w:ascii="等线" w:hAnsi="等线" w:eastAsia="等线"/>
                      <w:color w:val="000000"/>
                      <w:sz w:val="22"/>
                      <w:szCs w:val="22"/>
                    </w:rPr>
                    <w:t>0.25%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85" w:type="dxa"/>
                  <w:vAlign w:val="center"/>
                </w:tcPr>
                <w:p>
                  <w:pPr>
                    <w:widowControl/>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5000-10000</w:t>
                  </w:r>
                </w:p>
              </w:tc>
              <w:tc>
                <w:tcPr>
                  <w:tcW w:w="2786" w:type="dxa"/>
                  <w:vAlign w:val="bottom"/>
                </w:tcPr>
                <w:p>
                  <w:pPr>
                    <w:widowControl/>
                    <w:adjustRightInd w:val="0"/>
                    <w:snapToGrid w:val="0"/>
                    <w:rPr>
                      <w:bCs/>
                      <w:color w:val="000000" w:themeColor="text1"/>
                      <w14:textFill>
                        <w14:solidFill>
                          <w14:schemeClr w14:val="tx1"/>
                        </w14:solidFill>
                      </w14:textFill>
                    </w:rPr>
                  </w:pPr>
                  <w:r>
                    <w:rPr>
                      <w:rFonts w:hint="eastAsia" w:ascii="等线" w:hAnsi="等线" w:eastAsia="等线"/>
                      <w:color w:val="000000"/>
                      <w:sz w:val="22"/>
                      <w:szCs w:val="22"/>
                    </w:rPr>
                    <w:t>0.10%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85" w:type="dxa"/>
                  <w:vAlign w:val="center"/>
                </w:tcPr>
                <w:p>
                  <w:pPr>
                    <w:widowControl/>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10000-100000</w:t>
                  </w:r>
                </w:p>
              </w:tc>
              <w:tc>
                <w:tcPr>
                  <w:tcW w:w="2786" w:type="dxa"/>
                  <w:vAlign w:val="bottom"/>
                </w:tcPr>
                <w:p>
                  <w:pPr>
                    <w:widowControl/>
                    <w:adjustRightInd w:val="0"/>
                    <w:snapToGrid w:val="0"/>
                    <w:rPr>
                      <w:bCs/>
                      <w:color w:val="000000" w:themeColor="text1"/>
                      <w14:textFill>
                        <w14:solidFill>
                          <w14:schemeClr w14:val="tx1"/>
                        </w14:solidFill>
                      </w14:textFill>
                    </w:rPr>
                  </w:pPr>
                  <w:r>
                    <w:rPr>
                      <w:rFonts w:hint="eastAsia" w:ascii="等线" w:hAnsi="等线" w:eastAsia="等线"/>
                      <w:color w:val="000000"/>
                      <w:sz w:val="22"/>
                      <w:szCs w:val="22"/>
                    </w:rPr>
                    <w:t>0.05%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85" w:type="dxa"/>
                  <w:vAlign w:val="center"/>
                </w:tcPr>
                <w:p>
                  <w:pPr>
                    <w:widowControl/>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100000以上</w:t>
                  </w:r>
                </w:p>
              </w:tc>
              <w:tc>
                <w:tcPr>
                  <w:tcW w:w="2786" w:type="dxa"/>
                  <w:vAlign w:val="bottom"/>
                </w:tcPr>
                <w:p>
                  <w:pPr>
                    <w:widowControl/>
                    <w:adjustRightInd w:val="0"/>
                    <w:snapToGrid w:val="0"/>
                    <w:rPr>
                      <w:bCs/>
                      <w:color w:val="000000" w:themeColor="text1"/>
                      <w14:textFill>
                        <w14:solidFill>
                          <w14:schemeClr w14:val="tx1"/>
                        </w14:solidFill>
                      </w14:textFill>
                    </w:rPr>
                  </w:pPr>
                  <w:r>
                    <w:rPr>
                      <w:rFonts w:hint="eastAsia" w:ascii="等线" w:hAnsi="等线" w:eastAsia="等线"/>
                      <w:color w:val="000000"/>
                      <w:sz w:val="22"/>
                      <w:szCs w:val="22"/>
                    </w:rPr>
                    <w:t>0.01%</w:t>
                  </w:r>
                </w:p>
              </w:tc>
            </w:tr>
          </w:tbl>
          <w:p>
            <w:pPr>
              <w:widowControl/>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注：1）投标人在报价单中不单列，包含在投标总价中，招标人不再单独计量支付；2）招标代理服务收费按差额定率累进法计算，中标金额含本数。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10.13</w:t>
            </w:r>
          </w:p>
        </w:tc>
        <w:tc>
          <w:tcPr>
            <w:tcW w:w="1695"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投标所需资料</w:t>
            </w:r>
          </w:p>
        </w:tc>
        <w:tc>
          <w:tcPr>
            <w:tcW w:w="5724" w:type="dxa"/>
            <w:vAlign w:val="center"/>
          </w:tcPr>
          <w:p>
            <w:pPr>
              <w:widowControl/>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投标人按照招标文件要求编制投标文件并对投标文件进行电子签章并使用数字证书加密，并于招标文件规定的投标截止时间前通过电子交易系统完成上传。投标人应合理安排投标文件递交时间，特别是网络速度慢的地区防止在系统关闭前网络拥堵无法操作。如果因计算机及网络故障造成无法完成投标文件递交情形，责任自负。</w:t>
            </w:r>
          </w:p>
          <w:p>
            <w:pPr>
              <w:widowControl/>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（2）投标人应及时查看上传的相关资料，如出现上传的相应投标资料不全、模糊不清、超出有效期等情况，评标委员会将作出对投标人不利的认定，由此产生的一切后果由投标人自行承担。</w:t>
            </w:r>
          </w:p>
          <w:p>
            <w:pPr>
              <w:widowControl/>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3）投标人提供的营业执照、资质证书、安全生产许可证、注册建造师证书、安全生产考核合格证书等证书证件应在有效期内，若法律法规或发证机构或相关主管部门另有规定的，从其规定。投标人在投标文件中提供了相关证明材料，或经询标被评标委员会认定符合相关规定的，评标委员会应予以认可。</w:t>
            </w:r>
          </w:p>
          <w:p>
            <w:pPr>
              <w:widowControl/>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（4）采用一级建造师投标的应符合《住房和城乡建设部办公厅关于全面实行一级建造师电子注册证书的通知》(建办市〔2021〕40 号)规定，投标文件应提供一级建造师电子注册证书，且应在个人签名处手写本人签名，未手写签名或与签名图像笔迹不一致的，该电子证书无效。</w:t>
            </w:r>
          </w:p>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（5）采用一级注册建筑师投标的应符合《全国注册</w:t>
            </w:r>
          </w:p>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建筑师管理委员会关于开展使用一级注册建筑师电</w:t>
            </w:r>
          </w:p>
          <w:p>
            <w:pPr>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子注册证书工作的通知》（注建〔2021〕2 号）规定，投标文件提供的一级注册建筑师证书应在个人签名处手写本人签名，未手写签名或与签名图像笔迹不一致的，该电子证书无效。</w:t>
            </w:r>
          </w:p>
          <w:p>
            <w:pPr>
              <w:widowControl/>
              <w:adjustRightInd w:val="0"/>
              <w:snapToGrid w:val="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（6）具体资料以第三章“评标办法”和第七章“投标文件格式”要求为准。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1" w:hRule="atLeast"/>
        </w:trPr>
        <w:tc>
          <w:tcPr>
            <w:tcW w:w="1195"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10.14</w:t>
            </w:r>
          </w:p>
        </w:tc>
        <w:tc>
          <w:tcPr>
            <w:tcW w:w="7419" w:type="dxa"/>
            <w:gridSpan w:val="2"/>
            <w:vAlign w:val="center"/>
          </w:tcPr>
          <w:p>
            <w:pPr>
              <w:widowControl/>
              <w:adjustRightInd w:val="0"/>
              <w:snapToGrid w:val="0"/>
              <w:jc w:val="left"/>
            </w:pPr>
            <w:r>
              <w:rPr>
                <w:rFonts w:hint="eastAsia"/>
                <w:bCs/>
                <w:color w:val="000000" w:themeColor="text1"/>
                <w14:textFill>
                  <w14:solidFill>
                    <w14:schemeClr w14:val="tx1"/>
                  </w14:solidFill>
                </w14:textFill>
              </w:rPr>
              <w:t>招标人补充的其他内容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1" w:hRule="atLeast"/>
        </w:trPr>
        <w:tc>
          <w:tcPr>
            <w:tcW w:w="1195" w:type="dxa"/>
            <w:vAlign w:val="center"/>
          </w:tcPr>
          <w:p>
            <w:pPr>
              <w:jc w:val="center"/>
              <w:rPr>
                <w:color w:val="000000" w:themeColor="text1"/>
                <w14:textFill>
                  <w14:solidFill>
                    <w14:schemeClr w14:val="tx1"/>
                  </w14:solidFill>
                </w14:textFill>
              </w:rPr>
            </w:pPr>
            <w:bookmarkStart w:id="61" w:name="_Toc460226720"/>
            <w:bookmarkStart w:id="62" w:name="_Toc11078137"/>
            <w:bookmarkStart w:id="63" w:name="_Toc460226989"/>
            <w:bookmarkStart w:id="64" w:name="_Toc421916975"/>
            <w:bookmarkStart w:id="65" w:name="_Toc283798416"/>
            <w:bookmarkStart w:id="66" w:name="_Toc460660062"/>
            <w:bookmarkStart w:id="67" w:name="_Toc184635071"/>
            <w:r>
              <w:rPr>
                <w:rFonts w:hint="eastAsia"/>
                <w:color w:val="000000" w:themeColor="text1"/>
                <w14:textFill>
                  <w14:solidFill>
                    <w14:schemeClr w14:val="tx1"/>
                  </w14:solidFill>
                </w14:textFill>
              </w:rPr>
              <w:t>10.14（1）</w:t>
            </w:r>
          </w:p>
        </w:tc>
        <w:tc>
          <w:tcPr>
            <w:tcW w:w="7419" w:type="dxa"/>
            <w:gridSpan w:val="2"/>
            <w:vAlign w:val="center"/>
          </w:tcPr>
          <w:p>
            <w:pPr>
              <w:adjustRightInd w:val="0"/>
              <w:snapToGrid w:val="0"/>
              <w:ind w:firstLine="480" w:firstLineChars="200"/>
              <w:jc w:val="left"/>
              <w:textAlignment w:val="baseline"/>
              <w:rPr>
                <w:rFonts w:ascii="宋体" w:hAnsi="宋体" w:cs="Verdana"/>
                <w:szCs w:val="21"/>
                <w:shd w:val="clear" w:color="auto" w:fill="FFFFFF"/>
              </w:rPr>
            </w:pPr>
            <w:r>
              <w:rPr>
                <w:rFonts w:hint="eastAsia" w:ascii="宋体" w:hAnsi="宋体" w:cs="宋体"/>
                <w:bCs/>
                <w:szCs w:val="21"/>
              </w:rPr>
              <w:t>1、</w:t>
            </w:r>
            <w:r>
              <w:rPr>
                <w:rFonts w:hint="eastAsia" w:ascii="宋体" w:hAnsi="宋体"/>
                <w:bCs/>
                <w:szCs w:val="21"/>
              </w:rPr>
              <w:t>鉴于本项目工期较紧，</w:t>
            </w:r>
            <w:r>
              <w:rPr>
                <w:rFonts w:hint="eastAsia" w:ascii="宋体" w:hAnsi="宋体" w:cs="Verdana"/>
                <w:szCs w:val="21"/>
                <w:shd w:val="clear" w:color="auto" w:fill="FFFFFF"/>
              </w:rPr>
              <w:t>招标人</w:t>
            </w:r>
            <w:r>
              <w:rPr>
                <w:rFonts w:ascii="宋体" w:hAnsi="宋体" w:cs="Verdana"/>
                <w:szCs w:val="21"/>
                <w:shd w:val="clear" w:color="auto" w:fill="FFFFFF"/>
              </w:rPr>
              <w:t>和</w:t>
            </w:r>
            <w:r>
              <w:rPr>
                <w:rFonts w:hint="eastAsia" w:ascii="宋体" w:hAnsi="宋体" w:cs="Verdana"/>
                <w:szCs w:val="21"/>
                <w:shd w:val="clear" w:color="auto" w:fill="FFFFFF"/>
              </w:rPr>
              <w:t>中标人</w:t>
            </w:r>
            <w:r>
              <w:rPr>
                <w:rFonts w:ascii="宋体" w:hAnsi="宋体" w:cs="Verdana"/>
                <w:szCs w:val="21"/>
                <w:shd w:val="clear" w:color="auto" w:fill="FFFFFF"/>
              </w:rPr>
              <w:t>应当在</w:t>
            </w:r>
            <w:r>
              <w:rPr>
                <w:rFonts w:hint="eastAsia" w:ascii="宋体" w:hAnsi="宋体" w:cs="Verdana"/>
                <w:szCs w:val="21"/>
                <w:shd w:val="clear" w:color="auto" w:fill="FFFFFF"/>
              </w:rPr>
              <w:t>中标通知书</w:t>
            </w:r>
            <w:r>
              <w:rPr>
                <w:rFonts w:ascii="宋体" w:hAnsi="宋体" w:cs="Verdana"/>
                <w:szCs w:val="21"/>
                <w:shd w:val="clear" w:color="auto" w:fill="FFFFFF"/>
              </w:rPr>
              <w:t>发出之日起15日内，根据</w:t>
            </w:r>
            <w:r>
              <w:rPr>
                <w:rFonts w:hint="eastAsia" w:ascii="宋体" w:hAnsi="宋体" w:cs="Verdana"/>
                <w:szCs w:val="21"/>
                <w:shd w:val="clear" w:color="auto" w:fill="FFFFFF"/>
              </w:rPr>
              <w:t>招标文件</w:t>
            </w:r>
            <w:r>
              <w:rPr>
                <w:rFonts w:ascii="宋体" w:hAnsi="宋体" w:cs="Verdana"/>
                <w:szCs w:val="21"/>
                <w:shd w:val="clear" w:color="auto" w:fill="FFFFFF"/>
              </w:rPr>
              <w:t>和</w:t>
            </w:r>
            <w:r>
              <w:rPr>
                <w:rFonts w:hint="eastAsia" w:ascii="宋体" w:hAnsi="宋体" w:cs="Verdana"/>
                <w:szCs w:val="21"/>
                <w:shd w:val="clear" w:color="auto" w:fill="FFFFFF"/>
              </w:rPr>
              <w:t>中标人</w:t>
            </w:r>
            <w:r>
              <w:rPr>
                <w:rFonts w:ascii="宋体" w:hAnsi="宋体" w:cs="Verdana"/>
                <w:szCs w:val="21"/>
                <w:shd w:val="clear" w:color="auto" w:fill="FFFFFF"/>
              </w:rPr>
              <w:t>的</w:t>
            </w:r>
            <w:r>
              <w:rPr>
                <w:rFonts w:hint="eastAsia" w:ascii="宋体" w:hAnsi="宋体" w:cs="Verdana"/>
                <w:szCs w:val="21"/>
                <w:shd w:val="clear" w:color="auto" w:fill="FFFFFF"/>
              </w:rPr>
              <w:t>投标文件</w:t>
            </w:r>
            <w:r>
              <w:rPr>
                <w:rFonts w:ascii="宋体" w:hAnsi="宋体" w:cs="Verdana"/>
                <w:szCs w:val="21"/>
                <w:shd w:val="clear" w:color="auto" w:fill="FFFFFF"/>
              </w:rPr>
              <w:t>订立书面合同</w:t>
            </w:r>
            <w:r>
              <w:rPr>
                <w:rFonts w:hint="eastAsia" w:ascii="宋体" w:hAnsi="宋体" w:cs="Verdana"/>
                <w:szCs w:val="21"/>
                <w:shd w:val="clear" w:color="auto" w:fill="FFFFFF"/>
              </w:rPr>
              <w:t>。</w:t>
            </w:r>
          </w:p>
          <w:p>
            <w:pPr>
              <w:adjustRightInd w:val="0"/>
              <w:snapToGrid w:val="0"/>
              <w:ind w:firstLine="480" w:firstLineChars="200"/>
              <w:jc w:val="left"/>
              <w:textAlignment w:val="baseline"/>
              <w:rPr>
                <w:rFonts w:ascii="宋体" w:hAnsi="宋体" w:cs="宋体"/>
                <w:bCs/>
                <w:szCs w:val="21"/>
              </w:rPr>
            </w:pPr>
            <w:commentRangeStart w:id="8"/>
            <w:r>
              <w:rPr>
                <w:rFonts w:hint="eastAsia" w:ascii="宋体" w:hAnsi="宋体" w:cs="宋体"/>
                <w:bCs/>
                <w:szCs w:val="21"/>
              </w:rPr>
              <w:t>2、</w:t>
            </w:r>
            <w:r>
              <w:rPr>
                <w:rFonts w:ascii="宋体" w:hAnsi="宋体" w:cs="宋体"/>
                <w:bCs/>
                <w:szCs w:val="21"/>
              </w:rPr>
              <w:t>招标人保留因未能取得</w:t>
            </w:r>
            <w:r>
              <w:rPr>
                <w:rFonts w:hint="eastAsia" w:ascii="宋体" w:hAnsi="宋体" w:cs="宋体"/>
                <w:bCs/>
                <w:szCs w:val="21"/>
              </w:rPr>
              <w:t>或延迟取得相关</w:t>
            </w:r>
            <w:r>
              <w:rPr>
                <w:rFonts w:ascii="宋体" w:hAnsi="宋体" w:cs="宋体"/>
                <w:bCs/>
                <w:szCs w:val="21"/>
              </w:rPr>
              <w:t>批准文件</w:t>
            </w:r>
            <w:r>
              <w:rPr>
                <w:rFonts w:hint="eastAsia" w:ascii="宋体" w:hAnsi="宋体" w:cs="宋体"/>
                <w:bCs/>
                <w:szCs w:val="21"/>
              </w:rPr>
              <w:t>（包括但不限于立项批复文件、土地使用权文件等）</w:t>
            </w:r>
            <w:r>
              <w:rPr>
                <w:rFonts w:ascii="宋体" w:hAnsi="宋体" w:cs="宋体"/>
                <w:bCs/>
                <w:szCs w:val="21"/>
              </w:rPr>
              <w:t>而调整招标计划、推迟或终止招标活动的权利。投标人参与投标即视为知晓并接受此风险</w:t>
            </w:r>
            <w:r>
              <w:rPr>
                <w:rFonts w:hint="eastAsia" w:ascii="宋体" w:hAnsi="宋体" w:cs="宋体"/>
                <w:bCs/>
                <w:szCs w:val="21"/>
              </w:rPr>
              <w:t>。</w:t>
            </w:r>
            <w:commentRangeEnd w:id="8"/>
            <w:r>
              <w:rPr>
                <w:rStyle w:val="42"/>
              </w:rPr>
              <w:commentReference w:id="8"/>
            </w:r>
          </w:p>
          <w:p>
            <w:pPr>
              <w:adjustRightInd w:val="0"/>
              <w:snapToGrid w:val="0"/>
              <w:ind w:firstLine="480" w:firstLineChars="200"/>
              <w:jc w:val="left"/>
              <w:textAlignment w:val="baseline"/>
              <w:rPr>
                <w:rFonts w:ascii="宋体" w:hAnsi="宋体" w:cs="宋体"/>
                <w:bCs/>
                <w:szCs w:val="21"/>
              </w:rPr>
            </w:pPr>
            <w:r>
              <w:rPr>
                <w:rFonts w:hint="eastAsia" w:ascii="宋体" w:hAnsi="宋体" w:cs="宋体"/>
                <w:bCs/>
                <w:szCs w:val="21"/>
              </w:rPr>
              <w:t>3、投标人承诺：在投标过程中接触到的所有技术资料、经营信息、商业数据、客户信息等具有保密性质的知识和信息，或招标人及其关联方其他生产、运营、管理、研发、安全等信息，投标人承担永久保密义务，未经招标人审批同意不得向第三方披露。</w:t>
            </w:r>
          </w:p>
          <w:p>
            <w:pPr>
              <w:adjustRightInd w:val="0"/>
              <w:snapToGrid w:val="0"/>
              <w:ind w:firstLine="480" w:firstLineChars="200"/>
              <w:jc w:val="left"/>
              <w:textAlignment w:val="baseline"/>
              <w:rPr>
                <w:rFonts w:ascii="宋体" w:hAnsi="宋体" w:cs="宋体"/>
                <w:bCs/>
                <w:szCs w:val="21"/>
              </w:rPr>
            </w:pPr>
            <w:r>
              <w:rPr>
                <w:rFonts w:hint="eastAsia" w:ascii="宋体" w:hAnsi="宋体" w:cs="宋体"/>
                <w:bCs/>
                <w:szCs w:val="21"/>
              </w:rPr>
              <w:t>4、若投标人或其相关方存在以下行为，均视为投标人构成重大违约：</w:t>
            </w:r>
          </w:p>
          <w:p>
            <w:pPr>
              <w:adjustRightInd w:val="0"/>
              <w:snapToGrid w:val="0"/>
              <w:ind w:firstLine="480" w:firstLineChars="200"/>
              <w:jc w:val="left"/>
              <w:textAlignment w:val="baseline"/>
              <w:rPr>
                <w:rFonts w:ascii="宋体" w:hAnsi="宋体" w:cs="宋体"/>
                <w:bCs/>
                <w:szCs w:val="21"/>
              </w:rPr>
            </w:pPr>
            <w:r>
              <w:rPr>
                <w:rFonts w:hint="eastAsia" w:ascii="宋体" w:hAnsi="宋体" w:cs="宋体"/>
                <w:bCs/>
                <w:szCs w:val="21"/>
              </w:rPr>
              <w:t>（1）未经招标人审批，投标人或其相关方对外披露招标人及其关联方的生产、运营、管理、研发、安全等任何信息，无论投标人是否存在主观过错、过失；</w:t>
            </w:r>
          </w:p>
          <w:p>
            <w:pPr>
              <w:adjustRightInd w:val="0"/>
              <w:snapToGrid w:val="0"/>
              <w:ind w:firstLine="480" w:firstLineChars="200"/>
              <w:jc w:val="left"/>
              <w:textAlignment w:val="baseline"/>
              <w:rPr>
                <w:rFonts w:ascii="宋体" w:hAnsi="宋体" w:cs="宋体"/>
                <w:bCs/>
                <w:szCs w:val="21"/>
              </w:rPr>
            </w:pPr>
            <w:r>
              <w:rPr>
                <w:rFonts w:hint="eastAsia" w:ascii="宋体" w:hAnsi="宋体" w:cs="宋体"/>
                <w:bCs/>
                <w:szCs w:val="21"/>
              </w:rPr>
              <w:t>（2）未采取适当的保密措施（包括投标人员工及与投标人相关的第三方）保管前述信息；</w:t>
            </w:r>
          </w:p>
          <w:p>
            <w:pPr>
              <w:adjustRightInd w:val="0"/>
              <w:snapToGrid w:val="0"/>
              <w:ind w:firstLine="480" w:firstLineChars="200"/>
              <w:jc w:val="left"/>
              <w:textAlignment w:val="baseline"/>
              <w:rPr>
                <w:rFonts w:ascii="宋体" w:hAnsi="宋体" w:cs="宋体"/>
                <w:bCs/>
                <w:szCs w:val="21"/>
              </w:rPr>
            </w:pPr>
            <w:r>
              <w:rPr>
                <w:rFonts w:hint="eastAsia" w:ascii="宋体" w:hAnsi="宋体" w:cs="宋体"/>
                <w:bCs/>
                <w:szCs w:val="21"/>
              </w:rPr>
              <w:t>（3）未经招标人许可，获取或协助他人获取招标人的前述信息；</w:t>
            </w:r>
          </w:p>
          <w:p>
            <w:pPr>
              <w:adjustRightInd w:val="0"/>
              <w:snapToGrid w:val="0"/>
              <w:ind w:firstLine="480" w:firstLineChars="200"/>
              <w:jc w:val="left"/>
              <w:textAlignment w:val="baseline"/>
              <w:rPr>
                <w:rFonts w:ascii="宋体" w:hAnsi="宋体" w:cs="宋体"/>
                <w:bCs/>
                <w:szCs w:val="21"/>
              </w:rPr>
            </w:pPr>
            <w:r>
              <w:rPr>
                <w:rFonts w:hint="eastAsia" w:ascii="宋体" w:hAnsi="宋体" w:cs="宋体"/>
                <w:bCs/>
                <w:szCs w:val="21"/>
              </w:rPr>
              <w:t>（4）造成前述信息泄露的其他情形。</w:t>
            </w:r>
          </w:p>
          <w:p>
            <w:pPr>
              <w:adjustRightInd w:val="0"/>
              <w:snapToGrid w:val="0"/>
              <w:ind w:firstLine="480" w:firstLineChars="200"/>
              <w:jc w:val="left"/>
              <w:textAlignment w:val="baseline"/>
              <w:rPr>
                <w:rFonts w:ascii="宋体" w:hAnsi="宋体" w:cs="宋体"/>
                <w:bCs/>
                <w:szCs w:val="21"/>
              </w:rPr>
            </w:pPr>
            <w:r>
              <w:rPr>
                <w:rFonts w:hint="eastAsia" w:ascii="宋体" w:hAnsi="宋体" w:cs="宋体"/>
                <w:bCs/>
                <w:szCs w:val="21"/>
              </w:rPr>
              <w:t>5、发生前述违约行为时，招标人有权：</w:t>
            </w:r>
          </w:p>
          <w:p>
            <w:pPr>
              <w:adjustRightInd w:val="0"/>
              <w:snapToGrid w:val="0"/>
              <w:ind w:firstLine="480" w:firstLineChars="200"/>
              <w:jc w:val="left"/>
              <w:textAlignment w:val="baseline"/>
              <w:rPr>
                <w:rFonts w:ascii="宋体" w:hAnsi="宋体" w:cs="宋体"/>
                <w:bCs/>
                <w:szCs w:val="21"/>
              </w:rPr>
            </w:pPr>
            <w:r>
              <w:rPr>
                <w:rFonts w:hint="eastAsia" w:ascii="宋体" w:hAnsi="宋体" w:cs="宋体"/>
                <w:bCs/>
                <w:szCs w:val="21"/>
              </w:rPr>
              <w:t>（1）立即扣除投标人全额投标保证金或在投标人任一未支付款项中扣除等额违约金（如与招标人签署的保密承诺函\合规承诺函约定的违约金额高于本约定的，取金额较高者）；</w:t>
            </w:r>
          </w:p>
          <w:p>
            <w:pPr>
              <w:adjustRightInd w:val="0"/>
              <w:snapToGrid w:val="0"/>
              <w:ind w:firstLine="480" w:firstLineChars="200"/>
              <w:jc w:val="left"/>
              <w:textAlignment w:val="baseline"/>
              <w:rPr>
                <w:b/>
                <w:bCs/>
              </w:rPr>
            </w:pPr>
            <w:r>
              <w:rPr>
                <w:rFonts w:hint="eastAsia" w:ascii="宋体" w:hAnsi="宋体" w:cs="宋体"/>
                <w:bCs/>
                <w:szCs w:val="21"/>
              </w:rPr>
              <w:t>（2）要求投标人赔偿全部实际损失，违约金不足以弥补损失的，投标人还应补足</w:t>
            </w:r>
            <w:r>
              <w:rPr>
                <w:rFonts w:ascii="宋体" w:hAnsi="宋体" w:cs="宋体"/>
                <w:bCs/>
                <w:szCs w:val="21"/>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1" w:hRule="atLeast"/>
        </w:trPr>
        <w:tc>
          <w:tcPr>
            <w:tcW w:w="1195" w:type="dxa"/>
            <w:vAlign w:val="center"/>
          </w:tcPr>
          <w:p>
            <w:pPr>
              <w:snapToGrid w:val="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10.14（2）</w:t>
            </w:r>
          </w:p>
        </w:tc>
        <w:tc>
          <w:tcPr>
            <w:tcW w:w="7419" w:type="dxa"/>
            <w:gridSpan w:val="2"/>
            <w:vAlign w:val="center"/>
          </w:tcPr>
          <w:p>
            <w:pPr>
              <w:adjustRightInd w:val="0"/>
              <w:snapToGrid w:val="0"/>
              <w:ind w:firstLine="482" w:firstLineChars="200"/>
              <w:jc w:val="left"/>
              <w:rPr>
                <w:rFonts w:ascii="宋体" w:hAnsi="宋体" w:cs="宋体"/>
                <w:b/>
                <w:szCs w:val="21"/>
              </w:rPr>
            </w:pPr>
            <w:r>
              <w:rPr>
                <w:rFonts w:hint="eastAsia" w:ascii="宋体" w:hAnsi="宋体" w:cs="宋体"/>
                <w:b/>
                <w:szCs w:val="21"/>
              </w:rPr>
              <w:t>1.1知识产权</w:t>
            </w:r>
          </w:p>
          <w:p>
            <w:pPr>
              <w:adjustRightInd w:val="0"/>
              <w:snapToGrid w:val="0"/>
              <w:ind w:firstLine="480" w:firstLineChars="200"/>
              <w:jc w:val="left"/>
              <w:rPr>
                <w:rFonts w:ascii="宋体" w:hAnsi="宋体" w:cs="宋体"/>
                <w:szCs w:val="21"/>
              </w:rPr>
            </w:pPr>
            <w:r>
              <w:rPr>
                <w:rFonts w:hint="eastAsia" w:ascii="宋体" w:hAnsi="宋体" w:cs="宋体"/>
                <w:szCs w:val="21"/>
              </w:rPr>
              <w:t>（1）投标人确保投标文件及资料均未侵犯他人的知识产权，否则必须承担由此引起的全部法律责任和经济责任。若投标人使用了他人的专利、专有技术，涉及的费用由投标人负担。</w:t>
            </w:r>
          </w:p>
          <w:p>
            <w:pPr>
              <w:adjustRightInd w:val="0"/>
              <w:snapToGrid w:val="0"/>
              <w:ind w:firstLine="480" w:firstLineChars="200"/>
              <w:jc w:val="left"/>
              <w:rPr>
                <w:rFonts w:ascii="宋体" w:hAnsi="宋体" w:cs="宋体"/>
                <w:szCs w:val="21"/>
              </w:rPr>
            </w:pPr>
            <w:r>
              <w:rPr>
                <w:rFonts w:hint="eastAsia" w:ascii="宋体" w:hAnsi="宋体" w:cs="宋体"/>
                <w:szCs w:val="21"/>
              </w:rPr>
              <w:t>（2）中标人及其直接或间接参加投标的人员未经招标人许可，不得用于其他任何项目的投标和设计，不得在国内外报刊、网络、电视等媒体及学术或技术交流会上发表、展示设计成果。</w:t>
            </w:r>
          </w:p>
          <w:p>
            <w:pPr>
              <w:adjustRightInd w:val="0"/>
              <w:snapToGrid w:val="0"/>
              <w:ind w:firstLine="482" w:firstLineChars="200"/>
              <w:jc w:val="left"/>
              <w:rPr>
                <w:rFonts w:ascii="宋体" w:hAnsi="宋体" w:cs="宋体"/>
                <w:b/>
                <w:szCs w:val="21"/>
              </w:rPr>
            </w:pPr>
            <w:r>
              <w:rPr>
                <w:rFonts w:hint="eastAsia" w:ascii="宋体" w:hAnsi="宋体" w:cs="宋体"/>
                <w:b/>
                <w:szCs w:val="21"/>
              </w:rPr>
              <w:t>1.2 付诸实施的设计方案</w:t>
            </w:r>
          </w:p>
          <w:p>
            <w:pPr>
              <w:adjustRightInd w:val="0"/>
              <w:snapToGrid w:val="0"/>
              <w:ind w:firstLine="480" w:firstLineChars="200"/>
              <w:jc w:val="left"/>
              <w:rPr>
                <w:b/>
                <w:bCs/>
              </w:rPr>
            </w:pPr>
            <w:r>
              <w:rPr>
                <w:rFonts w:hint="eastAsia" w:ascii="宋体" w:hAnsi="宋体" w:cs="宋体"/>
                <w:szCs w:val="21"/>
              </w:rPr>
              <w:t>（1）中标人应按照招标人的意见对付诸实施的设计方案进行修改和完善，直至取得招标人的认可及通过相关部门审批为止。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1" w:hRule="atLeast"/>
        </w:trPr>
        <w:tc>
          <w:tcPr>
            <w:tcW w:w="1195" w:type="dxa"/>
            <w:vAlign w:val="center"/>
          </w:tcPr>
          <w:p>
            <w:pPr>
              <w:snapToGrid w:val="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10.14（4）</w:t>
            </w:r>
          </w:p>
        </w:tc>
        <w:tc>
          <w:tcPr>
            <w:tcW w:w="7419" w:type="dxa"/>
            <w:gridSpan w:val="2"/>
            <w:vAlign w:val="center"/>
          </w:tcPr>
          <w:p>
            <w:pPr>
              <w:adjustRightInd w:val="0"/>
              <w:snapToGrid w:val="0"/>
              <w:ind w:firstLine="480" w:firstLineChars="200"/>
              <w:jc w:val="left"/>
              <w:rPr>
                <w:rFonts w:hint="eastAsia"/>
                <w:b/>
                <w:bCs/>
              </w:rPr>
            </w:pPr>
            <w:r>
              <w:rPr>
                <w:rFonts w:hint="eastAsia" w:ascii="宋体" w:hAnsi="宋体" w:cs="宋体"/>
                <w:bCs/>
                <w:snapToGrid w:val="0"/>
                <w:szCs w:val="21"/>
              </w:rPr>
              <w:t>其他要求：/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1" w:hRule="atLeast"/>
        </w:trPr>
        <w:tc>
          <w:tcPr>
            <w:tcW w:w="1195" w:type="dxa"/>
            <w:vAlign w:val="center"/>
          </w:tcPr>
          <w:p>
            <w:pPr>
              <w:snapToGrid w:val="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10.14（5）</w:t>
            </w:r>
          </w:p>
        </w:tc>
        <w:tc>
          <w:tcPr>
            <w:tcW w:w="7419" w:type="dxa"/>
            <w:gridSpan w:val="2"/>
            <w:vAlign w:val="center"/>
          </w:tcPr>
          <w:p>
            <w:pPr>
              <w:adjustRightInd w:val="0"/>
              <w:snapToGrid w:val="0"/>
              <w:ind w:firstLine="482" w:firstLineChars="200"/>
              <w:jc w:val="left"/>
              <w:rPr>
                <w:rFonts w:ascii="宋体" w:hAnsi="宋体" w:cs="宋体"/>
                <w:b/>
                <w:szCs w:val="21"/>
              </w:rPr>
            </w:pPr>
            <w:r>
              <w:rPr>
                <w:rFonts w:hint="eastAsia" w:ascii="宋体" w:hAnsi="宋体" w:cs="宋体"/>
                <w:b/>
                <w:szCs w:val="21"/>
              </w:rPr>
              <w:t>招标人要求</w:t>
            </w:r>
          </w:p>
          <w:p>
            <w:pPr>
              <w:adjustRightInd w:val="0"/>
              <w:snapToGrid w:val="0"/>
              <w:ind w:firstLine="482" w:firstLineChars="200"/>
              <w:jc w:val="left"/>
              <w:rPr>
                <w:b/>
                <w:bCs/>
              </w:rPr>
            </w:pPr>
            <w:r>
              <w:rPr>
                <w:rFonts w:hint="eastAsia" w:ascii="宋体" w:hAnsi="宋体" w:cs="宋体"/>
                <w:b/>
                <w:szCs w:val="21"/>
              </w:rPr>
              <w:t>本项目中标人实际的工作内容详见第五章发包人要求。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1" w:hRule="atLeast"/>
        </w:trPr>
        <w:tc>
          <w:tcPr>
            <w:tcW w:w="1195" w:type="dxa"/>
            <w:vAlign w:val="center"/>
          </w:tcPr>
          <w:p>
            <w:pPr>
              <w:snapToGrid w:val="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10.14（6）</w:t>
            </w:r>
          </w:p>
        </w:tc>
        <w:tc>
          <w:tcPr>
            <w:tcW w:w="7419" w:type="dxa"/>
            <w:gridSpan w:val="2"/>
            <w:vAlign w:val="center"/>
          </w:tcPr>
          <w:p>
            <w:pPr>
              <w:adjustRightInd w:val="0"/>
              <w:snapToGrid w:val="0"/>
              <w:ind w:firstLine="482" w:firstLineChars="200"/>
              <w:jc w:val="left"/>
              <w:rPr>
                <w:rFonts w:ascii="宋体" w:hAnsi="宋体" w:cs="宋体"/>
                <w:b/>
                <w:szCs w:val="21"/>
              </w:rPr>
            </w:pPr>
            <w:r>
              <w:rPr>
                <w:rFonts w:hint="eastAsia" w:ascii="宋体" w:hAnsi="宋体" w:cs="宋体"/>
                <w:b/>
                <w:szCs w:val="21"/>
              </w:rPr>
              <w:t>1、投标人须遵守发包人成厂管制要求，因成厂管制区域导致的管控、降效、措施等成本均包含在设计及管理费中。</w:t>
            </w:r>
          </w:p>
          <w:p>
            <w:pPr>
              <w:adjustRightInd w:val="0"/>
              <w:snapToGrid w:val="0"/>
              <w:ind w:firstLine="482" w:firstLineChars="200"/>
              <w:jc w:val="left"/>
              <w:rPr>
                <w:b/>
                <w:bCs/>
              </w:rPr>
            </w:pPr>
            <w:r>
              <w:rPr>
                <w:rFonts w:hint="eastAsia" w:ascii="宋体" w:hAnsi="宋体" w:cs="宋体"/>
                <w:b/>
                <w:szCs w:val="21"/>
              </w:rPr>
              <w:t>2、本项目分为两个阶段实施，可能过程中存在交叉作业情形。投标人应充分预判同实施工对工期、安全、质量、外部协调管理等产生的各类影响，由此产生的相关费用均计入设计及管理费报价中，发包人不再另行支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1" w:hRule="atLeast"/>
        </w:trPr>
        <w:tc>
          <w:tcPr>
            <w:tcW w:w="1195" w:type="dxa"/>
            <w:vAlign w:val="center"/>
          </w:tcPr>
          <w:p>
            <w:pPr>
              <w:snapToGrid w:val="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10.14（7）</w:t>
            </w:r>
          </w:p>
        </w:tc>
        <w:tc>
          <w:tcPr>
            <w:tcW w:w="7419" w:type="dxa"/>
            <w:gridSpan w:val="2"/>
            <w:vAlign w:val="center"/>
          </w:tcPr>
          <w:p>
            <w:pPr>
              <w:adjustRightInd w:val="0"/>
              <w:snapToGrid w:val="0"/>
              <w:ind w:firstLine="480" w:firstLineChars="200"/>
              <w:jc w:val="left"/>
              <w:rPr>
                <w:rFonts w:ascii="宋体" w:hAnsi="宋体" w:cs="宋体"/>
                <w:szCs w:val="21"/>
              </w:rPr>
            </w:pPr>
            <w:r>
              <w:rPr>
                <w:rFonts w:hint="eastAsia" w:ascii="宋体" w:hAnsi="宋体" w:cs="宋体"/>
                <w:szCs w:val="21"/>
              </w:rPr>
              <w:t>发包人提供的施工设备和临时设施</w:t>
            </w:r>
          </w:p>
          <w:p>
            <w:pPr>
              <w:adjustRightInd w:val="0"/>
              <w:snapToGrid w:val="0"/>
              <w:ind w:firstLine="482" w:firstLineChars="200"/>
              <w:jc w:val="left"/>
              <w:rPr>
                <w:b/>
                <w:bCs/>
              </w:rPr>
            </w:pPr>
            <w:r>
              <w:rPr>
                <w:rFonts w:hint="eastAsia"/>
                <w:b/>
                <w:bCs/>
              </w:rPr>
              <w:t>详见发包人要求</w:t>
            </w:r>
          </w:p>
        </w:tc>
      </w:tr>
    </w:tbl>
    <w:p>
      <w:pPr>
        <w:pStyle w:val="193"/>
        <w:spacing w:before="240" w:after="240"/>
        <w:jc w:val="center"/>
        <w:rPr>
          <w:rFonts w:ascii="Times New Roman" w:hAnsi="Times New Roman"/>
          <w:b w:val="0"/>
          <w:color w:val="000000" w:themeColor="text1"/>
          <w14:textFill>
            <w14:solidFill>
              <w14:schemeClr w14:val="tx1"/>
            </w14:solidFill>
          </w14:textFill>
        </w:rPr>
      </w:pPr>
      <w:r>
        <w:rPr>
          <w:rFonts w:hint="eastAsia" w:ascii="Times New Roman" w:hAnsi="Times New Roman"/>
          <w:b w:val="0"/>
          <w:color w:val="000000" w:themeColor="text1"/>
          <w14:textFill>
            <w14:solidFill>
              <w14:schemeClr w14:val="tx1"/>
            </w14:solidFill>
          </w14:textFill>
        </w:rPr>
        <w:br w:type="page"/>
      </w:r>
      <w:bookmarkStart w:id="68" w:name="_Toc24944"/>
      <w:r>
        <w:rPr>
          <w:rFonts w:hint="eastAsia" w:ascii="Times New Roman" w:hAnsi="Times New Roman"/>
          <w:b w:val="0"/>
          <w:color w:val="000000" w:themeColor="text1"/>
          <w14:textFill>
            <w14:solidFill>
              <w14:schemeClr w14:val="tx1"/>
            </w14:solidFill>
          </w14:textFill>
        </w:rPr>
        <w:t>附录1  资格审查条件（资质最低条件</w:t>
      </w:r>
      <w:bookmarkEnd w:id="61"/>
      <w:bookmarkEnd w:id="62"/>
      <w:bookmarkEnd w:id="63"/>
      <w:bookmarkEnd w:id="64"/>
      <w:bookmarkEnd w:id="65"/>
      <w:bookmarkEnd w:id="66"/>
      <w:r>
        <w:rPr>
          <w:rFonts w:hint="eastAsia" w:ascii="Times New Roman" w:hAnsi="Times New Roman"/>
          <w:b w:val="0"/>
          <w:color w:val="000000" w:themeColor="text1"/>
          <w14:textFill>
            <w14:solidFill>
              <w14:schemeClr w14:val="tx1"/>
            </w14:solidFill>
          </w14:textFill>
        </w:rPr>
        <w:t>）</w:t>
      </w:r>
      <w:bookmarkEnd w:id="68"/>
    </w:p>
    <w:tbl>
      <w:tblPr>
        <w:tblStyle w:val="3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28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37" w:hRule="atLeast"/>
          <w:jc w:val="center"/>
        </w:trPr>
        <w:tc>
          <w:tcPr>
            <w:tcW w:w="8286" w:type="dxa"/>
            <w:vAlign w:val="center"/>
          </w:tcPr>
          <w:p>
            <w:pPr>
              <w:pStyle w:val="227"/>
              <w:jc w:val="center"/>
              <w:rPr>
                <w:b/>
                <w:bCs/>
                <w:color w:val="000000" w:themeColor="text1"/>
                <w:szCs w:val="21"/>
                <w14:textFill>
                  <w14:solidFill>
                    <w14:schemeClr w14:val="tx1"/>
                  </w14:solidFill>
                </w14:textFill>
              </w:rPr>
            </w:pPr>
            <w:r>
              <w:rPr>
                <w:rFonts w:hint="eastAsia"/>
                <w:b/>
                <w:bCs/>
                <w:color w:val="000000" w:themeColor="text1"/>
                <w:sz w:val="24"/>
                <w:szCs w:val="24"/>
                <w14:textFill>
                  <w14:solidFill>
                    <w14:schemeClr w14:val="tx1"/>
                  </w14:solidFill>
                </w14:textFill>
              </w:rPr>
              <w:t>资质证书及其他要求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033" w:hRule="atLeast"/>
          <w:jc w:val="center"/>
        </w:trPr>
        <w:tc>
          <w:tcPr>
            <w:tcW w:w="8286" w:type="dxa"/>
          </w:tcPr>
          <w:p>
            <w:pPr>
              <w:pStyle w:val="227"/>
              <w:spacing w:before="120" w:line="360" w:lineRule="auto"/>
              <w:rPr>
                <w:bCs/>
                <w:color w:val="000000" w:themeColor="text1"/>
                <w:sz w:val="24"/>
                <w:szCs w:val="24"/>
                <w14:textFill>
                  <w14:solidFill>
                    <w14:schemeClr w14:val="tx1"/>
                  </w14:solidFill>
                </w14:textFill>
              </w:rPr>
            </w:pPr>
            <w:r>
              <w:rPr>
                <w:rFonts w:hint="eastAsia"/>
                <w:bCs/>
                <w:color w:val="000000" w:themeColor="text1"/>
                <w:sz w:val="24"/>
                <w:szCs w:val="24"/>
                <w14:textFill>
                  <w14:solidFill>
                    <w14:schemeClr w14:val="tx1"/>
                  </w14:solidFill>
                </w14:textFill>
              </w:rPr>
              <w:t>1.具备有效的营业执照。</w:t>
            </w:r>
          </w:p>
          <w:p>
            <w:pPr>
              <w:pStyle w:val="227"/>
              <w:spacing w:before="120" w:line="360" w:lineRule="auto"/>
              <w:rPr>
                <w:bCs/>
                <w:color w:val="000000" w:themeColor="text1"/>
                <w:szCs w:val="21"/>
                <w14:textFill>
                  <w14:solidFill>
                    <w14:schemeClr w14:val="tx1"/>
                  </w14:solidFill>
                </w14:textFill>
              </w:rPr>
            </w:pPr>
            <w:r>
              <w:rPr>
                <w:rFonts w:hint="eastAsia"/>
                <w:bCs/>
                <w:color w:val="000000" w:themeColor="text1"/>
                <w:sz w:val="24"/>
                <w:szCs w:val="24"/>
                <w14:textFill>
                  <w14:solidFill>
                    <w14:schemeClr w14:val="tx1"/>
                  </w14:solidFill>
                </w14:textFill>
              </w:rPr>
              <w:t>2.具备有效的资质证书。（见投标邀请书）</w:t>
            </w:r>
          </w:p>
        </w:tc>
      </w:tr>
    </w:tbl>
    <w:p>
      <w:pPr>
        <w:pStyle w:val="227"/>
        <w:spacing w:before="240" w:after="240" w:line="360" w:lineRule="auto"/>
        <w:rPr>
          <w:bCs/>
          <w:color w:val="000000" w:themeColor="text1"/>
          <w:szCs w:val="21"/>
          <w14:textFill>
            <w14:solidFill>
              <w14:schemeClr w14:val="tx1"/>
            </w14:solidFill>
          </w14:textFill>
        </w:rPr>
      </w:pPr>
      <w:r>
        <w:rPr>
          <w:b/>
          <w:color w:val="000000" w:themeColor="text1"/>
          <w:szCs w:val="21"/>
          <w14:textFill>
            <w14:solidFill>
              <w14:schemeClr w14:val="tx1"/>
            </w14:solidFill>
          </w14:textFill>
        </w:rPr>
        <w:t xml:space="preserve"> </w:t>
      </w:r>
      <w:r>
        <w:rPr>
          <w:rFonts w:hint="eastAsia"/>
          <w:b/>
          <w:color w:val="000000" w:themeColor="text1"/>
          <w:szCs w:val="21"/>
          <w14:textFill>
            <w14:solidFill>
              <w14:schemeClr w14:val="tx1"/>
            </w14:solidFill>
          </w14:textFill>
        </w:rPr>
        <w:t xml:space="preserve">  </w:t>
      </w:r>
      <w:r>
        <w:rPr>
          <w:bCs/>
          <w:color w:val="000000" w:themeColor="text1"/>
          <w:sz w:val="24"/>
          <w:szCs w:val="24"/>
          <w14:textFill>
            <w14:solidFill>
              <w14:schemeClr w14:val="tx1"/>
            </w14:solidFill>
          </w14:textFill>
        </w:rPr>
        <w:t xml:space="preserve"> </w:t>
      </w:r>
      <w:r>
        <w:rPr>
          <w:rFonts w:hint="eastAsia"/>
          <w:bCs/>
          <w:color w:val="000000" w:themeColor="text1"/>
          <w:sz w:val="24"/>
          <w:szCs w:val="24"/>
          <w14:textFill>
            <w14:solidFill>
              <w14:schemeClr w14:val="tx1"/>
            </w14:solidFill>
          </w14:textFill>
        </w:rPr>
        <w:t>注：投标人应提供营业执照、资质证书</w:t>
      </w:r>
      <w:bookmarkStart w:id="69" w:name="_Toc421916976"/>
      <w:bookmarkStart w:id="70" w:name="_Toc460226721"/>
      <w:bookmarkStart w:id="71" w:name="_Toc460226990"/>
      <w:bookmarkStart w:id="72" w:name="_Toc283798417"/>
      <w:bookmarkStart w:id="73" w:name="_Toc460660063"/>
      <w:r>
        <w:rPr>
          <w:rFonts w:hint="eastAsia"/>
          <w:bCs/>
          <w:color w:val="000000" w:themeColor="text1"/>
          <w:sz w:val="24"/>
          <w:szCs w:val="24"/>
          <w14:textFill>
            <w14:solidFill>
              <w14:schemeClr w14:val="tx1"/>
            </w14:solidFill>
          </w14:textFill>
        </w:rPr>
        <w:t>。</w:t>
      </w:r>
    </w:p>
    <w:p>
      <w:pPr>
        <w:pStyle w:val="193"/>
        <w:spacing w:before="240" w:after="240"/>
        <w:jc w:val="center"/>
        <w:rPr>
          <w:rFonts w:ascii="Times New Roman" w:hAnsi="Times New Roman"/>
          <w:b w:val="0"/>
          <w:color w:val="000000" w:themeColor="text1"/>
          <w14:textFill>
            <w14:solidFill>
              <w14:schemeClr w14:val="tx1"/>
            </w14:solidFill>
          </w14:textFill>
        </w:rPr>
      </w:pPr>
      <w:r>
        <w:rPr>
          <w:rFonts w:ascii="Times New Roman" w:hAnsi="Times New Roman" w:eastAsia="仿宋"/>
          <w:b w:val="0"/>
          <w:color w:val="000000" w:themeColor="text1"/>
          <w14:textFill>
            <w14:solidFill>
              <w14:schemeClr w14:val="tx1"/>
            </w14:solidFill>
          </w14:textFill>
        </w:rPr>
        <w:br w:type="page"/>
      </w:r>
      <w:bookmarkStart w:id="74" w:name="_Toc11078138"/>
      <w:bookmarkStart w:id="75" w:name="_Toc13746"/>
      <w:r>
        <w:rPr>
          <w:rFonts w:hint="eastAsia" w:ascii="Times New Roman" w:hAnsi="Times New Roman"/>
          <w:b w:val="0"/>
          <w:color w:val="000000" w:themeColor="text1"/>
          <w14:textFill>
            <w14:solidFill>
              <w14:schemeClr w14:val="tx1"/>
            </w14:solidFill>
          </w14:textFill>
        </w:rPr>
        <w:t>附录2  资格审查条件（财务最低要求</w:t>
      </w:r>
      <w:bookmarkEnd w:id="69"/>
      <w:bookmarkEnd w:id="70"/>
      <w:bookmarkEnd w:id="71"/>
      <w:bookmarkEnd w:id="72"/>
      <w:bookmarkEnd w:id="73"/>
      <w:bookmarkEnd w:id="74"/>
      <w:r>
        <w:rPr>
          <w:rFonts w:hint="eastAsia" w:ascii="Times New Roman" w:hAnsi="Times New Roman"/>
          <w:b w:val="0"/>
          <w:color w:val="000000" w:themeColor="text1"/>
          <w14:textFill>
            <w14:solidFill>
              <w14:schemeClr w14:val="tx1"/>
            </w14:solidFill>
          </w14:textFill>
        </w:rPr>
        <w:t>）</w:t>
      </w:r>
      <w:bookmarkEnd w:id="75"/>
    </w:p>
    <w:tbl>
      <w:tblPr>
        <w:tblStyle w:val="3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09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Height w:val="693" w:hRule="atLeast"/>
          <w:jc w:val="center"/>
        </w:trPr>
        <w:tc>
          <w:tcPr>
            <w:tcW w:w="8097" w:type="dxa"/>
            <w:vAlign w:val="center"/>
          </w:tcPr>
          <w:p>
            <w:pPr>
              <w:pStyle w:val="227"/>
              <w:jc w:val="center"/>
              <w:rPr>
                <w:b/>
                <w:bCs/>
                <w:color w:val="000000" w:themeColor="text1"/>
                <w:szCs w:val="21"/>
                <w14:textFill>
                  <w14:solidFill>
                    <w14:schemeClr w14:val="tx1"/>
                  </w14:solidFill>
                </w14:textFill>
              </w:rPr>
            </w:pPr>
            <w:r>
              <w:rPr>
                <w:rFonts w:hint="eastAsia"/>
                <w:b/>
                <w:bCs/>
                <w:color w:val="000000" w:themeColor="text1"/>
                <w:sz w:val="24"/>
                <w:szCs w:val="24"/>
                <w14:textFill>
                  <w14:solidFill>
                    <w14:schemeClr w14:val="tx1"/>
                  </w14:solidFill>
                </w14:textFill>
              </w:rPr>
              <w:t>财务要求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63" w:hRule="atLeast"/>
          <w:jc w:val="center"/>
        </w:trPr>
        <w:tc>
          <w:tcPr>
            <w:tcW w:w="8097" w:type="dxa"/>
            <w:vAlign w:val="center"/>
          </w:tcPr>
          <w:p>
            <w:pPr>
              <w:pStyle w:val="227"/>
              <w:spacing w:line="360" w:lineRule="auto"/>
              <w:jc w:val="left"/>
              <w:rPr>
                <w:bCs/>
                <w:color w:val="000000" w:themeColor="text1"/>
                <w:sz w:val="24"/>
                <w:szCs w:val="24"/>
                <w14:textFill>
                  <w14:solidFill>
                    <w14:schemeClr w14:val="tx1"/>
                  </w14:solidFill>
                </w14:textFill>
              </w:rPr>
            </w:pPr>
            <w:r>
              <w:rPr>
                <w:rFonts w:ascii="Wingdings 2" w:hAnsi="Wingdings 2" w:eastAsia="Wingdings 2" w:cs="Wingdings 2"/>
                <w:bCs/>
                <w:color w:val="000000" w:themeColor="text1"/>
                <w:sz w:val="24"/>
                <w:szCs w:val="24"/>
                <w14:textFill>
                  <w14:solidFill>
                    <w14:schemeClr w14:val="tx1"/>
                  </w14:solidFill>
                </w14:textFill>
              </w:rPr>
              <w:t>R</w:t>
            </w:r>
            <w:r>
              <w:rPr>
                <w:rFonts w:hint="eastAsia"/>
                <w:bCs/>
                <w:color w:val="000000" w:themeColor="text1"/>
                <w:sz w:val="24"/>
                <w:szCs w:val="24"/>
                <w14:textFill>
                  <w14:solidFill>
                    <w14:schemeClr w14:val="tx1"/>
                  </w14:solidFill>
                </w14:textFill>
              </w:rPr>
              <w:t>无需提供。</w:t>
            </w:r>
          </w:p>
          <w:p>
            <w:pPr>
              <w:pStyle w:val="227"/>
              <w:spacing w:line="360" w:lineRule="auto"/>
              <w:jc w:val="left"/>
              <w:rPr>
                <w:bCs/>
                <w:color w:val="000000" w:themeColor="text1"/>
                <w:sz w:val="24"/>
                <w:szCs w:val="24"/>
                <w14:textFill>
                  <w14:solidFill>
                    <w14:schemeClr w14:val="tx1"/>
                  </w14:solidFill>
                </w14:textFill>
              </w:rPr>
            </w:pPr>
            <w:r>
              <w:rPr>
                <w:rFonts w:hint="eastAsia"/>
                <w:bCs/>
                <w:color w:val="000000" w:themeColor="text1"/>
                <w:sz w:val="24"/>
                <w:szCs w:val="24"/>
                <w14:textFill>
                  <w14:solidFill>
                    <w14:schemeClr w14:val="tx1"/>
                  </w14:solidFill>
                </w14:textFill>
              </w:rPr>
              <w:t>□需提供以下材料：</w:t>
            </w:r>
          </w:p>
          <w:p>
            <w:pPr>
              <w:pStyle w:val="227"/>
              <w:spacing w:line="360" w:lineRule="auto"/>
              <w:ind w:left="3"/>
              <w:jc w:val="left"/>
              <w:rPr>
                <w:bCs/>
                <w:color w:val="000000" w:themeColor="text1"/>
                <w:szCs w:val="21"/>
                <w14:textFill>
                  <w14:solidFill>
                    <w14:schemeClr w14:val="tx1"/>
                  </w14:solidFill>
                </w14:textFill>
              </w:rPr>
            </w:pPr>
            <w:r>
              <w:rPr>
                <w:rFonts w:hint="eastAsia"/>
                <w:bCs/>
                <w:color w:val="000000" w:themeColor="text1"/>
                <w:sz w:val="24"/>
                <w:szCs w:val="24"/>
                <w14:textFill>
                  <w14:solidFill>
                    <w14:schemeClr w14:val="tx1"/>
                  </w14:solidFill>
                </w14:textFill>
              </w:rPr>
              <w:t>经会计师事务所或审计机构审计的财务会计报表，包括资产负债表、现金流量表、利润表、财务情况说明书</w:t>
            </w:r>
          </w:p>
        </w:tc>
      </w:tr>
    </w:tbl>
    <w:p>
      <w:pPr>
        <w:pStyle w:val="227"/>
        <w:spacing w:before="240" w:after="240"/>
        <w:ind w:firstLine="480"/>
        <w:rPr>
          <w:bCs/>
          <w:color w:val="000000" w:themeColor="text1"/>
          <w:sz w:val="24"/>
          <w:szCs w:val="24"/>
          <w14:textFill>
            <w14:solidFill>
              <w14:schemeClr w14:val="tx1"/>
            </w14:solidFill>
          </w14:textFill>
        </w:rPr>
      </w:pPr>
      <w:r>
        <w:rPr>
          <w:rFonts w:hint="eastAsia"/>
          <w:bCs/>
          <w:color w:val="000000" w:themeColor="text1"/>
          <w:sz w:val="24"/>
          <w:szCs w:val="24"/>
          <w14:textFill>
            <w14:solidFill>
              <w14:schemeClr w14:val="tx1"/>
            </w14:solidFill>
          </w14:textFill>
        </w:rPr>
        <w:t>注：证明材料的信息应完整或能充分证明满足评审需要。</w:t>
      </w:r>
    </w:p>
    <w:p>
      <w:pPr>
        <w:pStyle w:val="193"/>
        <w:spacing w:before="240" w:after="240"/>
        <w:jc w:val="center"/>
        <w:rPr>
          <w:rFonts w:ascii="Times New Roman" w:hAnsi="Times New Roman"/>
          <w:b w:val="0"/>
          <w:color w:val="000000" w:themeColor="text1"/>
          <w14:textFill>
            <w14:solidFill>
              <w14:schemeClr w14:val="tx1"/>
            </w14:solidFill>
          </w14:textFill>
        </w:rPr>
      </w:pPr>
      <w:r>
        <w:rPr>
          <w:rFonts w:ascii="Times New Roman" w:hAnsi="Times New Roman"/>
          <w:bCs w:val="0"/>
          <w:color w:val="000000" w:themeColor="text1"/>
          <w:szCs w:val="21"/>
          <w14:textFill>
            <w14:solidFill>
              <w14:schemeClr w14:val="tx1"/>
            </w14:solidFill>
          </w14:textFill>
        </w:rPr>
        <w:br w:type="page"/>
      </w:r>
      <w:bookmarkStart w:id="76" w:name="_Toc460226991"/>
      <w:bookmarkStart w:id="77" w:name="_Toc11078139"/>
      <w:bookmarkStart w:id="78" w:name="_Toc421916977"/>
      <w:bookmarkStart w:id="79" w:name="_Toc283798418"/>
      <w:bookmarkStart w:id="80" w:name="_Toc460660064"/>
      <w:bookmarkStart w:id="81" w:name="_Toc460226722"/>
      <w:bookmarkStart w:id="82" w:name="_Toc29931"/>
      <w:r>
        <w:rPr>
          <w:rFonts w:hint="eastAsia" w:ascii="Times New Roman" w:hAnsi="Times New Roman"/>
          <w:b w:val="0"/>
          <w:color w:val="000000" w:themeColor="text1"/>
          <w14:textFill>
            <w14:solidFill>
              <w14:schemeClr w14:val="tx1"/>
            </w14:solidFill>
          </w14:textFill>
        </w:rPr>
        <w:t>附录3  资格审查条件（业绩最低要求</w:t>
      </w:r>
      <w:bookmarkEnd w:id="76"/>
      <w:bookmarkEnd w:id="77"/>
      <w:bookmarkEnd w:id="78"/>
      <w:bookmarkEnd w:id="79"/>
      <w:bookmarkEnd w:id="80"/>
      <w:bookmarkEnd w:id="81"/>
      <w:r>
        <w:rPr>
          <w:rFonts w:hint="eastAsia" w:ascii="Times New Roman" w:hAnsi="Times New Roman"/>
          <w:b w:val="0"/>
          <w:color w:val="000000" w:themeColor="text1"/>
          <w14:textFill>
            <w14:solidFill>
              <w14:schemeClr w14:val="tx1"/>
            </w14:solidFill>
          </w14:textFill>
        </w:rPr>
        <w:t>）</w:t>
      </w:r>
      <w:bookmarkEnd w:id="82"/>
    </w:p>
    <w:tbl>
      <w:tblPr>
        <w:tblStyle w:val="3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78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Height w:val="551" w:hRule="atLeast"/>
          <w:jc w:val="center"/>
        </w:trPr>
        <w:tc>
          <w:tcPr>
            <w:tcW w:w="7782" w:type="dxa"/>
            <w:vAlign w:val="center"/>
          </w:tcPr>
          <w:p>
            <w:pPr>
              <w:pStyle w:val="227"/>
              <w:jc w:val="center"/>
              <w:rPr>
                <w:b/>
                <w:bCs/>
                <w:color w:val="000000" w:themeColor="text1"/>
                <w:szCs w:val="21"/>
                <w14:textFill>
                  <w14:solidFill>
                    <w14:schemeClr w14:val="tx1"/>
                  </w14:solidFill>
                </w14:textFill>
              </w:rPr>
            </w:pPr>
            <w:r>
              <w:rPr>
                <w:rFonts w:hint="eastAsia"/>
                <w:b/>
                <w:bCs/>
                <w:color w:val="000000" w:themeColor="text1"/>
                <w:sz w:val="24"/>
                <w:szCs w:val="24"/>
                <w14:textFill>
                  <w14:solidFill>
                    <w14:schemeClr w14:val="tx1"/>
                  </w14:solidFill>
                </w14:textFill>
              </w:rPr>
              <w:t>投标人业绩要求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180" w:hRule="atLeast"/>
          <w:jc w:val="center"/>
        </w:trPr>
        <w:tc>
          <w:tcPr>
            <w:tcW w:w="7782" w:type="dxa"/>
            <w:vAlign w:val="center"/>
          </w:tcPr>
          <w:p>
            <w:pPr>
              <w:ind w:firstLine="437"/>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见投标邀请书。</w:t>
            </w:r>
          </w:p>
        </w:tc>
      </w:tr>
    </w:tbl>
    <w:p>
      <w:pPr>
        <w:spacing w:line="400" w:lineRule="exact"/>
        <w:ind w:firstLine="480"/>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注：</w:t>
      </w:r>
    </w:p>
    <w:p>
      <w:pPr>
        <w:spacing w:line="440" w:lineRule="exact"/>
        <w:ind w:firstLine="437"/>
        <w:rPr>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1.设计业绩要求：</w:t>
      </w:r>
      <w:r>
        <w:rPr>
          <w:rFonts w:hint="eastAsia"/>
          <w:color w:val="000000" w:themeColor="text1"/>
          <w:szCs w:val="21"/>
          <w14:textFill>
            <w14:solidFill>
              <w14:schemeClr w14:val="tx1"/>
            </w14:solidFill>
          </w14:textFill>
        </w:rPr>
        <w:t>投标人应提供下列业绩证明材料：</w:t>
      </w:r>
    </w:p>
    <w:p>
      <w:pPr>
        <w:spacing w:line="440" w:lineRule="exact"/>
        <w:ind w:firstLine="437"/>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（1）合同协议书。（2）设计任务已完成的证明文件（如审图合格证或施工许可证或施工许可结果查询网页截图或竣工验收证明文件）。如果合同协议书和该证明文件中的合同要素不一致，以该证明文件为准。</w:t>
      </w:r>
    </w:p>
    <w:p>
      <w:pPr>
        <w:spacing w:line="440" w:lineRule="exact"/>
        <w:ind w:firstLine="437"/>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业绩需在商务文件中“资格审查资料”栏“投标人业绩情况表（资格审查）”中注明并提供相关证明材料。如投标人提供的上述业绩证明材料未能完整或充分反映评审因素（如总建筑面积等）的，评标委员会不予认可。</w:t>
      </w:r>
    </w:p>
    <w:p>
      <w:pPr>
        <w:spacing w:line="440" w:lineRule="exact"/>
        <w:ind w:firstLine="437"/>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注：</w:t>
      </w:r>
    </w:p>
    <w:p>
      <w:pPr>
        <w:spacing w:line="440" w:lineRule="exact"/>
        <w:ind w:firstLine="437"/>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（1）如联合体投标，联合体任一方提供的业绩均认可；</w:t>
      </w:r>
    </w:p>
    <w:p>
      <w:pPr>
        <w:spacing w:line="440" w:lineRule="exact"/>
        <w:ind w:firstLine="437"/>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（2）如投标人提供的业绩为联合体实施的业绩，则投标人（或联合体成员）独立承担的设计部分必须满足业绩要求。</w:t>
      </w:r>
    </w:p>
    <w:p>
      <w:pPr>
        <w:spacing w:line="440" w:lineRule="exact"/>
        <w:ind w:firstLine="437"/>
        <w:rPr>
          <w:b/>
          <w:bCs/>
          <w:color w:val="000000" w:themeColor="text1"/>
          <w:szCs w:val="21"/>
          <w14:textFill>
            <w14:solidFill>
              <w14:schemeClr w14:val="tx1"/>
            </w14:solidFill>
          </w14:textFill>
        </w:rPr>
      </w:pPr>
    </w:p>
    <w:p>
      <w:pPr>
        <w:spacing w:line="440" w:lineRule="exact"/>
        <w:ind w:firstLine="437"/>
        <w:rPr>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2.施工业绩要求：</w:t>
      </w:r>
      <w:r>
        <w:rPr>
          <w:rFonts w:hint="eastAsia"/>
          <w:color w:val="000000" w:themeColor="text1"/>
          <w:szCs w:val="21"/>
          <w14:textFill>
            <w14:solidFill>
              <w14:schemeClr w14:val="tx1"/>
            </w14:solidFill>
          </w14:textFill>
        </w:rPr>
        <w:t>投标人应提供下列勾选的任一类别的业绩证明材料：</w:t>
      </w:r>
    </w:p>
    <w:p>
      <w:pPr>
        <w:spacing w:line="440" w:lineRule="exact"/>
        <w:ind w:firstLine="437"/>
        <w:rPr>
          <w:color w:val="000000" w:themeColor="text1"/>
          <w:szCs w:val="21"/>
          <w14:textFill>
            <w14:solidFill>
              <w14:schemeClr w14:val="tx1"/>
            </w14:solidFill>
          </w14:textFill>
        </w:rPr>
      </w:pPr>
      <w:r>
        <w:rPr>
          <w:rFonts w:ascii="Wingdings 2" w:hAnsi="Wingdings 2" w:eastAsia="Wingdings 2" w:cs="Wingdings 2"/>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第一类：</w:t>
      </w:r>
    </w:p>
    <w:p>
      <w:pPr>
        <w:spacing w:line="400" w:lineRule="exact"/>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住房和城乡建设部全国建筑市场监管公共服务平台（以下简称“四库一平台”）“数据等级”C级及以上项目业绩网页截图。</w:t>
      </w:r>
    </w:p>
    <w:p>
      <w:pPr>
        <w:spacing w:line="400" w:lineRule="exact"/>
        <w:ind w:firstLine="480"/>
        <w:rPr>
          <w:color w:val="000000" w:themeColor="text1"/>
          <w14:textFill>
            <w14:solidFill>
              <w14:schemeClr w14:val="tx1"/>
            </w14:solidFill>
          </w14:textFill>
        </w:rPr>
      </w:pPr>
      <w:r>
        <w:rPr>
          <w:rFonts w:hint="eastAsia"/>
          <w:color w:val="000000" w:themeColor="text1"/>
          <w:szCs w:val="21"/>
          <w14:textFill>
            <w14:solidFill>
              <w14:schemeClr w14:val="tx1"/>
            </w14:solidFill>
          </w14:textFill>
        </w:rPr>
        <w:t>业绩需在商务文件中“资格审查资料”栏“投标人业绩情况表（资格审查）”中注明并提供相关证明材料。如投标人提供的上述业绩证明材料未能完整或充分反映评审因素（如如合同金额等）的，应提供第二类任意证明材料或另附合同甲方证明材料（须加盖合同甲方单位章）予以明确说明，否则评标委员会不予认可。</w:t>
      </w:r>
    </w:p>
    <w:p>
      <w:pPr>
        <w:spacing w:line="440" w:lineRule="exact"/>
        <w:ind w:firstLine="437"/>
        <w:rPr>
          <w:color w:val="000000" w:themeColor="text1"/>
          <w:szCs w:val="21"/>
          <w14:textFill>
            <w14:solidFill>
              <w14:schemeClr w14:val="tx1"/>
            </w14:solidFill>
          </w14:textFill>
        </w:rPr>
      </w:pPr>
      <w:r>
        <w:rPr>
          <w:rFonts w:ascii="Wingdings 2" w:hAnsi="Wingdings 2" w:eastAsia="Wingdings 2" w:cs="Wingdings 2"/>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第二类：</w:t>
      </w:r>
    </w:p>
    <w:p>
      <w:pPr>
        <w:spacing w:line="440" w:lineRule="exact"/>
        <w:ind w:firstLine="437"/>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（1）合同协议书。</w:t>
      </w:r>
    </w:p>
    <w:p>
      <w:pPr>
        <w:spacing w:line="440" w:lineRule="exact"/>
        <w:ind w:firstLine="437"/>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（2）其他材料：/。</w:t>
      </w:r>
    </w:p>
    <w:p>
      <w:pPr>
        <w:spacing w:line="440" w:lineRule="exact"/>
        <w:ind w:firstLine="437"/>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业绩需在商务文件中“资格审查资料”栏“投标人业绩情况表（资格审查）”中注明并提供相关证明材料。如投标人提供的上述业绩证明材料未能完整或充分反映评审因素（如合同金额等）的，</w:t>
      </w:r>
      <w:r>
        <w:rPr>
          <w:rFonts w:hint="eastAsia" w:ascii="宋体" w:hAnsi="宋体" w:cs="宋体"/>
          <w:szCs w:val="21"/>
        </w:rPr>
        <w:t>还须另外提供其他业绩证明材料，如中标通知书或竣工验收证明或合同甲方证明或其他经评标委员会评审认可的证明材料，以体现评审所需要的信息，否则</w:t>
      </w:r>
      <w:r>
        <w:rPr>
          <w:rFonts w:hint="eastAsia"/>
          <w:color w:val="000000" w:themeColor="text1"/>
          <w:szCs w:val="21"/>
          <w14:textFill>
            <w14:solidFill>
              <w14:schemeClr w14:val="tx1"/>
            </w14:solidFill>
          </w14:textFill>
        </w:rPr>
        <w:t>评标委员会不予认可。</w:t>
      </w:r>
    </w:p>
    <w:p>
      <w:pPr>
        <w:spacing w:line="440" w:lineRule="exact"/>
        <w:ind w:firstLine="437"/>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注：</w:t>
      </w:r>
    </w:p>
    <w:p>
      <w:pPr>
        <w:spacing w:line="440" w:lineRule="exact"/>
        <w:ind w:firstLine="437"/>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（1）如联合体投标，联合体任一方提供的业绩均认可；</w:t>
      </w:r>
    </w:p>
    <w:p>
      <w:pPr>
        <w:spacing w:line="440" w:lineRule="exact"/>
        <w:ind w:firstLine="437"/>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（2）如投标人提供的业绩为联合体实施的业绩，则投标人（或联合体成员）独立承担的施工部分必须满足业绩要求</w:t>
      </w:r>
    </w:p>
    <w:p>
      <w:pPr>
        <w:spacing w:line="440" w:lineRule="exact"/>
        <w:ind w:firstLine="437"/>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（3）施工业绩包含在工程总承包业绩内的也予以认可。</w:t>
      </w:r>
    </w:p>
    <w:p>
      <w:pPr>
        <w:spacing w:line="400" w:lineRule="exact"/>
        <w:ind w:firstLine="48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3.本招标项目投标人业绩（资格审查）数量：0个。</w:t>
      </w:r>
    </w:p>
    <w:p>
      <w:pPr>
        <w:spacing w:line="400" w:lineRule="exact"/>
        <w:ind w:firstLine="480"/>
        <w:jc w:val="center"/>
        <w:outlineLvl w:val="1"/>
        <w:rPr>
          <w:rFonts w:eastAsia="黑体"/>
          <w:bCs/>
          <w:color w:val="000000" w:themeColor="text1"/>
          <w:sz w:val="32"/>
          <w:szCs w:val="32"/>
          <w14:textFill>
            <w14:solidFill>
              <w14:schemeClr w14:val="tx1"/>
            </w14:solidFill>
          </w14:textFill>
        </w:rPr>
      </w:pPr>
      <w:r>
        <w:rPr>
          <w:rFonts w:hint="eastAsia"/>
          <w:color w:val="000000" w:themeColor="text1"/>
          <w14:textFill>
            <w14:solidFill>
              <w14:schemeClr w14:val="tx1"/>
            </w14:solidFill>
          </w14:textFill>
        </w:rPr>
        <w:br w:type="page"/>
      </w:r>
      <w:bookmarkStart w:id="83" w:name="_Toc11078140"/>
      <w:bookmarkStart w:id="84" w:name="_Toc22899"/>
      <w:bookmarkStart w:id="85" w:name="_Toc421916978"/>
      <w:bookmarkStart w:id="86" w:name="_Toc460226992"/>
      <w:bookmarkStart w:id="87" w:name="_Toc460226723"/>
      <w:r>
        <w:rPr>
          <w:rFonts w:hint="eastAsia" w:eastAsia="黑体"/>
          <w:bCs/>
          <w:color w:val="000000" w:themeColor="text1"/>
          <w:sz w:val="32"/>
          <w:szCs w:val="32"/>
          <w14:textFill>
            <w14:solidFill>
              <w14:schemeClr w14:val="tx1"/>
            </w14:solidFill>
          </w14:textFill>
        </w:rPr>
        <w:t>附录4  资格审查条件（信誉最低要求</w:t>
      </w:r>
      <w:bookmarkEnd w:id="83"/>
      <w:r>
        <w:rPr>
          <w:rFonts w:hint="eastAsia" w:eastAsia="黑体"/>
          <w:bCs/>
          <w:color w:val="000000" w:themeColor="text1"/>
          <w:sz w:val="32"/>
          <w:szCs w:val="32"/>
          <w14:textFill>
            <w14:solidFill>
              <w14:schemeClr w14:val="tx1"/>
            </w14:solidFill>
          </w14:textFill>
        </w:rPr>
        <w:t>）</w:t>
      </w:r>
      <w:bookmarkEnd w:id="84"/>
    </w:p>
    <w:p>
      <w:pPr>
        <w:spacing w:line="400" w:lineRule="exact"/>
        <w:ind w:firstLine="480"/>
        <w:jc w:val="center"/>
        <w:rPr>
          <w:rFonts w:eastAsia="黑体"/>
          <w:b/>
          <w:color w:val="000000" w:themeColor="text1"/>
          <w14:textFill>
            <w14:solidFill>
              <w14:schemeClr w14:val="tx1"/>
            </w14:solidFill>
          </w14:textFill>
        </w:rPr>
      </w:pPr>
    </w:p>
    <w:tbl>
      <w:tblPr>
        <w:tblStyle w:val="3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78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01" w:hRule="atLeast"/>
          <w:jc w:val="center"/>
        </w:trPr>
        <w:tc>
          <w:tcPr>
            <w:tcW w:w="7782" w:type="dxa"/>
            <w:vAlign w:val="center"/>
          </w:tcPr>
          <w:p>
            <w:pPr>
              <w:pStyle w:val="227"/>
              <w:jc w:val="center"/>
              <w:rPr>
                <w:b/>
                <w:bCs/>
                <w:color w:val="000000" w:themeColor="text1"/>
                <w:szCs w:val="21"/>
                <w14:textFill>
                  <w14:solidFill>
                    <w14:schemeClr w14:val="tx1"/>
                  </w14:solidFill>
                </w14:textFill>
              </w:rPr>
            </w:pPr>
            <w:r>
              <w:rPr>
                <w:rFonts w:hint="eastAsia"/>
                <w:b/>
                <w:bCs/>
                <w:color w:val="000000" w:themeColor="text1"/>
                <w:sz w:val="24"/>
                <w:szCs w:val="24"/>
                <w14:textFill>
                  <w14:solidFill>
                    <w14:schemeClr w14:val="tx1"/>
                  </w14:solidFill>
                </w14:textFill>
              </w:rPr>
              <w:t>信誉要求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884" w:hRule="atLeast"/>
          <w:jc w:val="center"/>
        </w:trPr>
        <w:tc>
          <w:tcPr>
            <w:tcW w:w="7782" w:type="dxa"/>
            <w:vAlign w:val="center"/>
          </w:tcPr>
          <w:p>
            <w:pPr>
              <w:ind w:firstLine="480"/>
              <w:rPr>
                <w:bCs/>
                <w:color w:val="000000" w:themeColor="text1"/>
                <w:szCs w:val="21"/>
                <w14:textFill>
                  <w14:solidFill>
                    <w14:schemeClr w14:val="tx1"/>
                  </w14:solidFill>
                </w14:textFill>
              </w:rPr>
            </w:pPr>
            <w:r>
              <w:rPr>
                <w:rFonts w:hint="eastAsia"/>
                <w:bCs/>
                <w:color w:val="000000" w:themeColor="text1"/>
                <w14:textFill>
                  <w14:solidFill>
                    <w14:schemeClr w14:val="tx1"/>
                  </w14:solidFill>
                </w14:textFill>
              </w:rPr>
              <w:t>见投标邀请书。</w:t>
            </w:r>
          </w:p>
        </w:tc>
      </w:tr>
    </w:tbl>
    <w:p>
      <w:pPr>
        <w:pStyle w:val="227"/>
        <w:spacing w:before="240" w:after="240" w:line="360" w:lineRule="auto"/>
        <w:ind w:firstLine="480"/>
        <w:rPr>
          <w:bCs/>
          <w:color w:val="000000" w:themeColor="text1"/>
          <w:sz w:val="24"/>
          <w:szCs w:val="24"/>
          <w14:textFill>
            <w14:solidFill>
              <w14:schemeClr w14:val="tx1"/>
            </w14:solidFill>
          </w14:textFill>
        </w:rPr>
      </w:pPr>
      <w:r>
        <w:rPr>
          <w:rFonts w:hint="eastAsia"/>
          <w:bCs/>
          <w:color w:val="000000" w:themeColor="text1"/>
          <w:sz w:val="24"/>
          <w:szCs w:val="24"/>
          <w14:textFill>
            <w14:solidFill>
              <w14:schemeClr w14:val="tx1"/>
            </w14:solidFill>
          </w14:textFill>
        </w:rPr>
        <w:t>注：投标人无需提供证明材料，</w:t>
      </w:r>
      <w:r>
        <w:rPr>
          <w:rFonts w:ascii="宋体" w:hAnsi="宋体"/>
          <w:color w:val="000000" w:themeColor="text1"/>
          <w:sz w:val="24"/>
          <w:szCs w:val="24"/>
          <w14:textFill>
            <w14:solidFill>
              <w14:schemeClr w14:val="tx1"/>
            </w14:solidFill>
          </w14:textFill>
        </w:rPr>
        <w:t>由评标委员会通过电子服务系统查询。</w:t>
      </w:r>
    </w:p>
    <w:p>
      <w:pPr>
        <w:pStyle w:val="193"/>
        <w:spacing w:before="240" w:after="240"/>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szCs w:val="21"/>
          <w14:textFill>
            <w14:solidFill>
              <w14:schemeClr w14:val="tx1"/>
            </w14:solidFill>
          </w14:textFill>
        </w:rPr>
        <w:br w:type="page"/>
      </w:r>
      <w:bookmarkStart w:id="88" w:name="_Toc460660065"/>
      <w:bookmarkStart w:id="89" w:name="_Toc11078141"/>
      <w:bookmarkStart w:id="90" w:name="_Toc697"/>
      <w:r>
        <w:rPr>
          <w:rFonts w:hint="eastAsia" w:ascii="Times New Roman" w:hAnsi="Times New Roman"/>
          <w:b w:val="0"/>
          <w:color w:val="000000" w:themeColor="text1"/>
          <w14:textFill>
            <w14:solidFill>
              <w14:schemeClr w14:val="tx1"/>
            </w14:solidFill>
          </w14:textFill>
        </w:rPr>
        <w:t xml:space="preserve">附录5  </w:t>
      </w:r>
      <w:bookmarkEnd w:id="85"/>
      <w:bookmarkEnd w:id="86"/>
      <w:bookmarkEnd w:id="87"/>
      <w:bookmarkEnd w:id="88"/>
      <w:bookmarkEnd w:id="89"/>
      <w:r>
        <w:rPr>
          <w:rFonts w:hint="eastAsia" w:ascii="Times New Roman" w:hAnsi="Times New Roman"/>
          <w:b w:val="0"/>
          <w:color w:val="000000" w:themeColor="text1"/>
          <w14:textFill>
            <w14:solidFill>
              <w14:schemeClr w14:val="tx1"/>
            </w14:solidFill>
          </w14:textFill>
        </w:rPr>
        <w:t>资格审查条件（项目经理、设计负责人、施工负责人最低要求）</w:t>
      </w:r>
      <w:bookmarkEnd w:id="90"/>
    </w:p>
    <w:tbl>
      <w:tblPr>
        <w:tblStyle w:val="3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82"/>
        <w:gridCol w:w="71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67" w:hRule="atLeast"/>
          <w:jc w:val="center"/>
        </w:trPr>
        <w:tc>
          <w:tcPr>
            <w:tcW w:w="1582" w:type="dxa"/>
            <w:vAlign w:val="center"/>
          </w:tcPr>
          <w:p>
            <w:pPr>
              <w:pStyle w:val="227"/>
              <w:jc w:val="center"/>
              <w:rPr>
                <w:b/>
                <w:color w:val="000000" w:themeColor="text1"/>
                <w:sz w:val="24"/>
                <w:szCs w:val="24"/>
                <w14:textFill>
                  <w14:solidFill>
                    <w14:schemeClr w14:val="tx1"/>
                  </w14:solidFill>
                </w14:textFill>
              </w:rPr>
            </w:pPr>
            <w:r>
              <w:rPr>
                <w:rFonts w:hint="eastAsia"/>
                <w:b/>
                <w:color w:val="000000" w:themeColor="text1"/>
                <w:sz w:val="24"/>
                <w:szCs w:val="24"/>
                <w14:textFill>
                  <w14:solidFill>
                    <w14:schemeClr w14:val="tx1"/>
                  </w14:solidFill>
                </w14:textFill>
              </w:rPr>
              <w:t>人  员</w:t>
            </w:r>
          </w:p>
        </w:tc>
        <w:tc>
          <w:tcPr>
            <w:tcW w:w="7138" w:type="dxa"/>
            <w:vAlign w:val="center"/>
          </w:tcPr>
          <w:p>
            <w:pPr>
              <w:pStyle w:val="227"/>
              <w:jc w:val="center"/>
              <w:rPr>
                <w:b/>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资格要求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10" w:hRule="atLeast"/>
          <w:jc w:val="center"/>
        </w:trPr>
        <w:tc>
          <w:tcPr>
            <w:tcW w:w="1582" w:type="dxa"/>
            <w:vAlign w:val="center"/>
          </w:tcPr>
          <w:p>
            <w:pPr>
              <w:pStyle w:val="227"/>
              <w:widowControl/>
              <w:jc w:val="center"/>
              <w:rPr>
                <w:bCs/>
                <w:color w:val="000000" w:themeColor="text1"/>
                <w:sz w:val="24"/>
                <w:szCs w:val="24"/>
                <w14:textFill>
                  <w14:solidFill>
                    <w14:schemeClr w14:val="tx1"/>
                  </w14:solidFill>
                </w14:textFill>
              </w:rPr>
            </w:pPr>
            <w:r>
              <w:rPr>
                <w:rFonts w:hint="eastAsia"/>
                <w:bCs/>
                <w:color w:val="000000" w:themeColor="text1"/>
                <w:sz w:val="24"/>
                <w:szCs w:val="24"/>
                <w14:textFill>
                  <w14:solidFill>
                    <w14:schemeClr w14:val="tx1"/>
                  </w14:solidFill>
                </w14:textFill>
              </w:rPr>
              <w:t>项目经理</w:t>
            </w:r>
          </w:p>
        </w:tc>
        <w:tc>
          <w:tcPr>
            <w:tcW w:w="7138" w:type="dxa"/>
            <w:vAlign w:val="center"/>
          </w:tcPr>
          <w:p>
            <w:pPr>
              <w:widowControl/>
              <w:jc w:val="left"/>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1.项目经理资格条件见投标邀请书，且必须是本单位人员（投标邀请书中要求的注册证书注册单位应当与投标人名称一致）。</w:t>
            </w:r>
          </w:p>
          <w:p>
            <w:pPr>
              <w:widowControl/>
              <w:jc w:val="left"/>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2.项目经理业绩具体要求见投标邀请书。</w:t>
            </w:r>
          </w:p>
          <w:p>
            <w:pPr>
              <w:widowControl/>
              <w:jc w:val="left"/>
              <w:rPr>
                <w:bCs/>
                <w:color w:val="000000" w:themeColor="text1"/>
                <w14:textFill>
                  <w14:solidFill>
                    <w14:schemeClr w14:val="tx1"/>
                  </w14:solidFill>
                </w14:textFill>
              </w:rPr>
            </w:pPr>
            <w:r>
              <w:rPr>
                <w:rFonts w:ascii="Wingdings 2" w:hAnsi="Wingdings 2" w:eastAsia="Wingdings 2" w:cs="Wingdings 2"/>
                <w:bCs/>
                <w:color w:val="000000" w:themeColor="text1"/>
                <w14:textFill>
                  <w14:solidFill>
                    <w14:schemeClr w14:val="tx1"/>
                  </w14:solidFill>
                </w14:textFill>
              </w:rPr>
              <w:t>R</w:t>
            </w:r>
            <w:r>
              <w:rPr>
                <w:rFonts w:hint="eastAsia"/>
                <w:bCs/>
                <w:color w:val="000000" w:themeColor="text1"/>
                <w14:textFill>
                  <w14:solidFill>
                    <w14:schemeClr w14:val="tx1"/>
                  </w14:solidFill>
                </w14:textFill>
              </w:rPr>
              <w:t>社保要求：提供投标人所属社保机构出具的项目经理</w:t>
            </w:r>
            <w:r>
              <w:rPr>
                <w:rFonts w:hint="eastAsia"/>
                <w:bCs/>
                <w:color w:val="000000" w:themeColor="text1"/>
                <w:highlight w:val="yellow"/>
                <w:u w:val="single"/>
                <w14:textFill>
                  <w14:solidFill>
                    <w14:schemeClr w14:val="tx1"/>
                  </w14:solidFill>
                </w14:textFill>
              </w:rPr>
              <w:t>2025年12月1日以来任意连续三个月</w:t>
            </w:r>
            <w:r>
              <w:rPr>
                <w:rFonts w:hint="eastAsia"/>
                <w:bCs/>
                <w:color w:val="000000" w:themeColor="text1"/>
                <w14:textFill>
                  <w14:solidFill>
                    <w14:schemeClr w14:val="tx1"/>
                  </w14:solidFill>
                </w14:textFill>
              </w:rPr>
              <w:t>社保缴费证明（或其他能够证明项目经理参加社保的有效证明）材料，项目经理的社保缴纳单位应当是投标人或者投标人不具备独立法人资格的分支机构。</w:t>
            </w:r>
          </w:p>
          <w:p>
            <w:pPr>
              <w:widowControl/>
              <w:jc w:val="left"/>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（社保缴费证明或社保的有效证明材料至少含养老保险）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35" w:hRule="atLeast"/>
          <w:jc w:val="center"/>
        </w:trPr>
        <w:tc>
          <w:tcPr>
            <w:tcW w:w="1582" w:type="dxa"/>
            <w:vAlign w:val="center"/>
          </w:tcPr>
          <w:p>
            <w:pPr>
              <w:pStyle w:val="227"/>
              <w:widowControl/>
              <w:jc w:val="center"/>
              <w:rPr>
                <w:bCs/>
                <w:color w:val="000000" w:themeColor="text1"/>
                <w:sz w:val="24"/>
                <w:szCs w:val="24"/>
                <w14:textFill>
                  <w14:solidFill>
                    <w14:schemeClr w14:val="tx1"/>
                  </w14:solidFill>
                </w14:textFill>
              </w:rPr>
            </w:pPr>
            <w:r>
              <w:rPr>
                <w:rFonts w:hint="eastAsia"/>
                <w:bCs/>
                <w:color w:val="000000" w:themeColor="text1"/>
                <w:sz w:val="24"/>
                <w:szCs w:val="24"/>
                <w14:textFill>
                  <w14:solidFill>
                    <w14:schemeClr w14:val="tx1"/>
                  </w14:solidFill>
                </w14:textFill>
              </w:rPr>
              <w:t>设计负责人</w:t>
            </w:r>
          </w:p>
        </w:tc>
        <w:tc>
          <w:tcPr>
            <w:tcW w:w="7138" w:type="dxa"/>
            <w:vAlign w:val="center"/>
          </w:tcPr>
          <w:p>
            <w:pPr>
              <w:widowControl/>
              <w:jc w:val="left"/>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1.设计负责人资格条件见投标邀请书，且必须是本单位人员（投标邀请书中要求的注册证书注册单位应当与投标人名称一致）。</w:t>
            </w:r>
          </w:p>
          <w:p>
            <w:pPr>
              <w:widowControl/>
              <w:jc w:val="left"/>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2.设计负责人业绩具体要求见投标邀请书。</w:t>
            </w:r>
          </w:p>
          <w:p>
            <w:pPr>
              <w:widowControl/>
              <w:jc w:val="left"/>
              <w:rPr>
                <w:bCs/>
                <w:color w:val="000000" w:themeColor="text1"/>
                <w14:textFill>
                  <w14:solidFill>
                    <w14:schemeClr w14:val="tx1"/>
                  </w14:solidFill>
                </w14:textFill>
              </w:rPr>
            </w:pPr>
            <w:r>
              <w:rPr>
                <w:rFonts w:ascii="Wingdings 2" w:hAnsi="Wingdings 2" w:eastAsia="Wingdings 2" w:cs="Wingdings 2"/>
                <w:bCs/>
                <w:color w:val="000000" w:themeColor="text1"/>
                <w14:textFill>
                  <w14:solidFill>
                    <w14:schemeClr w14:val="tx1"/>
                  </w14:solidFill>
                </w14:textFill>
              </w:rPr>
              <w:t>R</w:t>
            </w:r>
            <w:r>
              <w:rPr>
                <w:rFonts w:hint="eastAsia"/>
                <w:bCs/>
                <w:color w:val="000000" w:themeColor="text1"/>
                <w14:textFill>
                  <w14:solidFill>
                    <w14:schemeClr w14:val="tx1"/>
                  </w14:solidFill>
                </w14:textFill>
              </w:rPr>
              <w:t>社保要求：提供投标人所属社保机构出具的设计负责人</w:t>
            </w:r>
            <w:r>
              <w:rPr>
                <w:rFonts w:hint="eastAsia"/>
                <w:bCs/>
                <w:color w:val="000000" w:themeColor="text1"/>
                <w:highlight w:val="yellow"/>
                <w:u w:val="single"/>
                <w14:textFill>
                  <w14:solidFill>
                    <w14:schemeClr w14:val="tx1"/>
                  </w14:solidFill>
                </w14:textFill>
              </w:rPr>
              <w:t>2025年12月1日以来任意连续三个月</w:t>
            </w:r>
            <w:r>
              <w:rPr>
                <w:rFonts w:hint="eastAsia"/>
                <w:bCs/>
                <w:color w:val="000000" w:themeColor="text1"/>
                <w14:textFill>
                  <w14:solidFill>
                    <w14:schemeClr w14:val="tx1"/>
                  </w14:solidFill>
                </w14:textFill>
              </w:rPr>
              <w:t>社保缴费证明（或其他能够证明设计负责人参加社保的有效证明）材料，设计负责人的社保缴纳单位应当是投标人或者投标人不具备独立法人资格的分支机构。</w:t>
            </w:r>
          </w:p>
          <w:p>
            <w:pPr>
              <w:widowControl/>
              <w:jc w:val="left"/>
              <w:rPr>
                <w:bCs/>
                <w:color w:val="000000" w:themeColor="text1"/>
                <w14:textFill>
                  <w14:solidFill>
                    <w14:schemeClr w14:val="tx1"/>
                  </w14:solidFill>
                </w14:textFill>
              </w:rPr>
            </w:pPr>
            <w:r>
              <w:rPr>
                <w:rFonts w:hint="eastAsia"/>
                <w:bCs/>
                <w:color w:val="000000" w:themeColor="text1"/>
                <w14:textFill>
                  <w14:solidFill>
                    <w14:schemeClr w14:val="tx1"/>
                  </w14:solidFill>
                </w14:textFill>
              </w:rPr>
              <w:t>（社保缴费证明或社保的有效证明材料至少含养老保险）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82" w:type="dxa"/>
            <w:vAlign w:val="center"/>
          </w:tcPr>
          <w:p>
            <w:pPr>
              <w:pStyle w:val="227"/>
              <w:widowControl/>
              <w:jc w:val="center"/>
              <w:rPr>
                <w:bCs/>
                <w:color w:val="000000" w:themeColor="text1"/>
                <w:sz w:val="24"/>
                <w:szCs w:val="24"/>
                <w14:textFill>
                  <w14:solidFill>
                    <w14:schemeClr w14:val="tx1"/>
                  </w14:solidFill>
                </w14:textFill>
              </w:rPr>
            </w:pPr>
            <w:r>
              <w:rPr>
                <w:rFonts w:hint="eastAsia"/>
                <w:bCs/>
                <w:color w:val="000000" w:themeColor="text1"/>
                <w:sz w:val="24"/>
                <w:szCs w:val="24"/>
                <w14:textFill>
                  <w14:solidFill>
                    <w14:schemeClr w14:val="tx1"/>
                  </w14:solidFill>
                </w14:textFill>
              </w:rPr>
              <w:t>施工负责人</w:t>
            </w:r>
          </w:p>
        </w:tc>
        <w:tc>
          <w:tcPr>
            <w:tcW w:w="7138" w:type="dxa"/>
          </w:tcPr>
          <w:p>
            <w:pPr>
              <w:pStyle w:val="227"/>
              <w:widowControl/>
              <w:spacing w:line="360" w:lineRule="auto"/>
              <w:jc w:val="left"/>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1</w:t>
            </w:r>
            <w:r>
              <w:rPr>
                <w:color w:val="000000" w:themeColor="text1"/>
                <w:sz w:val="24"/>
                <w:szCs w:val="24"/>
                <w14:textFill>
                  <w14:solidFill>
                    <w14:schemeClr w14:val="tx1"/>
                  </w14:solidFill>
                </w14:textFill>
              </w:rPr>
              <w:t>.</w:t>
            </w:r>
            <w:r>
              <w:rPr>
                <w:rFonts w:hint="eastAsia"/>
                <w:color w:val="000000" w:themeColor="text1"/>
                <w:sz w:val="24"/>
                <w:szCs w:val="24"/>
                <w14:textFill>
                  <w14:solidFill>
                    <w14:schemeClr w14:val="tx1"/>
                  </w14:solidFill>
                </w14:textFill>
              </w:rPr>
              <w:t>施工负责人资格条件见投标邀请书，且必须是本单位人员（投标邀请书中要求的注册证书注册单位应当与投标人名称一致）。</w:t>
            </w:r>
          </w:p>
          <w:p>
            <w:pPr>
              <w:widowControl/>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2.施工负责人业绩具体要求见投标邀请书。</w:t>
            </w:r>
          </w:p>
          <w:p>
            <w:pPr>
              <w:widowControl/>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3.施工负责人不得同时担任两个及以上建设工程施工项目负责人，以下情形除外：</w:t>
            </w:r>
          </w:p>
          <w:p>
            <w:pPr>
              <w:widowControl/>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①法定情形；</w:t>
            </w:r>
          </w:p>
          <w:p>
            <w:pPr>
              <w:widowControl/>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②虽在其他项目上担任施工负责人岗位，但承诺在本项目中标后合同签订前能够从其他项目变更至本项目并全面履约。</w:t>
            </w:r>
          </w:p>
          <w:p>
            <w:pPr>
              <w:pStyle w:val="194"/>
              <w:spacing w:before="0" w:after="0" w:line="360" w:lineRule="auto"/>
              <w:rPr>
                <w:rFonts w:ascii="Times New Roman" w:hAnsi="Times New Roman" w:eastAsia="宋体"/>
                <w:color w:val="000000" w:themeColor="text1"/>
                <w14:textFill>
                  <w14:solidFill>
                    <w14:schemeClr w14:val="tx1"/>
                  </w14:solidFill>
                </w14:textFill>
              </w:rPr>
            </w:pPr>
            <w:r>
              <w:rPr>
                <w:rFonts w:ascii="Wingdings 2" w:hAnsi="Wingdings 2" w:eastAsia="Wingdings 2" w:cs="Wingdings 2"/>
                <w:color w:val="000000" w:themeColor="text1"/>
                <w14:textFill>
                  <w14:solidFill>
                    <w14:schemeClr w14:val="tx1"/>
                  </w14:solidFill>
                </w14:textFill>
              </w:rPr>
              <w:t>R</w:t>
            </w:r>
            <w:r>
              <w:rPr>
                <w:rFonts w:hint="eastAsia" w:ascii="Times New Roman" w:hAnsi="Times New Roman" w:eastAsia="宋体"/>
                <w:color w:val="000000" w:themeColor="text1"/>
                <w14:textFill>
                  <w14:solidFill>
                    <w14:schemeClr w14:val="tx1"/>
                  </w14:solidFill>
                </w14:textFill>
              </w:rPr>
              <w:t>社保要求：提供投标人所属社保机构出具的施工负责人</w:t>
            </w:r>
            <w:r>
              <w:rPr>
                <w:rFonts w:hint="eastAsia" w:ascii="Times New Roman" w:hAnsi="Times New Roman" w:eastAsia="宋体"/>
                <w:color w:val="000000" w:themeColor="text1"/>
                <w:highlight w:val="yellow"/>
                <w:u w:val="single"/>
                <w14:textFill>
                  <w14:solidFill>
                    <w14:schemeClr w14:val="tx1"/>
                  </w14:solidFill>
                </w14:textFill>
              </w:rPr>
              <w:t>2025年12月1日</w:t>
            </w:r>
            <w:r>
              <w:rPr>
                <w:rFonts w:hint="eastAsia" w:ascii="Times New Roman" w:hAnsi="Times New Roman" w:eastAsia="宋体"/>
                <w:color w:val="000000" w:themeColor="text1"/>
                <w:u w:val="single"/>
                <w14:textFill>
                  <w14:solidFill>
                    <w14:schemeClr w14:val="tx1"/>
                  </w14:solidFill>
                </w14:textFill>
              </w:rPr>
              <w:t>以来任意连续三个月</w:t>
            </w:r>
            <w:r>
              <w:rPr>
                <w:rFonts w:hint="eastAsia" w:ascii="Times New Roman" w:hAnsi="Times New Roman" w:eastAsia="宋体"/>
                <w:color w:val="000000" w:themeColor="text1"/>
                <w14:textFill>
                  <w14:solidFill>
                    <w14:schemeClr w14:val="tx1"/>
                  </w14:solidFill>
                </w14:textFill>
              </w:rPr>
              <w:t>社保缴费证明（或其他能够证明施工负责人参加社保的有效证明）材料，施工负责人的社保缴纳单位应当是投标人或者投标人不具备独立法人资格的分支机构。</w:t>
            </w:r>
          </w:p>
          <w:p>
            <w:pPr>
              <w:pStyle w:val="194"/>
              <w:spacing w:before="0" w:after="0" w:line="360" w:lineRule="auto"/>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（社保缴费证明或社保的有效证明材料至少含养老保险）</w:t>
            </w:r>
          </w:p>
        </w:tc>
      </w:tr>
    </w:tbl>
    <w:p>
      <w:pPr>
        <w:pStyle w:val="227"/>
        <w:spacing w:line="360" w:lineRule="auto"/>
        <w:ind w:firstLine="480"/>
        <w:jc w:val="left"/>
        <w:rPr>
          <w:bCs/>
          <w:color w:val="000000" w:themeColor="text1"/>
          <w:sz w:val="24"/>
          <w:szCs w:val="24"/>
          <w14:textFill>
            <w14:solidFill>
              <w14:schemeClr w14:val="tx1"/>
            </w14:solidFill>
          </w14:textFill>
        </w:rPr>
      </w:pPr>
      <w:r>
        <w:rPr>
          <w:rFonts w:hint="eastAsia"/>
          <w:bCs/>
          <w:color w:val="000000" w:themeColor="text1"/>
          <w:sz w:val="24"/>
          <w:szCs w:val="24"/>
          <w14:textFill>
            <w14:solidFill>
              <w14:schemeClr w14:val="tx1"/>
            </w14:solidFill>
          </w14:textFill>
        </w:rPr>
        <w:t>注：</w:t>
      </w:r>
    </w:p>
    <w:p>
      <w:pPr>
        <w:pStyle w:val="227"/>
        <w:spacing w:line="360" w:lineRule="auto"/>
        <w:ind w:firstLine="480"/>
        <w:jc w:val="left"/>
        <w:rPr>
          <w:bCs/>
          <w:color w:val="000000" w:themeColor="text1"/>
          <w:sz w:val="24"/>
          <w:szCs w:val="24"/>
          <w14:textFill>
            <w14:solidFill>
              <w14:schemeClr w14:val="tx1"/>
            </w14:solidFill>
          </w14:textFill>
        </w:rPr>
      </w:pPr>
      <w:r>
        <w:rPr>
          <w:rFonts w:hint="eastAsia"/>
          <w:bCs/>
          <w:color w:val="000000" w:themeColor="text1"/>
          <w:sz w:val="24"/>
          <w:szCs w:val="24"/>
          <w14:textFill>
            <w14:solidFill>
              <w14:schemeClr w14:val="tx1"/>
            </w14:solidFill>
          </w14:textFill>
        </w:rPr>
        <w:t>1.投标人应提供上述人员的注册证书（如要求）、安全生产考核合格证书（如要求）、职称证书（如要求）、参加社保的有效证明材料（如要求）。</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2.投标人应提供下列勾选的任一类别的业绩证明材料：</w:t>
      </w:r>
    </w:p>
    <w:p>
      <w:pPr>
        <w:ind w:firstLine="480"/>
        <w:rPr>
          <w:color w:val="000000" w:themeColor="text1"/>
          <w:szCs w:val="21"/>
          <w14:textFill>
            <w14:solidFill>
              <w14:schemeClr w14:val="tx1"/>
            </w14:solidFill>
          </w14:textFill>
        </w:rPr>
      </w:pPr>
      <w:r>
        <w:rPr>
          <w:rFonts w:ascii="Wingdings 2" w:hAnsi="Wingdings 2" w:eastAsia="Wingdings 2" w:cs="Wingdings 2"/>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第一类：</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住房和城乡建设部全国建筑市场监管公共服务平台（以下简称“四库一平台”）“数据等级”C级及以上项目业绩网页截图。</w:t>
      </w:r>
    </w:p>
    <w:p>
      <w:pPr>
        <w:ind w:firstLine="480"/>
        <w:rPr>
          <w:color w:val="000000" w:themeColor="text1"/>
          <w14:textFill>
            <w14:solidFill>
              <w14:schemeClr w14:val="tx1"/>
            </w14:solidFill>
          </w14:textFill>
        </w:rPr>
      </w:pPr>
      <w:r>
        <w:rPr>
          <w:rFonts w:hint="eastAsia"/>
          <w:bCs/>
          <w:color w:val="000000" w:themeColor="text1"/>
          <w:szCs w:val="21"/>
          <w14:textFill>
            <w14:solidFill>
              <w14:schemeClr w14:val="tx1"/>
            </w14:solidFill>
          </w14:textFill>
        </w:rPr>
        <w:t>业绩需在商务文件中“资格审查资料”栏“</w:t>
      </w:r>
      <w:r>
        <w:rPr>
          <w:rFonts w:hint="eastAsia"/>
          <w:bCs/>
          <w:color w:val="000000" w:themeColor="text1"/>
          <w14:textFill>
            <w14:solidFill>
              <w14:schemeClr w14:val="tx1"/>
            </w14:solidFill>
          </w14:textFill>
        </w:rPr>
        <w:t>项目</w:t>
      </w:r>
      <w:r>
        <w:rPr>
          <w:bCs/>
          <w:color w:val="000000" w:themeColor="text1"/>
          <w14:textFill>
            <w14:solidFill>
              <w14:schemeClr w14:val="tx1"/>
            </w14:solidFill>
          </w14:textFill>
        </w:rPr>
        <w:t>经理</w:t>
      </w:r>
      <w:r>
        <w:rPr>
          <w:rFonts w:hint="eastAsia"/>
          <w:bCs/>
          <w:color w:val="000000" w:themeColor="text1"/>
          <w14:textFill>
            <w14:solidFill>
              <w14:schemeClr w14:val="tx1"/>
            </w14:solidFill>
          </w14:textFill>
        </w:rPr>
        <w:t>、设计负责人、施工负责人业绩情况表（资格审查）</w:t>
      </w:r>
      <w:r>
        <w:rPr>
          <w:rFonts w:hint="eastAsia"/>
          <w:bCs/>
          <w:color w:val="000000" w:themeColor="text1"/>
          <w:szCs w:val="21"/>
          <w14:textFill>
            <w14:solidFill>
              <w14:schemeClr w14:val="tx1"/>
            </w14:solidFill>
          </w14:textFill>
        </w:rPr>
        <w:t>”中注明并提供相关证明材料。如投标人提供的上述业绩证明材料未能完整或充分反映评审因素（如</w:t>
      </w:r>
      <w:r>
        <w:rPr>
          <w:rFonts w:hint="eastAsia"/>
          <w:color w:val="000000" w:themeColor="text1"/>
          <w:szCs w:val="21"/>
          <w14:textFill>
            <w14:solidFill>
              <w14:schemeClr w14:val="tx1"/>
            </w14:solidFill>
          </w14:textFill>
        </w:rPr>
        <w:t>【类似业绩评审因素】</w:t>
      </w:r>
      <w:r>
        <w:rPr>
          <w:rFonts w:hint="eastAsia"/>
          <w:bCs/>
          <w:color w:val="000000" w:themeColor="text1"/>
          <w:szCs w:val="21"/>
          <w14:textFill>
            <w14:solidFill>
              <w14:schemeClr w14:val="tx1"/>
            </w14:solidFill>
          </w14:textFill>
        </w:rPr>
        <w:t>）的，</w:t>
      </w:r>
      <w:r>
        <w:rPr>
          <w:rFonts w:hint="eastAsia"/>
          <w:color w:val="000000" w:themeColor="text1"/>
          <w:szCs w:val="21"/>
          <w14:textFill>
            <w14:solidFill>
              <w14:schemeClr w14:val="tx1"/>
            </w14:solidFill>
          </w14:textFill>
        </w:rPr>
        <w:t>应提供第二类任意证明材料或另附合同甲方证明材料（须加盖合同甲方单位章）予以明确说明，否则评标委员会不予认可。</w:t>
      </w:r>
    </w:p>
    <w:p>
      <w:pPr>
        <w:ind w:firstLine="480"/>
        <w:rPr>
          <w:color w:val="000000" w:themeColor="text1"/>
          <w:szCs w:val="21"/>
          <w14:textFill>
            <w14:solidFill>
              <w14:schemeClr w14:val="tx1"/>
            </w14:solidFill>
          </w14:textFill>
        </w:rPr>
      </w:pPr>
      <w:r>
        <w:rPr>
          <w:rFonts w:ascii="Wingdings 2" w:hAnsi="Wingdings 2" w:eastAsia="Wingdings 2" w:cs="Wingdings 2"/>
          <w:color w:val="000000" w:themeColor="text1"/>
          <w:szCs w:val="21"/>
          <w14:textFill>
            <w14:solidFill>
              <w14:schemeClr w14:val="tx1"/>
            </w14:solidFill>
          </w14:textFill>
        </w:rPr>
        <w:sym w:font="Wingdings 2" w:char="0052"/>
      </w:r>
      <w:r>
        <w:rPr>
          <w:rFonts w:hint="eastAsia"/>
          <w:color w:val="000000" w:themeColor="text1"/>
          <w:szCs w:val="21"/>
          <w14:textFill>
            <w14:solidFill>
              <w14:schemeClr w14:val="tx1"/>
            </w14:solidFill>
          </w14:textFill>
        </w:rPr>
        <w:t>第二类：</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（1）合同协议书。</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（2）中标查询网址及查询截图，或住房和城乡建设主管部门网站公布的施工许可证办理查询截图，或信用评价体系查询截图。无法提供以上截图的，应当提供住房和城乡建设主管部门证明材料。</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（3）竣工验收证明文件（至少有建设单位、设计单位、监理单位、施工单位四方参与竣工验收并盖单位章）。</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（4）其他材料：/</w:t>
      </w:r>
    </w:p>
    <w:p>
      <w:pPr>
        <w:ind w:firstLine="480"/>
        <w:rPr>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业绩需在商务文件中“资格审查资料”栏“</w:t>
      </w:r>
      <w:r>
        <w:rPr>
          <w:rFonts w:hint="eastAsia"/>
          <w:bCs/>
          <w:color w:val="000000" w:themeColor="text1"/>
          <w14:textFill>
            <w14:solidFill>
              <w14:schemeClr w14:val="tx1"/>
            </w14:solidFill>
          </w14:textFill>
        </w:rPr>
        <w:t>项目</w:t>
      </w:r>
      <w:r>
        <w:rPr>
          <w:bCs/>
          <w:color w:val="000000" w:themeColor="text1"/>
          <w14:textFill>
            <w14:solidFill>
              <w14:schemeClr w14:val="tx1"/>
            </w14:solidFill>
          </w14:textFill>
        </w:rPr>
        <w:t>经理</w:t>
      </w:r>
      <w:r>
        <w:rPr>
          <w:rFonts w:hint="eastAsia"/>
          <w:bCs/>
          <w:color w:val="000000" w:themeColor="text1"/>
          <w14:textFill>
            <w14:solidFill>
              <w14:schemeClr w14:val="tx1"/>
            </w14:solidFill>
          </w14:textFill>
        </w:rPr>
        <w:t>、设计负责人、施工负责人业绩情况表（资格审查）</w:t>
      </w:r>
      <w:r>
        <w:rPr>
          <w:rFonts w:hint="eastAsia"/>
          <w:bCs/>
          <w:color w:val="000000" w:themeColor="text1"/>
          <w:szCs w:val="21"/>
          <w14:textFill>
            <w14:solidFill>
              <w14:schemeClr w14:val="tx1"/>
            </w14:solidFill>
          </w14:textFill>
        </w:rPr>
        <w:t>”中注明并提供相关证明材料。如投标人提供的上述业绩证明材料未能完整或充分反映评审因素（如</w:t>
      </w:r>
      <w:r>
        <w:rPr>
          <w:rFonts w:hint="eastAsia"/>
          <w:b/>
          <w:bCs/>
          <w:color w:val="000000" w:themeColor="text1"/>
          <w:szCs w:val="21"/>
          <w14:textFill>
            <w14:solidFill>
              <w14:schemeClr w14:val="tx1"/>
            </w14:solidFill>
          </w14:textFill>
        </w:rPr>
        <w:t>合同金额、项目经理身份</w:t>
      </w:r>
      <w:r>
        <w:rPr>
          <w:rFonts w:hint="eastAsia"/>
          <w:bCs/>
          <w:color w:val="000000" w:themeColor="text1"/>
          <w:szCs w:val="21"/>
          <w14:textFill>
            <w14:solidFill>
              <w14:schemeClr w14:val="tx1"/>
            </w14:solidFill>
          </w14:textFill>
        </w:rPr>
        <w:t>）的，</w:t>
      </w:r>
      <w:r>
        <w:rPr>
          <w:rFonts w:hint="eastAsia"/>
          <w:color w:val="000000" w:themeColor="text1"/>
          <w:szCs w:val="21"/>
          <w14:textFill>
            <w14:solidFill>
              <w14:schemeClr w14:val="tx1"/>
            </w14:solidFill>
          </w14:textFill>
        </w:rPr>
        <w:t>评标委员会不予认可。</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3.投标人提供的项目经理业绩证明材料应反映出本招标项目的项目经理在此业绩中担任过项目经理的岗位。</w:t>
      </w:r>
      <w:r>
        <w:rPr>
          <w:rFonts w:hint="eastAsia"/>
          <w:b/>
          <w:bCs/>
          <w:color w:val="000000" w:themeColor="text1"/>
          <w14:textFill>
            <w14:solidFill>
              <w14:schemeClr w14:val="tx1"/>
            </w14:solidFill>
          </w14:textFill>
        </w:rPr>
        <w:t>（说明：①项目经理业绩，在合同履行过程中项目经理发生变更的，该业绩属于变更后的项目经理；②竣工验收文件与合同或中标通知书等资料载明的项目经理不一致时，以竣工验收文件中项目经理信息为准。）</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4.本招标项目的项目经理不得同时兼任本招标项目的施工项目技术负责人岗位。</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5.本</w:t>
      </w:r>
      <w:r>
        <w:rPr>
          <w:color w:val="000000" w:themeColor="text1"/>
          <w:szCs w:val="21"/>
          <w14:textFill>
            <w14:solidFill>
              <w14:schemeClr w14:val="tx1"/>
            </w14:solidFill>
          </w14:textFill>
        </w:rPr>
        <w:t>招标项目</w:t>
      </w:r>
      <w:r>
        <w:rPr>
          <w:rFonts w:hint="eastAsia"/>
          <w:color w:val="000000" w:themeColor="text1"/>
          <w:szCs w:val="21"/>
          <w14:textFill>
            <w14:solidFill>
              <w14:schemeClr w14:val="tx1"/>
            </w14:solidFill>
          </w14:textFill>
        </w:rPr>
        <w:t>项目经理业绩</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资格</w:t>
      </w:r>
      <w:r>
        <w:rPr>
          <w:color w:val="000000" w:themeColor="text1"/>
          <w:szCs w:val="21"/>
          <w14:textFill>
            <w14:solidFill>
              <w14:schemeClr w14:val="tx1"/>
            </w14:solidFill>
          </w14:textFill>
        </w:rPr>
        <w:t>审查）</w:t>
      </w:r>
      <w:r>
        <w:rPr>
          <w:rFonts w:hint="eastAsia"/>
          <w:color w:val="000000" w:themeColor="text1"/>
          <w:szCs w:val="21"/>
          <w14:textFill>
            <w14:solidFill>
              <w14:schemeClr w14:val="tx1"/>
            </w14:solidFill>
          </w14:textFill>
        </w:rPr>
        <w:t>数量</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0个；本</w:t>
      </w:r>
      <w:r>
        <w:rPr>
          <w:color w:val="000000" w:themeColor="text1"/>
          <w:szCs w:val="21"/>
          <w14:textFill>
            <w14:solidFill>
              <w14:schemeClr w14:val="tx1"/>
            </w14:solidFill>
          </w14:textFill>
        </w:rPr>
        <w:t>招标项目</w:t>
      </w:r>
      <w:r>
        <w:rPr>
          <w:rFonts w:hint="eastAsia"/>
          <w:bCs/>
          <w:color w:val="000000" w:themeColor="text1"/>
          <w14:textFill>
            <w14:solidFill>
              <w14:schemeClr w14:val="tx1"/>
            </w14:solidFill>
          </w14:textFill>
        </w:rPr>
        <w:t>设计负责人业绩</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资格</w:t>
      </w:r>
      <w:r>
        <w:rPr>
          <w:color w:val="000000" w:themeColor="text1"/>
          <w:szCs w:val="21"/>
          <w14:textFill>
            <w14:solidFill>
              <w14:schemeClr w14:val="tx1"/>
            </w14:solidFill>
          </w14:textFill>
        </w:rPr>
        <w:t>审查）</w:t>
      </w:r>
      <w:r>
        <w:rPr>
          <w:rFonts w:hint="eastAsia"/>
          <w:color w:val="000000" w:themeColor="text1"/>
          <w:szCs w:val="21"/>
          <w14:textFill>
            <w14:solidFill>
              <w14:schemeClr w14:val="tx1"/>
            </w14:solidFill>
          </w14:textFill>
        </w:rPr>
        <w:t>数量</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0个；本</w:t>
      </w:r>
      <w:r>
        <w:rPr>
          <w:color w:val="000000" w:themeColor="text1"/>
          <w:szCs w:val="21"/>
          <w14:textFill>
            <w14:solidFill>
              <w14:schemeClr w14:val="tx1"/>
            </w14:solidFill>
          </w14:textFill>
        </w:rPr>
        <w:t>招标项目</w:t>
      </w:r>
      <w:r>
        <w:rPr>
          <w:rFonts w:hint="eastAsia"/>
          <w:bCs/>
          <w:color w:val="000000" w:themeColor="text1"/>
          <w14:textFill>
            <w14:solidFill>
              <w14:schemeClr w14:val="tx1"/>
            </w14:solidFill>
          </w14:textFill>
        </w:rPr>
        <w:t>施工负责人业绩</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资格</w:t>
      </w:r>
      <w:r>
        <w:rPr>
          <w:color w:val="000000" w:themeColor="text1"/>
          <w:szCs w:val="21"/>
          <w14:textFill>
            <w14:solidFill>
              <w14:schemeClr w14:val="tx1"/>
            </w14:solidFill>
          </w14:textFill>
        </w:rPr>
        <w:t>审查）</w:t>
      </w:r>
      <w:r>
        <w:rPr>
          <w:rFonts w:hint="eastAsia"/>
          <w:color w:val="000000" w:themeColor="text1"/>
          <w:szCs w:val="21"/>
          <w14:textFill>
            <w14:solidFill>
              <w14:schemeClr w14:val="tx1"/>
            </w14:solidFill>
          </w14:textFill>
        </w:rPr>
        <w:t>数量</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0个。</w:t>
      </w:r>
    </w:p>
    <w:p>
      <w:pPr>
        <w:pStyle w:val="193"/>
        <w:spacing w:before="240" w:after="240"/>
        <w:jc w:val="center"/>
        <w:rPr>
          <w:bCs w:val="0"/>
          <w:color w:val="000000" w:themeColor="text1"/>
          <w:szCs w:val="21"/>
          <w14:textFill>
            <w14:solidFill>
              <w14:schemeClr w14:val="tx1"/>
            </w14:solidFill>
          </w14:textFill>
        </w:rPr>
      </w:pPr>
      <w:r>
        <w:rPr>
          <w:rFonts w:hint="eastAsia"/>
          <w:color w:val="000000" w:themeColor="text1"/>
          <w14:textFill>
            <w14:solidFill>
              <w14:schemeClr w14:val="tx1"/>
            </w14:solidFill>
          </w14:textFill>
        </w:rPr>
        <w:br w:type="page"/>
      </w:r>
      <w:bookmarkStart w:id="91" w:name="_Toc421916979"/>
      <w:bookmarkStart w:id="92" w:name="_Toc460660066"/>
      <w:bookmarkStart w:id="93" w:name="_Toc460226993"/>
      <w:bookmarkStart w:id="94" w:name="_Toc460226724"/>
      <w:bookmarkStart w:id="95" w:name="_Toc11078142"/>
      <w:bookmarkStart w:id="96" w:name="_Toc2555"/>
      <w:r>
        <w:rPr>
          <w:rFonts w:hint="eastAsia"/>
          <w:b w:val="0"/>
          <w:color w:val="000000" w:themeColor="text1"/>
          <w14:textFill>
            <w14:solidFill>
              <w14:schemeClr w14:val="tx1"/>
            </w14:solidFill>
          </w14:textFill>
        </w:rPr>
        <w:t xml:space="preserve">附录6  </w:t>
      </w:r>
      <w:bookmarkEnd w:id="91"/>
      <w:bookmarkEnd w:id="92"/>
      <w:bookmarkEnd w:id="93"/>
      <w:bookmarkEnd w:id="94"/>
      <w:r>
        <w:rPr>
          <w:rFonts w:hint="eastAsia"/>
          <w:b w:val="0"/>
          <w:color w:val="000000" w:themeColor="text1"/>
          <w14:textFill>
            <w14:solidFill>
              <w14:schemeClr w14:val="tx1"/>
            </w14:solidFill>
          </w14:textFill>
        </w:rPr>
        <w:t>资格审查条件（其他管理人员和技术人员最低要求）</w:t>
      </w:r>
      <w:bookmarkEnd w:id="95"/>
      <w:bookmarkEnd w:id="96"/>
      <w:bookmarkStart w:id="97" w:name="_Toc460226994"/>
      <w:bookmarkStart w:id="98" w:name="_Toc460660067"/>
      <w:bookmarkStart w:id="99" w:name="_Toc460226725"/>
    </w:p>
    <w:p>
      <w:pPr>
        <w:spacing w:before="240" w:after="240" w:line="240" w:lineRule="auto"/>
        <w:jc w:val="center"/>
        <w:outlineLvl w:val="2"/>
        <w:rPr>
          <w:rFonts w:ascii="黑体" w:hAnsi="黑体" w:eastAsia="黑体"/>
          <w:color w:val="000000" w:themeColor="text1"/>
          <w14:textFill>
            <w14:solidFill>
              <w14:schemeClr w14:val="tx1"/>
            </w14:solidFill>
          </w14:textFill>
        </w:rPr>
      </w:pPr>
      <w:r>
        <w:rPr>
          <w:rFonts w:hint="eastAsia" w:ascii="黑体" w:hAnsi="黑体" w:eastAsia="黑体"/>
          <w:color w:val="000000" w:themeColor="text1"/>
          <w14:textFill>
            <w14:solidFill>
              <w14:schemeClr w14:val="tx1"/>
            </w14:solidFill>
          </w14:textFill>
        </w:rPr>
        <w:t>附表1  资格审查评审条件(主要管理人员最低要求)</w:t>
      </w:r>
    </w:p>
    <w:tbl>
      <w:tblPr>
        <w:tblStyle w:val="33"/>
        <w:tblW w:w="872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58"/>
        <w:gridCol w:w="930"/>
        <w:gridCol w:w="633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851" w:hRule="atLeast"/>
          <w:jc w:val="center"/>
        </w:trPr>
        <w:tc>
          <w:tcPr>
            <w:tcW w:w="1458" w:type="dxa"/>
            <w:vAlign w:val="center"/>
          </w:tcPr>
          <w:p>
            <w:pPr>
              <w:pStyle w:val="227"/>
              <w:jc w:val="center"/>
              <w:rPr>
                <w:b/>
                <w:color w:val="000000" w:themeColor="text1"/>
                <w:sz w:val="24"/>
                <w:szCs w:val="24"/>
                <w14:textFill>
                  <w14:solidFill>
                    <w14:schemeClr w14:val="tx1"/>
                  </w14:solidFill>
                </w14:textFill>
              </w:rPr>
            </w:pPr>
            <w:r>
              <w:rPr>
                <w:rFonts w:hint="eastAsia"/>
                <w:b/>
                <w:color w:val="000000" w:themeColor="text1"/>
                <w:sz w:val="24"/>
                <w:szCs w:val="24"/>
                <w14:textFill>
                  <w14:solidFill>
                    <w14:schemeClr w14:val="tx1"/>
                  </w14:solidFill>
                </w14:textFill>
              </w:rPr>
              <w:t>人员岗位</w:t>
            </w:r>
          </w:p>
        </w:tc>
        <w:tc>
          <w:tcPr>
            <w:tcW w:w="930" w:type="dxa"/>
            <w:vAlign w:val="center"/>
          </w:tcPr>
          <w:p>
            <w:pPr>
              <w:pStyle w:val="227"/>
              <w:jc w:val="center"/>
              <w:rPr>
                <w:b/>
                <w:color w:val="000000" w:themeColor="text1"/>
                <w:sz w:val="24"/>
                <w:szCs w:val="24"/>
                <w14:textFill>
                  <w14:solidFill>
                    <w14:schemeClr w14:val="tx1"/>
                  </w14:solidFill>
                </w14:textFill>
              </w:rPr>
            </w:pPr>
            <w:r>
              <w:rPr>
                <w:rFonts w:hint="eastAsia"/>
                <w:b/>
                <w:color w:val="000000" w:themeColor="text1"/>
                <w:sz w:val="24"/>
                <w:szCs w:val="24"/>
                <w14:textFill>
                  <w14:solidFill>
                    <w14:schemeClr w14:val="tx1"/>
                  </w14:solidFill>
                </w14:textFill>
              </w:rPr>
              <w:t>数量</w:t>
            </w:r>
          </w:p>
        </w:tc>
        <w:tc>
          <w:tcPr>
            <w:tcW w:w="6332" w:type="dxa"/>
            <w:vAlign w:val="center"/>
          </w:tcPr>
          <w:p>
            <w:pPr>
              <w:pStyle w:val="227"/>
              <w:jc w:val="center"/>
              <w:rPr>
                <w:b/>
                <w:color w:val="000000" w:themeColor="text1"/>
                <w:sz w:val="24"/>
                <w:szCs w:val="24"/>
                <w14:textFill>
                  <w14:solidFill>
                    <w14:schemeClr w14:val="tx1"/>
                  </w14:solidFill>
                </w14:textFill>
              </w:rPr>
            </w:pPr>
            <w:r>
              <w:rPr>
                <w:rFonts w:hint="eastAsia"/>
                <w:b/>
                <w:color w:val="000000" w:themeColor="text1"/>
                <w:sz w:val="24"/>
                <w:szCs w:val="24"/>
                <w14:textFill>
                  <w14:solidFill>
                    <w14:schemeClr w14:val="tx1"/>
                  </w14:solidFill>
                </w14:textFill>
              </w:rPr>
              <w:t>资格要求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24" w:hRule="atLeast"/>
          <w:jc w:val="center"/>
        </w:trPr>
        <w:tc>
          <w:tcPr>
            <w:tcW w:w="1458" w:type="dxa"/>
            <w:vAlign w:val="center"/>
          </w:tcPr>
          <w:p>
            <w:pPr>
              <w:pStyle w:val="227"/>
              <w:widowControl/>
              <w:jc w:val="center"/>
              <w:rPr>
                <w:bCs/>
                <w:color w:val="000000" w:themeColor="text1"/>
                <w:sz w:val="24"/>
                <w:szCs w:val="24"/>
                <w14:textFill>
                  <w14:solidFill>
                    <w14:schemeClr w14:val="tx1"/>
                  </w14:solidFill>
                </w14:textFill>
              </w:rPr>
            </w:pPr>
            <w:r>
              <w:rPr>
                <w:rFonts w:hint="eastAsia"/>
                <w:bCs/>
                <w:color w:val="000000" w:themeColor="text1"/>
                <w:sz w:val="24"/>
                <w:szCs w:val="24"/>
                <w14:textFill>
                  <w14:solidFill>
                    <w14:schemeClr w14:val="tx1"/>
                  </w14:solidFill>
                </w14:textFill>
              </w:rPr>
              <w:t>施工项目技术负责人</w:t>
            </w:r>
            <w:r>
              <w:rPr>
                <w:rFonts w:hint="eastAsia"/>
                <w:b/>
                <w:color w:val="000000" w:themeColor="text1"/>
                <w:sz w:val="24"/>
                <w:szCs w:val="24"/>
                <w14:textFill>
                  <w14:solidFill>
                    <w14:schemeClr w14:val="tx1"/>
                  </w14:solidFill>
                </w14:textFill>
              </w:rPr>
              <w:t>（本项目无要求）</w:t>
            </w:r>
          </w:p>
        </w:tc>
        <w:tc>
          <w:tcPr>
            <w:tcW w:w="930" w:type="dxa"/>
            <w:vAlign w:val="center"/>
          </w:tcPr>
          <w:p>
            <w:pPr>
              <w:pStyle w:val="227"/>
              <w:widowControl/>
              <w:jc w:val="center"/>
              <w:rPr>
                <w:rFonts w:eastAsia="楷体"/>
                <w:bCs/>
                <w:color w:val="000000" w:themeColor="text1"/>
                <w:szCs w:val="21"/>
                <w14:textFill>
                  <w14:solidFill>
                    <w14:schemeClr w14:val="tx1"/>
                  </w14:solidFill>
                </w14:textFill>
              </w:rPr>
            </w:pPr>
            <w:r>
              <w:rPr>
                <w:rFonts w:hint="eastAsia" w:eastAsia="楷体"/>
                <w:bCs/>
                <w:color w:val="000000" w:themeColor="text1"/>
                <w:szCs w:val="21"/>
                <w14:textFill>
                  <w14:solidFill>
                    <w14:schemeClr w14:val="tx1"/>
                  </w14:solidFill>
                </w14:textFill>
              </w:rPr>
              <w:t>1</w:t>
            </w:r>
          </w:p>
        </w:tc>
        <w:tc>
          <w:tcPr>
            <w:tcW w:w="6332" w:type="dxa"/>
            <w:vAlign w:val="center"/>
          </w:tcPr>
          <w:p>
            <w:pP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□具备</w:t>
            </w:r>
            <w:r>
              <w:rPr>
                <w:rFonts w:hint="eastAsia"/>
                <w:color w:val="000000" w:themeColor="text1"/>
                <w14:textFill>
                  <w14:solidFill>
                    <w14:schemeClr w14:val="tx1"/>
                  </w14:solidFill>
                </w14:textFill>
              </w:rPr>
              <w:t>【</w:t>
            </w:r>
            <w:r>
              <w:rPr>
                <w:rFonts w:hint="eastAsia"/>
                <w:bCs/>
                <w:color w:val="000000" w:themeColor="text1"/>
                <w14:textFill>
                  <w14:solidFill>
                    <w14:schemeClr w14:val="tx1"/>
                  </w14:solidFill>
                </w14:textFill>
              </w:rPr>
              <w:t>注册专业</w:t>
            </w:r>
            <w:r>
              <w:rPr>
                <w:rFonts w:hint="eastAsia"/>
                <w:color w:val="000000" w:themeColor="text1"/>
                <w14:textFill>
                  <w14:solidFill>
                    <w14:schemeClr w14:val="tx1"/>
                  </w14:solidFill>
                </w14:textFill>
              </w:rPr>
              <w:t>】</w:t>
            </w:r>
            <w:r>
              <w:rPr>
                <w:rFonts w:hint="eastAsia"/>
                <w:bCs/>
                <w:color w:val="000000" w:themeColor="text1"/>
                <w14:textFill>
                  <w14:solidFill>
                    <w14:schemeClr w14:val="tx1"/>
                  </w14:solidFill>
                </w14:textFill>
              </w:rPr>
              <w:t>专业</w:t>
            </w:r>
            <w:r>
              <w:rPr>
                <w:rFonts w:hint="eastAsia"/>
                <w:color w:val="000000" w:themeColor="text1"/>
                <w14:textFill>
                  <w14:solidFill>
                    <w14:schemeClr w14:val="tx1"/>
                  </w14:solidFill>
                </w14:textFill>
              </w:rPr>
              <w:t>【</w:t>
            </w:r>
            <w:r>
              <w:rPr>
                <w:rFonts w:hint="eastAsia"/>
                <w:bCs/>
                <w:color w:val="000000" w:themeColor="text1"/>
                <w14:textFill>
                  <w14:solidFill>
                    <w14:schemeClr w14:val="tx1"/>
                  </w14:solidFill>
                </w14:textFill>
              </w:rPr>
              <w:t>级别</w:t>
            </w:r>
            <w:r>
              <w:rPr>
                <w:rFonts w:hint="eastAsia"/>
                <w:color w:val="000000" w:themeColor="text1"/>
                <w14:textFill>
                  <w14:solidFill>
                    <w14:schemeClr w14:val="tx1"/>
                  </w14:solidFill>
                </w14:textFill>
              </w:rPr>
              <w:t>】</w:t>
            </w:r>
            <w:r>
              <w:rPr>
                <w:rFonts w:hint="eastAsia"/>
                <w:bCs/>
                <w:color w:val="000000" w:themeColor="text1"/>
                <w14:textFill>
                  <w14:solidFill>
                    <w14:schemeClr w14:val="tx1"/>
                  </w14:solidFill>
                </w14:textFill>
              </w:rPr>
              <w:t>注册建造师，具备</w:t>
            </w:r>
            <w:r>
              <w:rPr>
                <w:rFonts w:hint="eastAsia"/>
                <w:color w:val="000000" w:themeColor="text1"/>
                <w14:textFill>
                  <w14:solidFill>
                    <w14:schemeClr w14:val="tx1"/>
                  </w14:solidFill>
                </w14:textFill>
              </w:rPr>
              <w:t>【</w:t>
            </w:r>
            <w:r>
              <w:rPr>
                <w:rFonts w:hint="eastAsia"/>
                <w:bCs/>
                <w:color w:val="000000" w:themeColor="text1"/>
                <w14:textFill>
                  <w14:solidFill>
                    <w14:schemeClr w14:val="tx1"/>
                  </w14:solidFill>
                </w14:textFill>
              </w:rPr>
              <w:t>行业类别</w:t>
            </w:r>
            <w:r>
              <w:rPr>
                <w:rFonts w:hint="eastAsia"/>
                <w:color w:val="000000" w:themeColor="text1"/>
                <w14:textFill>
                  <w14:solidFill>
                    <w14:schemeClr w14:val="tx1"/>
                  </w14:solidFill>
                </w14:textFill>
              </w:rPr>
              <w:t>】</w:t>
            </w:r>
            <w:r>
              <w:rPr>
                <w:rFonts w:hint="eastAsia"/>
                <w:bCs/>
                <w:color w:val="000000" w:themeColor="text1"/>
                <w14:textFill>
                  <w14:solidFill>
                    <w14:schemeClr w14:val="tx1"/>
                  </w14:solidFill>
                </w14:textFill>
              </w:rPr>
              <w:t>行政主管部门颁发的安全生产考核合格证书（B证），且必须是本单位人员（该注册建造师注册证书注册单位应当与投标人名称一致）。</w:t>
            </w:r>
          </w:p>
          <w:p>
            <w:pPr>
              <w:rPr>
                <w:bCs/>
                <w:color w:val="000000" w:themeColor="text1"/>
                <w14:textFill>
                  <w14:solidFill>
                    <w14:schemeClr w14:val="tx1"/>
                  </w14:solidFill>
                </w14:textFill>
              </w:rPr>
            </w:pPr>
            <w:r>
              <w:rPr>
                <w:rFonts w:ascii="Wingdings 2" w:hAnsi="Wingdings 2" w:eastAsia="Wingdings 2" w:cs="Wingdings 2"/>
                <w:bCs/>
                <w:color w:val="000000" w:themeColor="text1"/>
                <w14:textFill>
                  <w14:solidFill>
                    <w14:schemeClr w14:val="tx1"/>
                  </w14:solidFill>
                </w14:textFill>
              </w:rPr>
              <w:sym w:font="Wingdings 2" w:char="00A3"/>
            </w:r>
            <w:r>
              <w:rPr>
                <w:rFonts w:hint="eastAsia"/>
                <w:bCs/>
                <w:color w:val="000000" w:themeColor="text1"/>
                <w14:textFill>
                  <w14:solidFill>
                    <w14:schemeClr w14:val="tx1"/>
                  </w14:solidFill>
                </w14:textFill>
              </w:rPr>
              <w:t>技术职称为</w:t>
            </w:r>
            <w:r>
              <w:rPr>
                <w:rFonts w:hint="eastAsia"/>
                <w:color w:val="000000" w:themeColor="text1"/>
                <w:highlight w:val="yellow"/>
                <w:u w:val="single"/>
                <w14:textFill>
                  <w14:solidFill>
                    <w14:schemeClr w14:val="tx1"/>
                  </w14:solidFill>
                </w14:textFill>
              </w:rPr>
              <w:t>建筑工程相关</w:t>
            </w:r>
            <w:r>
              <w:rPr>
                <w:rFonts w:hint="eastAsia"/>
                <w:bCs/>
                <w:color w:val="000000" w:themeColor="text1"/>
                <w:highlight w:val="yellow"/>
                <w14:textFill>
                  <w14:solidFill>
                    <w14:schemeClr w14:val="tx1"/>
                  </w14:solidFill>
                </w14:textFill>
              </w:rPr>
              <w:t>专业</w:t>
            </w:r>
            <w:r>
              <w:rPr>
                <w:rFonts w:hint="eastAsia"/>
                <w:bCs/>
                <w:color w:val="000000" w:themeColor="text1"/>
                <w:highlight w:val="yellow"/>
                <w:u w:val="single"/>
                <w14:textFill>
                  <w14:solidFill>
                    <w14:schemeClr w14:val="tx1"/>
                  </w14:solidFill>
                </w14:textFill>
              </w:rPr>
              <w:t>高级</w:t>
            </w:r>
            <w:r>
              <w:rPr>
                <w:rFonts w:hint="eastAsia"/>
                <w:bCs/>
                <w:color w:val="000000" w:themeColor="text1"/>
                <w14:textFill>
                  <w14:solidFill>
                    <w14:schemeClr w14:val="tx1"/>
                  </w14:solidFill>
                </w14:textFill>
              </w:rPr>
              <w:t>及以上。</w:t>
            </w:r>
          </w:p>
          <w:p>
            <w:pPr>
              <w:pStyle w:val="227"/>
              <w:widowControl/>
              <w:spacing w:line="360" w:lineRule="auto"/>
              <w:jc w:val="left"/>
              <w:rPr>
                <w:bCs/>
                <w:color w:val="000000" w:themeColor="text1"/>
                <w:sz w:val="24"/>
                <w:szCs w:val="24"/>
                <w14:textFill>
                  <w14:solidFill>
                    <w14:schemeClr w14:val="tx1"/>
                  </w14:solidFill>
                </w14:textFill>
              </w:rPr>
            </w:pPr>
            <w:r>
              <w:rPr>
                <w:rFonts w:ascii="Wingdings 2" w:hAnsi="Wingdings 2" w:eastAsia="Wingdings 2" w:cs="Wingdings 2"/>
                <w:bCs/>
                <w:color w:val="000000" w:themeColor="text1"/>
                <w:sz w:val="24"/>
                <w:szCs w:val="24"/>
                <w14:textFill>
                  <w14:solidFill>
                    <w14:schemeClr w14:val="tx1"/>
                  </w14:solidFill>
                </w14:textFill>
              </w:rPr>
              <w:sym w:font="Wingdings 2" w:char="00A3"/>
            </w:r>
            <w:r>
              <w:rPr>
                <w:rFonts w:hint="eastAsia"/>
                <w:bCs/>
                <w:color w:val="000000" w:themeColor="text1"/>
                <w:sz w:val="24"/>
                <w:szCs w:val="24"/>
                <w14:textFill>
                  <w14:solidFill>
                    <w14:schemeClr w14:val="tx1"/>
                  </w14:solidFill>
                </w14:textFill>
              </w:rPr>
              <w:t>社保要求：提供投标人所属社保机构出具的施工项目技术负责人</w:t>
            </w:r>
            <w:r>
              <w:rPr>
                <w:rFonts w:hint="eastAsia"/>
                <w:bCs/>
                <w:color w:val="000000" w:themeColor="text1"/>
                <w:sz w:val="24"/>
                <w:szCs w:val="24"/>
                <w:highlight w:val="yellow"/>
                <w:u w:val="single"/>
                <w14:textFill>
                  <w14:solidFill>
                    <w14:schemeClr w14:val="tx1"/>
                  </w14:solidFill>
                </w14:textFill>
              </w:rPr>
              <w:t>2025年12月1日以来任意连续三个月</w:t>
            </w:r>
            <w:r>
              <w:rPr>
                <w:rFonts w:hint="eastAsia"/>
                <w:bCs/>
                <w:color w:val="000000" w:themeColor="text1"/>
                <w:sz w:val="24"/>
                <w:szCs w:val="24"/>
                <w14:textFill>
                  <w14:solidFill>
                    <w14:schemeClr w14:val="tx1"/>
                  </w14:solidFill>
                </w14:textFill>
              </w:rPr>
              <w:t>社保缴费证明（或其他能够证明施工项目技术负责人参加社保的有效证明）材料，施工项目技术负责人的社保缴纳单位应当是投标人或者投标人不具备独立法人资格的分支机构。</w:t>
            </w:r>
          </w:p>
          <w:p>
            <w:pPr>
              <w:pStyle w:val="227"/>
              <w:widowControl/>
              <w:spacing w:line="360" w:lineRule="auto"/>
              <w:jc w:val="left"/>
              <w:rPr>
                <w:bCs/>
                <w:color w:val="000000" w:themeColor="text1"/>
                <w:szCs w:val="21"/>
                <w14:textFill>
                  <w14:solidFill>
                    <w14:schemeClr w14:val="tx1"/>
                  </w14:solidFill>
                </w14:textFill>
              </w:rPr>
            </w:pPr>
            <w:r>
              <w:rPr>
                <w:rFonts w:hint="eastAsia"/>
                <w:bCs/>
                <w:color w:val="000000" w:themeColor="text1"/>
                <w:sz w:val="24"/>
                <w:szCs w:val="24"/>
                <w14:textFill>
                  <w14:solidFill>
                    <w14:schemeClr w14:val="tx1"/>
                  </w14:solidFill>
                </w14:textFill>
              </w:rPr>
              <w:t>（</w:t>
            </w:r>
            <w:r>
              <w:rPr>
                <w:rFonts w:hint="eastAsia"/>
                <w:bCs/>
                <w:color w:val="000000" w:themeColor="text1"/>
                <w:sz w:val="24"/>
                <w:szCs w:val="20"/>
                <w14:textFill>
                  <w14:solidFill>
                    <w14:schemeClr w14:val="tx1"/>
                  </w14:solidFill>
                </w14:textFill>
              </w:rPr>
              <w:t>社保缴费证明或社保的有效证明材料至少含养老保险</w:t>
            </w:r>
            <w:r>
              <w:rPr>
                <w:rFonts w:hint="eastAsia"/>
                <w:bCs/>
                <w:color w:val="000000" w:themeColor="text1"/>
                <w:sz w:val="24"/>
                <w:szCs w:val="24"/>
                <w14:textFill>
                  <w14:solidFill>
                    <w14:schemeClr w14:val="tx1"/>
                  </w14:solidFill>
                </w14:textFill>
              </w:rPr>
              <w:t>）</w:t>
            </w:r>
          </w:p>
        </w:tc>
      </w:tr>
    </w:tbl>
    <w:p>
      <w:pPr>
        <w:spacing w:before="240" w:after="240" w:line="240" w:lineRule="auto"/>
        <w:jc w:val="center"/>
        <w:outlineLvl w:val="2"/>
        <w:rPr>
          <w:b/>
        </w:rPr>
      </w:pPr>
      <w:r>
        <w:rPr>
          <w:rFonts w:hint="eastAsia"/>
          <w:bCs/>
          <w:color w:val="000000" w:themeColor="text1"/>
          <w14:textFill>
            <w14:solidFill>
              <w14:schemeClr w14:val="tx1"/>
            </w14:solidFill>
          </w14:textFill>
        </w:rPr>
        <w:t>注：投标人应提供施工项目技术负责人的注册建造师注册证书（如要求）、安全生产考核合格证书（如要求）、职称证书（如要求）、参加社保的有效证明材料（如要求）。</w:t>
      </w:r>
      <w:bookmarkStart w:id="100" w:name="_Toc26832"/>
      <w:r>
        <w:rPr>
          <w:rFonts w:hint="eastAsia"/>
        </w:rPr>
        <w:br w:type="page"/>
      </w:r>
      <w:bookmarkStart w:id="101" w:name="_Toc5092"/>
      <w:r>
        <w:rPr>
          <w:rFonts w:hint="eastAsia"/>
        </w:rPr>
        <w:t>附录7  资格审查条件（其他要求</w:t>
      </w:r>
      <w:bookmarkEnd w:id="100"/>
      <w:r>
        <w:rPr>
          <w:rFonts w:hint="eastAsia"/>
        </w:rPr>
        <w:t>）</w:t>
      </w:r>
      <w:bookmarkEnd w:id="101"/>
    </w:p>
    <w:tbl>
      <w:tblPr>
        <w:tblStyle w:val="33"/>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08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567" w:hRule="atLeast"/>
          <w:jc w:val="center"/>
        </w:trPr>
        <w:tc>
          <w:tcPr>
            <w:tcW w:w="9084" w:type="dxa"/>
            <w:vAlign w:val="center"/>
          </w:tcPr>
          <w:p>
            <w:pPr>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其他要求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1163" w:hRule="atLeast"/>
          <w:jc w:val="center"/>
        </w:trPr>
        <w:tc>
          <w:tcPr>
            <w:tcW w:w="9084" w:type="dxa"/>
            <w:vAlign w:val="center"/>
          </w:tcPr>
          <w:p>
            <w:pPr>
              <w:spacing w:line="460" w:lineRule="exac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1.投标人不得存在招标文件第二章投标人须知第1.4.3项、第1.4.4项规定的情形。</w:t>
            </w:r>
          </w:p>
          <w:p>
            <w:pPr>
              <w:spacing w:line="460" w:lineRule="exact"/>
              <w:rPr>
                <w:bCs/>
                <w:color w:val="000000" w:themeColor="text1"/>
                <w:u w:val="single"/>
                <w14:textFill>
                  <w14:solidFill>
                    <w14:schemeClr w14:val="tx1"/>
                  </w14:solidFill>
                </w14:textFill>
              </w:rPr>
            </w:pPr>
            <w:r>
              <w:rPr>
                <w:rFonts w:hint="eastAsia"/>
                <w:color w:val="000000" w:themeColor="text1"/>
                <w:szCs w:val="21"/>
                <w14:textFill>
                  <w14:solidFill>
                    <w14:schemeClr w14:val="tx1"/>
                  </w14:solidFill>
                </w14:textFill>
              </w:rPr>
              <w:t>2.</w:t>
            </w:r>
            <w:r>
              <w:rPr>
                <w:rFonts w:hint="eastAsia"/>
                <w:color w:val="000000" w:themeColor="text1"/>
                <w:szCs w:val="22"/>
                <w14:textFill>
                  <w14:solidFill>
                    <w14:schemeClr w14:val="tx1"/>
                  </w14:solidFill>
                </w14:textFill>
              </w:rPr>
              <w:t>其他要求：</w:t>
            </w:r>
            <w:r>
              <w:rPr>
                <w:rFonts w:hint="eastAsia"/>
                <w:color w:val="000000" w:themeColor="text1"/>
                <w:szCs w:val="21"/>
                <w14:textFill>
                  <w14:solidFill>
                    <w14:schemeClr w14:val="tx1"/>
                  </w14:solidFill>
                </w14:textFill>
              </w:rPr>
              <w:t xml:space="preserve">  /   </w:t>
            </w:r>
          </w:p>
        </w:tc>
      </w:tr>
    </w:tbl>
    <w:p>
      <w:pPr>
        <w:ind w:firstLine="480"/>
        <w:jc w:val="left"/>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注：</w:t>
      </w:r>
    </w:p>
    <w:p>
      <w:pPr>
        <w:ind w:firstLine="480"/>
        <w:jc w:val="left"/>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1.投标人应按照第七章“投标文件格式”的“诚信投标承诺书”承诺</w:t>
      </w:r>
      <w:r>
        <w:rPr>
          <w:rFonts w:hint="eastAsia"/>
          <w:color w:val="000000" w:themeColor="text1"/>
          <w14:textFill>
            <w14:solidFill>
              <w14:schemeClr w14:val="tx1"/>
            </w14:solidFill>
          </w14:textFill>
        </w:rPr>
        <w:t>。</w:t>
      </w:r>
      <w:r>
        <w:rPr>
          <w:rFonts w:ascii="宋体" w:hAnsi="宋体"/>
          <w:color w:val="000000" w:themeColor="text1"/>
          <w14:textFill>
            <w14:solidFill>
              <w14:schemeClr w14:val="tx1"/>
            </w14:solidFill>
          </w14:textFill>
        </w:rPr>
        <w:t>如投标人承诺与实际不符，招标人有权取消其中标（或中标候选）资格，并报</w:t>
      </w:r>
      <w:r>
        <w:rPr>
          <w:rFonts w:hint="eastAsia"/>
          <w:bCs/>
          <w:color w:val="000000" w:themeColor="text1"/>
          <w14:textFill>
            <w14:solidFill>
              <w14:schemeClr w14:val="tx1"/>
            </w14:solidFill>
          </w14:textFill>
        </w:rPr>
        <w:t>公共资源交易监督管理部门</w:t>
      </w:r>
      <w:r>
        <w:rPr>
          <w:rFonts w:ascii="宋体" w:hAnsi="宋体"/>
          <w:color w:val="000000" w:themeColor="text1"/>
          <w14:textFill>
            <w14:solidFill>
              <w14:schemeClr w14:val="tx1"/>
            </w14:solidFill>
          </w14:textFill>
        </w:rPr>
        <w:t>。</w:t>
      </w:r>
    </w:p>
    <w:p>
      <w:pPr>
        <w:pStyle w:val="193"/>
        <w:spacing w:before="240" w:after="240"/>
        <w:jc w:val="center"/>
        <w:rPr>
          <w:rFonts w:ascii="Times New Roman" w:hAnsi="Times New Roman"/>
          <w:b w:val="0"/>
          <w:color w:val="000000" w:themeColor="text1"/>
          <w:sz w:val="31"/>
          <w:szCs w:val="49"/>
          <w14:textFill>
            <w14:solidFill>
              <w14:schemeClr w14:val="tx1"/>
            </w14:solidFill>
          </w14:textFill>
        </w:rPr>
      </w:pPr>
      <w:r>
        <w:rPr>
          <w:rFonts w:hint="eastAsia" w:ascii="Times New Roman" w:hAnsi="Times New Roman"/>
          <w:color w:val="000000" w:themeColor="text1"/>
          <w14:textFill>
            <w14:solidFill>
              <w14:schemeClr w14:val="tx1"/>
            </w14:solidFill>
          </w14:textFill>
        </w:rPr>
        <w:br w:type="page"/>
      </w:r>
      <w:bookmarkEnd w:id="67"/>
      <w:bookmarkEnd w:id="97"/>
      <w:bookmarkEnd w:id="98"/>
      <w:bookmarkEnd w:id="99"/>
      <w:bookmarkStart w:id="102" w:name="_Toc283798422"/>
      <w:bookmarkStart w:id="103" w:name="_Toc23626"/>
      <w:bookmarkStart w:id="104" w:name="_Toc179632546"/>
      <w:bookmarkStart w:id="105" w:name="_Toc144974497"/>
      <w:bookmarkStart w:id="106" w:name="_Toc152045529"/>
      <w:bookmarkStart w:id="107" w:name="_Toc152042305"/>
      <w:r>
        <w:rPr>
          <w:rFonts w:hint="eastAsia" w:ascii="Times New Roman" w:hAnsi="Times New Roman"/>
          <w:b w:val="0"/>
          <w:color w:val="000000" w:themeColor="text1"/>
          <w14:textFill>
            <w14:solidFill>
              <w14:schemeClr w14:val="tx1"/>
            </w14:solidFill>
          </w14:textFill>
        </w:rPr>
        <w:t>投标人须知</w:t>
      </w:r>
      <w:bookmarkEnd w:id="102"/>
      <w:r>
        <w:rPr>
          <w:rFonts w:hint="eastAsia" w:ascii="Times New Roman" w:hAnsi="Times New Roman"/>
          <w:b w:val="0"/>
          <w:color w:val="000000" w:themeColor="text1"/>
          <w14:textFill>
            <w14:solidFill>
              <w14:schemeClr w14:val="tx1"/>
            </w14:solidFill>
          </w14:textFill>
        </w:rPr>
        <w:t>正文修改一览表</w:t>
      </w:r>
      <w:bookmarkEnd w:id="103"/>
    </w:p>
    <w:p>
      <w:pPr>
        <w:pStyle w:val="228"/>
        <w:spacing w:line="360" w:lineRule="auto"/>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投标人须知正文条款内容修改如下：</w:t>
      </w:r>
    </w:p>
    <w:tbl>
      <w:tblPr>
        <w:tblStyle w:val="33"/>
        <w:tblW w:w="94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47"/>
        <w:gridCol w:w="3150"/>
        <w:gridCol w:w="522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47" w:type="dxa"/>
            <w:vAlign w:val="center"/>
          </w:tcPr>
          <w:p>
            <w:pPr>
              <w:pStyle w:val="228"/>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条款</w:t>
            </w:r>
          </w:p>
          <w:p>
            <w:pPr>
              <w:pStyle w:val="228"/>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编号</w:t>
            </w:r>
          </w:p>
        </w:tc>
        <w:tc>
          <w:tcPr>
            <w:tcW w:w="3150" w:type="dxa"/>
            <w:vAlign w:val="center"/>
          </w:tcPr>
          <w:p>
            <w:pPr>
              <w:pStyle w:val="228"/>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示范文本中条款内容</w:t>
            </w:r>
          </w:p>
        </w:tc>
        <w:tc>
          <w:tcPr>
            <w:tcW w:w="5225" w:type="dxa"/>
            <w:vAlign w:val="center"/>
          </w:tcPr>
          <w:p>
            <w:pPr>
              <w:pStyle w:val="228"/>
              <w:jc w:val="center"/>
              <w:rPr>
                <w:b/>
                <w:color w:val="000000" w:themeColor="text1"/>
                <w:sz w:val="24"/>
                <w14:textFill>
                  <w14:solidFill>
                    <w14:schemeClr w14:val="tx1"/>
                  </w14:solidFill>
                </w14:textFill>
              </w:rPr>
            </w:pPr>
            <w:r>
              <w:rPr>
                <w:rFonts w:hint="eastAsia"/>
                <w:b/>
                <w:color w:val="000000" w:themeColor="text1"/>
                <w:sz w:val="24"/>
                <w14:textFill>
                  <w14:solidFill>
                    <w14:schemeClr w14:val="tx1"/>
                  </w14:solidFill>
                </w14:textFill>
              </w:rPr>
              <w:t>修改后条款内容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90" w:hRule="atLeast"/>
          <w:jc w:val="center"/>
        </w:trPr>
        <w:tc>
          <w:tcPr>
            <w:tcW w:w="1047" w:type="dxa"/>
            <w:vAlign w:val="center"/>
          </w:tcPr>
          <w:p>
            <w:pPr>
              <w:pStyle w:val="228"/>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c>
          <w:tcPr>
            <w:tcW w:w="3150" w:type="dxa"/>
            <w:vAlign w:val="center"/>
          </w:tcPr>
          <w:p>
            <w:pPr>
              <w:pStyle w:val="228"/>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c>
          <w:tcPr>
            <w:tcW w:w="5225" w:type="dxa"/>
            <w:vAlign w:val="center"/>
          </w:tcPr>
          <w:p>
            <w:pPr>
              <w:pStyle w:val="228"/>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90" w:hRule="atLeast"/>
          <w:jc w:val="center"/>
        </w:trPr>
        <w:tc>
          <w:tcPr>
            <w:tcW w:w="1047" w:type="dxa"/>
            <w:vAlign w:val="center"/>
          </w:tcPr>
          <w:p>
            <w:pPr>
              <w:pStyle w:val="228"/>
              <w:jc w:val="center"/>
              <w:rPr>
                <w:color w:val="000000" w:themeColor="text1"/>
                <w14:textFill>
                  <w14:solidFill>
                    <w14:schemeClr w14:val="tx1"/>
                  </w14:solidFill>
                </w14:textFill>
              </w:rPr>
            </w:pPr>
          </w:p>
        </w:tc>
        <w:tc>
          <w:tcPr>
            <w:tcW w:w="3150" w:type="dxa"/>
            <w:vAlign w:val="center"/>
          </w:tcPr>
          <w:p>
            <w:pPr>
              <w:pStyle w:val="228"/>
              <w:jc w:val="center"/>
              <w:rPr>
                <w:color w:val="000000" w:themeColor="text1"/>
                <w14:textFill>
                  <w14:solidFill>
                    <w14:schemeClr w14:val="tx1"/>
                  </w14:solidFill>
                </w14:textFill>
              </w:rPr>
            </w:pPr>
          </w:p>
        </w:tc>
        <w:tc>
          <w:tcPr>
            <w:tcW w:w="5225" w:type="dxa"/>
            <w:vAlign w:val="center"/>
          </w:tcPr>
          <w:p>
            <w:pPr>
              <w:pStyle w:val="228"/>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90" w:hRule="atLeast"/>
          <w:jc w:val="center"/>
        </w:trPr>
        <w:tc>
          <w:tcPr>
            <w:tcW w:w="1047" w:type="dxa"/>
            <w:vAlign w:val="center"/>
          </w:tcPr>
          <w:p>
            <w:pPr>
              <w:pStyle w:val="228"/>
              <w:jc w:val="center"/>
              <w:rPr>
                <w:color w:val="000000" w:themeColor="text1"/>
                <w14:textFill>
                  <w14:solidFill>
                    <w14:schemeClr w14:val="tx1"/>
                  </w14:solidFill>
                </w14:textFill>
              </w:rPr>
            </w:pPr>
          </w:p>
        </w:tc>
        <w:tc>
          <w:tcPr>
            <w:tcW w:w="3150" w:type="dxa"/>
            <w:vAlign w:val="center"/>
          </w:tcPr>
          <w:p>
            <w:pPr>
              <w:pStyle w:val="228"/>
              <w:jc w:val="center"/>
              <w:rPr>
                <w:color w:val="000000" w:themeColor="text1"/>
                <w14:textFill>
                  <w14:solidFill>
                    <w14:schemeClr w14:val="tx1"/>
                  </w14:solidFill>
                </w14:textFill>
              </w:rPr>
            </w:pPr>
          </w:p>
        </w:tc>
        <w:tc>
          <w:tcPr>
            <w:tcW w:w="5225" w:type="dxa"/>
            <w:vAlign w:val="center"/>
          </w:tcPr>
          <w:p>
            <w:pPr>
              <w:pStyle w:val="228"/>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90" w:hRule="atLeast"/>
          <w:jc w:val="center"/>
        </w:trPr>
        <w:tc>
          <w:tcPr>
            <w:tcW w:w="1047" w:type="dxa"/>
            <w:vAlign w:val="center"/>
          </w:tcPr>
          <w:p>
            <w:pPr>
              <w:pStyle w:val="228"/>
              <w:jc w:val="center"/>
              <w:rPr>
                <w:color w:val="000000" w:themeColor="text1"/>
                <w14:textFill>
                  <w14:solidFill>
                    <w14:schemeClr w14:val="tx1"/>
                  </w14:solidFill>
                </w14:textFill>
              </w:rPr>
            </w:pPr>
          </w:p>
        </w:tc>
        <w:tc>
          <w:tcPr>
            <w:tcW w:w="3150" w:type="dxa"/>
            <w:vAlign w:val="center"/>
          </w:tcPr>
          <w:p>
            <w:pPr>
              <w:pStyle w:val="228"/>
              <w:jc w:val="center"/>
              <w:rPr>
                <w:color w:val="000000" w:themeColor="text1"/>
                <w14:textFill>
                  <w14:solidFill>
                    <w14:schemeClr w14:val="tx1"/>
                  </w14:solidFill>
                </w14:textFill>
              </w:rPr>
            </w:pPr>
          </w:p>
        </w:tc>
        <w:tc>
          <w:tcPr>
            <w:tcW w:w="5225" w:type="dxa"/>
            <w:vAlign w:val="center"/>
          </w:tcPr>
          <w:p>
            <w:pPr>
              <w:pStyle w:val="228"/>
              <w:jc w:val="center"/>
              <w:rPr>
                <w:color w:val="000000" w:themeColor="text1"/>
                <w14:textFill>
                  <w14:solidFill>
                    <w14:schemeClr w14:val="tx1"/>
                  </w14:solidFill>
                </w14:textFill>
              </w:rPr>
            </w:pPr>
          </w:p>
        </w:tc>
      </w:tr>
    </w:tbl>
    <w:p>
      <w:pPr>
        <w:pStyle w:val="193"/>
        <w:spacing w:before="240" w:after="240"/>
        <w:rPr>
          <w:rFonts w:ascii="Times New Roman" w:hAnsi="Times New Roman"/>
          <w:b w:val="0"/>
          <w:color w:val="000000" w:themeColor="text1"/>
          <w14:textFill>
            <w14:solidFill>
              <w14:schemeClr w14:val="tx1"/>
            </w14:solidFill>
          </w14:textFill>
        </w:rPr>
      </w:pPr>
      <w:r>
        <w:rPr>
          <w:rFonts w:ascii="Times New Roman" w:hAnsi="Times New Roman"/>
          <w:b w:val="0"/>
          <w:color w:val="000000" w:themeColor="text1"/>
          <w14:textFill>
            <w14:solidFill>
              <w14:schemeClr w14:val="tx1"/>
            </w14:solidFill>
          </w14:textFill>
        </w:rPr>
        <w:br w:type="page"/>
      </w:r>
      <w:bookmarkStart w:id="108" w:name="_Toc16675"/>
      <w:r>
        <w:rPr>
          <w:rFonts w:hint="eastAsia" w:ascii="Times New Roman" w:hAnsi="Times New Roman"/>
          <w:b w:val="0"/>
          <w:color w:val="000000" w:themeColor="text1"/>
          <w14:textFill>
            <w14:solidFill>
              <w14:schemeClr w14:val="tx1"/>
            </w14:solidFill>
          </w14:textFill>
        </w:rPr>
        <w:t>1. 总则</w:t>
      </w:r>
      <w:bookmarkEnd w:id="104"/>
      <w:bookmarkEnd w:id="105"/>
      <w:bookmarkEnd w:id="106"/>
      <w:bookmarkEnd w:id="107"/>
      <w:bookmarkEnd w:id="108"/>
    </w:p>
    <w:p>
      <w:pPr>
        <w:spacing w:before="240" w:after="240" w:line="240" w:lineRule="auto"/>
        <w:outlineLvl w:val="2"/>
        <w:rPr>
          <w:rFonts w:eastAsia="黑体"/>
          <w:color w:val="000000" w:themeColor="text1"/>
          <w:lang w:val="zh-CN"/>
          <w14:textFill>
            <w14:solidFill>
              <w14:schemeClr w14:val="tx1"/>
            </w14:solidFill>
          </w14:textFill>
        </w:rPr>
      </w:pPr>
      <w:bookmarkStart w:id="109" w:name="_Toc152042306"/>
      <w:bookmarkStart w:id="110" w:name="_Toc144974498"/>
      <w:bookmarkStart w:id="111" w:name="_Toc152045530"/>
      <w:bookmarkStart w:id="112" w:name="_Toc179632547"/>
      <w:r>
        <w:rPr>
          <w:rFonts w:hint="eastAsia" w:eastAsia="黑体"/>
          <w:color w:val="000000" w:themeColor="text1"/>
          <w:lang w:val="zh-CN"/>
          <w14:textFill>
            <w14:solidFill>
              <w14:schemeClr w14:val="tx1"/>
            </w14:solidFill>
          </w14:textFill>
        </w:rPr>
        <w:t>1.1 项目概况</w:t>
      </w:r>
      <w:bookmarkEnd w:id="109"/>
      <w:bookmarkEnd w:id="110"/>
      <w:bookmarkEnd w:id="111"/>
      <w:bookmarkEnd w:id="112"/>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1.1.1 根据《中华人民共和国招标投标法》《中华人民共和国招标投标法实施条例》等有关法律、法规和规章的规定，本招标项目已具备招标条件，现对本招标项目进行招标。</w:t>
      </w:r>
    </w:p>
    <w:p>
      <w:pPr>
        <w:ind w:firstLine="480"/>
        <w:rPr>
          <w:color w:val="000000" w:themeColor="text1"/>
          <w14:textFill>
            <w14:solidFill>
              <w14:schemeClr w14:val="tx1"/>
            </w14:solidFill>
          </w14:textFill>
        </w:rPr>
      </w:pPr>
      <w:bookmarkStart w:id="113" w:name="_Toc179632548"/>
      <w:bookmarkStart w:id="114" w:name="_Toc152045531"/>
      <w:bookmarkStart w:id="115" w:name="_Toc152042307"/>
      <w:bookmarkStart w:id="116" w:name="_Toc144974499"/>
      <w:r>
        <w:rPr>
          <w:rFonts w:hint="eastAsia"/>
          <w:color w:val="000000" w:themeColor="text1"/>
          <w14:textFill>
            <w14:solidFill>
              <w14:schemeClr w14:val="tx1"/>
            </w14:solidFill>
          </w14:textFill>
        </w:rPr>
        <w:t>1.1.2 招标人：见投标邀请书。</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1.1.3 招标代理机构：见投标邀请书。</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1.1.4 招标项目名称：见投标邀请书。</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1.1.5 建设地点：见投标邀请书。</w:t>
      </w:r>
    </w:p>
    <w:p>
      <w:pPr>
        <w:spacing w:before="240" w:after="240" w:line="240" w:lineRule="auto"/>
        <w:outlineLvl w:val="2"/>
        <w:rPr>
          <w:rFonts w:eastAsia="黑体"/>
          <w:color w:val="000000" w:themeColor="text1"/>
          <w:lang w:val="zh-CN"/>
          <w14:textFill>
            <w14:solidFill>
              <w14:schemeClr w14:val="tx1"/>
            </w14:solidFill>
          </w14:textFill>
        </w:rPr>
      </w:pPr>
      <w:r>
        <w:rPr>
          <w:rFonts w:hint="eastAsia" w:eastAsia="黑体"/>
          <w:color w:val="000000" w:themeColor="text1"/>
          <w:lang w:val="zh-CN"/>
          <w14:textFill>
            <w14:solidFill>
              <w14:schemeClr w14:val="tx1"/>
            </w14:solidFill>
          </w14:textFill>
        </w:rPr>
        <w:t>1.2 资金来源和落实情况</w:t>
      </w:r>
      <w:bookmarkEnd w:id="113"/>
      <w:bookmarkEnd w:id="114"/>
      <w:bookmarkEnd w:id="115"/>
      <w:bookmarkEnd w:id="116"/>
    </w:p>
    <w:p>
      <w:pPr>
        <w:ind w:firstLine="480"/>
        <w:rPr>
          <w:color w:val="000000" w:themeColor="text1"/>
          <w:szCs w:val="20"/>
          <w14:textFill>
            <w14:solidFill>
              <w14:schemeClr w14:val="tx1"/>
            </w14:solidFill>
          </w14:textFill>
        </w:rPr>
      </w:pPr>
      <w:bookmarkStart w:id="117" w:name="_Toc152042308"/>
      <w:bookmarkStart w:id="118" w:name="_Toc144974500"/>
      <w:bookmarkStart w:id="119" w:name="_Toc152045532"/>
      <w:bookmarkStart w:id="120" w:name="_Toc179632549"/>
      <w:r>
        <w:rPr>
          <w:rFonts w:hint="eastAsia"/>
          <w:color w:val="000000" w:themeColor="text1"/>
          <w:szCs w:val="20"/>
          <w14:textFill>
            <w14:solidFill>
              <w14:schemeClr w14:val="tx1"/>
            </w14:solidFill>
          </w14:textFill>
        </w:rPr>
        <w:t>1.2.1 资金来源：见投标邀请书。</w:t>
      </w:r>
    </w:p>
    <w:p>
      <w:pPr>
        <w:ind w:firstLine="480"/>
        <w:rPr>
          <w:color w:val="000000" w:themeColor="text1"/>
          <w:szCs w:val="20"/>
          <w14:textFill>
            <w14:solidFill>
              <w14:schemeClr w14:val="tx1"/>
            </w14:solidFill>
          </w14:textFill>
        </w:rPr>
      </w:pPr>
      <w:r>
        <w:rPr>
          <w:rFonts w:hint="eastAsia"/>
          <w:color w:val="000000" w:themeColor="text1"/>
          <w:szCs w:val="20"/>
          <w14:textFill>
            <w14:solidFill>
              <w14:schemeClr w14:val="tx1"/>
            </w14:solidFill>
          </w14:textFill>
        </w:rPr>
        <w:t>1.2.2 出资比例：见投标邀请书。</w:t>
      </w:r>
    </w:p>
    <w:p>
      <w:pPr>
        <w:ind w:firstLine="480"/>
        <w:rPr>
          <w:color w:val="000000" w:themeColor="text1"/>
          <w:szCs w:val="20"/>
          <w14:textFill>
            <w14:solidFill>
              <w14:schemeClr w14:val="tx1"/>
            </w14:solidFill>
          </w14:textFill>
        </w:rPr>
      </w:pPr>
      <w:r>
        <w:rPr>
          <w:rFonts w:hint="eastAsia"/>
          <w:color w:val="000000" w:themeColor="text1"/>
          <w:szCs w:val="20"/>
          <w14:textFill>
            <w14:solidFill>
              <w14:schemeClr w14:val="tx1"/>
            </w14:solidFill>
          </w14:textFill>
        </w:rPr>
        <w:t>1.2.3 资金落实情况：见投标邀请书。</w:t>
      </w:r>
    </w:p>
    <w:p>
      <w:pPr>
        <w:spacing w:before="240" w:after="240" w:line="240" w:lineRule="auto"/>
        <w:outlineLvl w:val="2"/>
        <w:rPr>
          <w:rFonts w:eastAsia="黑体"/>
          <w:color w:val="000000" w:themeColor="text1"/>
          <w14:textFill>
            <w14:solidFill>
              <w14:schemeClr w14:val="tx1"/>
            </w14:solidFill>
          </w14:textFill>
        </w:rPr>
      </w:pPr>
      <w:r>
        <w:rPr>
          <w:rFonts w:hint="eastAsia" w:eastAsia="黑体"/>
          <w:color w:val="000000" w:themeColor="text1"/>
          <w:lang w:val="zh-CN"/>
          <w14:textFill>
            <w14:solidFill>
              <w14:schemeClr w14:val="tx1"/>
            </w14:solidFill>
          </w14:textFill>
        </w:rPr>
        <w:t>1.3 招标范围、计划工期、质量</w:t>
      </w:r>
      <w:bookmarkEnd w:id="117"/>
      <w:bookmarkEnd w:id="118"/>
      <w:bookmarkEnd w:id="119"/>
      <w:bookmarkEnd w:id="120"/>
      <w:r>
        <w:rPr>
          <w:rFonts w:hint="eastAsia" w:eastAsia="黑体"/>
          <w:color w:val="000000" w:themeColor="text1"/>
          <w14:textFill>
            <w14:solidFill>
              <w14:schemeClr w14:val="tx1"/>
            </w14:solidFill>
          </w14:textFill>
        </w:rPr>
        <w:t>标准</w:t>
      </w:r>
    </w:p>
    <w:p>
      <w:pPr>
        <w:ind w:firstLine="480"/>
        <w:rPr>
          <w:color w:val="000000" w:themeColor="text1"/>
          <w:szCs w:val="20"/>
          <w14:textFill>
            <w14:solidFill>
              <w14:schemeClr w14:val="tx1"/>
            </w14:solidFill>
          </w14:textFill>
        </w:rPr>
      </w:pPr>
      <w:bookmarkStart w:id="121" w:name="_Toc152045534"/>
      <w:bookmarkStart w:id="122" w:name="_Toc179632551"/>
      <w:bookmarkStart w:id="123" w:name="_Toc152042310"/>
      <w:bookmarkStart w:id="124" w:name="_Toc144974502"/>
      <w:r>
        <w:rPr>
          <w:rFonts w:hint="eastAsia"/>
          <w:color w:val="000000" w:themeColor="text1"/>
          <w:szCs w:val="20"/>
          <w14:textFill>
            <w14:solidFill>
              <w14:schemeClr w14:val="tx1"/>
            </w14:solidFill>
          </w14:textFill>
        </w:rPr>
        <w:t>1.3.1 招标范围：见投标邀请书。</w:t>
      </w:r>
    </w:p>
    <w:p>
      <w:pPr>
        <w:ind w:firstLine="480"/>
        <w:rPr>
          <w:color w:val="000000" w:themeColor="text1"/>
          <w:szCs w:val="20"/>
          <w14:textFill>
            <w14:solidFill>
              <w14:schemeClr w14:val="tx1"/>
            </w14:solidFill>
          </w14:textFill>
        </w:rPr>
      </w:pPr>
      <w:r>
        <w:rPr>
          <w:rFonts w:hint="eastAsia"/>
          <w:color w:val="000000" w:themeColor="text1"/>
          <w:szCs w:val="20"/>
          <w14:textFill>
            <w14:solidFill>
              <w14:schemeClr w14:val="tx1"/>
            </w14:solidFill>
          </w14:textFill>
        </w:rPr>
        <w:t>1.3.2 计划工期：见投标人须知前附表。</w:t>
      </w:r>
    </w:p>
    <w:p>
      <w:pPr>
        <w:ind w:firstLine="480"/>
        <w:rPr>
          <w:color w:val="000000" w:themeColor="text1"/>
          <w:szCs w:val="20"/>
          <w14:textFill>
            <w14:solidFill>
              <w14:schemeClr w14:val="tx1"/>
            </w14:solidFill>
          </w14:textFill>
        </w:rPr>
      </w:pPr>
      <w:r>
        <w:rPr>
          <w:rFonts w:hint="eastAsia"/>
          <w:color w:val="000000" w:themeColor="text1"/>
          <w:szCs w:val="20"/>
          <w14:textFill>
            <w14:solidFill>
              <w14:schemeClr w14:val="tx1"/>
            </w14:solidFill>
          </w14:textFill>
        </w:rPr>
        <w:t>1.3.3 质量标准：见投标邀请书。</w:t>
      </w:r>
    </w:p>
    <w:p>
      <w:pPr>
        <w:spacing w:before="240" w:after="240" w:line="240" w:lineRule="auto"/>
        <w:outlineLvl w:val="2"/>
        <w:rPr>
          <w:rFonts w:eastAsia="黑体"/>
          <w:color w:val="000000" w:themeColor="text1"/>
          <w:lang w:val="zh-CN"/>
          <w14:textFill>
            <w14:solidFill>
              <w14:schemeClr w14:val="tx1"/>
            </w14:solidFill>
          </w14:textFill>
        </w:rPr>
      </w:pPr>
      <w:r>
        <w:rPr>
          <w:rFonts w:hint="eastAsia" w:eastAsia="黑体"/>
          <w:color w:val="000000" w:themeColor="text1"/>
          <w:lang w:val="zh-CN"/>
          <w14:textFill>
            <w14:solidFill>
              <w14:schemeClr w14:val="tx1"/>
            </w14:solidFill>
          </w14:textFill>
        </w:rPr>
        <w:t>1.4 投标人资格要求</w:t>
      </w:r>
      <w:bookmarkEnd w:id="121"/>
      <w:bookmarkEnd w:id="122"/>
      <w:bookmarkEnd w:id="123"/>
      <w:bookmarkEnd w:id="124"/>
    </w:p>
    <w:p>
      <w:pPr>
        <w:ind w:firstLine="480"/>
        <w:rPr>
          <w:color w:val="000000" w:themeColor="text1"/>
          <w:szCs w:val="20"/>
          <w14:textFill>
            <w14:solidFill>
              <w14:schemeClr w14:val="tx1"/>
            </w14:solidFill>
          </w14:textFill>
        </w:rPr>
      </w:pPr>
      <w:r>
        <w:rPr>
          <w:rFonts w:hint="eastAsia"/>
          <w:color w:val="000000" w:themeColor="text1"/>
          <w:szCs w:val="20"/>
          <w14:textFill>
            <w14:solidFill>
              <w14:schemeClr w14:val="tx1"/>
            </w14:solidFill>
          </w14:textFill>
        </w:rPr>
        <w:t>1.4.1 投标人应具备承担本标段招标项目的资质条件、能力和信誉。</w:t>
      </w:r>
    </w:p>
    <w:p>
      <w:pPr>
        <w:ind w:firstLine="480"/>
        <w:rPr>
          <w:color w:val="000000" w:themeColor="text1"/>
          <w:szCs w:val="20"/>
          <w14:textFill>
            <w14:solidFill>
              <w14:schemeClr w14:val="tx1"/>
            </w14:solidFill>
          </w14:textFill>
        </w:rPr>
      </w:pPr>
      <w:r>
        <w:rPr>
          <w:rFonts w:hint="eastAsia"/>
          <w:color w:val="000000" w:themeColor="text1"/>
          <w:szCs w:val="20"/>
          <w14:textFill>
            <w14:solidFill>
              <w14:schemeClr w14:val="tx1"/>
            </w14:solidFill>
          </w14:textFill>
        </w:rPr>
        <w:t>（1）资质条件：见投标人须知前附表；</w:t>
      </w:r>
    </w:p>
    <w:p>
      <w:pPr>
        <w:ind w:firstLine="480"/>
        <w:rPr>
          <w:color w:val="000000" w:themeColor="text1"/>
          <w:szCs w:val="20"/>
          <w14:textFill>
            <w14:solidFill>
              <w14:schemeClr w14:val="tx1"/>
            </w14:solidFill>
          </w14:textFill>
        </w:rPr>
      </w:pPr>
      <w:r>
        <w:rPr>
          <w:rFonts w:hint="eastAsia"/>
          <w:color w:val="000000" w:themeColor="text1"/>
          <w:szCs w:val="20"/>
          <w14:textFill>
            <w14:solidFill>
              <w14:schemeClr w14:val="tx1"/>
            </w14:solidFill>
          </w14:textFill>
        </w:rPr>
        <w:t>（2）财务要求：见投标人须知前附表；</w:t>
      </w:r>
    </w:p>
    <w:p>
      <w:pPr>
        <w:ind w:firstLine="480"/>
        <w:rPr>
          <w:color w:val="000000" w:themeColor="text1"/>
          <w:szCs w:val="20"/>
          <w14:textFill>
            <w14:solidFill>
              <w14:schemeClr w14:val="tx1"/>
            </w14:solidFill>
          </w14:textFill>
        </w:rPr>
      </w:pPr>
      <w:r>
        <w:rPr>
          <w:rFonts w:hint="eastAsia"/>
          <w:color w:val="000000" w:themeColor="text1"/>
          <w:szCs w:val="20"/>
          <w14:textFill>
            <w14:solidFill>
              <w14:schemeClr w14:val="tx1"/>
            </w14:solidFill>
          </w14:textFill>
        </w:rPr>
        <w:t>（3）业绩要求：见投标人须知前附表；</w:t>
      </w:r>
    </w:p>
    <w:p>
      <w:pPr>
        <w:ind w:firstLine="480"/>
        <w:rPr>
          <w:color w:val="000000" w:themeColor="text1"/>
          <w:szCs w:val="20"/>
          <w14:textFill>
            <w14:solidFill>
              <w14:schemeClr w14:val="tx1"/>
            </w14:solidFill>
          </w14:textFill>
        </w:rPr>
      </w:pPr>
      <w:r>
        <w:rPr>
          <w:rFonts w:hint="eastAsia"/>
          <w:color w:val="000000" w:themeColor="text1"/>
          <w:szCs w:val="20"/>
          <w14:textFill>
            <w14:solidFill>
              <w14:schemeClr w14:val="tx1"/>
            </w14:solidFill>
          </w14:textFill>
        </w:rPr>
        <w:t>（4）信誉要求：见投标人须知前附表；</w:t>
      </w:r>
    </w:p>
    <w:p>
      <w:pPr>
        <w:ind w:firstLine="480"/>
        <w:rPr>
          <w:color w:val="000000" w:themeColor="text1"/>
          <w:szCs w:val="20"/>
          <w14:textFill>
            <w14:solidFill>
              <w14:schemeClr w14:val="tx1"/>
            </w14:solidFill>
          </w14:textFill>
        </w:rPr>
      </w:pPr>
      <w:r>
        <w:rPr>
          <w:rFonts w:hint="eastAsia"/>
          <w:color w:val="000000" w:themeColor="text1"/>
          <w:szCs w:val="20"/>
          <w14:textFill>
            <w14:solidFill>
              <w14:schemeClr w14:val="tx1"/>
            </w14:solidFill>
          </w14:textFill>
        </w:rPr>
        <w:t>（5）</w:t>
      </w:r>
      <w:r>
        <w:rPr>
          <w:rFonts w:hint="eastAsia"/>
          <w:color w:val="000000" w:themeColor="text1"/>
          <w14:textFill>
            <w14:solidFill>
              <w14:schemeClr w14:val="tx1"/>
            </w14:solidFill>
          </w14:textFill>
        </w:rPr>
        <w:t>项目经理、设计负责人、施工负责人资格</w:t>
      </w:r>
      <w:r>
        <w:rPr>
          <w:rFonts w:hint="eastAsia"/>
          <w:color w:val="000000" w:themeColor="text1"/>
          <w:szCs w:val="20"/>
          <w14:textFill>
            <w14:solidFill>
              <w14:schemeClr w14:val="tx1"/>
            </w14:solidFill>
          </w14:textFill>
        </w:rPr>
        <w:t>：见投标人须知前附表；</w:t>
      </w:r>
    </w:p>
    <w:p>
      <w:pPr>
        <w:ind w:firstLine="480"/>
        <w:rPr>
          <w:color w:val="000000" w:themeColor="text1"/>
          <w:szCs w:val="20"/>
          <w14:textFill>
            <w14:solidFill>
              <w14:schemeClr w14:val="tx1"/>
            </w14:solidFill>
          </w14:textFill>
        </w:rPr>
      </w:pPr>
      <w:r>
        <w:rPr>
          <w:rFonts w:hint="eastAsia"/>
          <w:color w:val="000000" w:themeColor="text1"/>
          <w:szCs w:val="20"/>
          <w14:textFill>
            <w14:solidFill>
              <w14:schemeClr w14:val="tx1"/>
            </w14:solidFill>
          </w14:textFill>
        </w:rPr>
        <w:t>（6）其他管理人员和技术人员要求：见投标人须知前附表；</w:t>
      </w:r>
    </w:p>
    <w:p>
      <w:pPr>
        <w:ind w:firstLine="480"/>
        <w:rPr>
          <w:color w:val="000000" w:themeColor="text1"/>
          <w:szCs w:val="20"/>
          <w14:textFill>
            <w14:solidFill>
              <w14:schemeClr w14:val="tx1"/>
            </w14:solidFill>
          </w14:textFill>
        </w:rPr>
      </w:pPr>
      <w:r>
        <w:rPr>
          <w:rFonts w:hint="eastAsia"/>
          <w:color w:val="000000" w:themeColor="text1"/>
          <w:szCs w:val="20"/>
          <w14:textFill>
            <w14:solidFill>
              <w14:schemeClr w14:val="tx1"/>
            </w14:solidFill>
          </w14:textFill>
        </w:rPr>
        <w:t>（7）其他要求：见投标人须知前附表。</w:t>
      </w:r>
    </w:p>
    <w:p>
      <w:pPr>
        <w:ind w:firstLine="480"/>
        <w:rPr>
          <w:bCs/>
          <w:color w:val="000000" w:themeColor="text1"/>
          <w:szCs w:val="20"/>
          <w14:textFill>
            <w14:solidFill>
              <w14:schemeClr w14:val="tx1"/>
            </w14:solidFill>
          </w14:textFill>
        </w:rPr>
      </w:pPr>
      <w:r>
        <w:rPr>
          <w:rFonts w:hint="eastAsia"/>
          <w:color w:val="000000" w:themeColor="text1"/>
          <w:szCs w:val="20"/>
          <w14:textFill>
            <w14:solidFill>
              <w14:schemeClr w14:val="tx1"/>
            </w14:solidFill>
          </w14:textFill>
        </w:rPr>
        <w:t>需要提交的相关证明材料见本章第3.5款的规定。</w:t>
      </w:r>
    </w:p>
    <w:p>
      <w:pPr>
        <w:ind w:firstLine="480"/>
        <w:rPr>
          <w:color w:val="000000" w:themeColor="text1"/>
          <w:szCs w:val="20"/>
          <w14:textFill>
            <w14:solidFill>
              <w14:schemeClr w14:val="tx1"/>
            </w14:solidFill>
          </w14:textFill>
        </w:rPr>
      </w:pPr>
      <w:r>
        <w:rPr>
          <w:rFonts w:hint="eastAsia"/>
          <w:color w:val="000000" w:themeColor="text1"/>
          <w:szCs w:val="20"/>
          <w14:textFill>
            <w14:solidFill>
              <w14:schemeClr w14:val="tx1"/>
            </w14:solidFill>
          </w14:textFill>
        </w:rPr>
        <w:t>1.4.2 投标人须知前附表规定接受联合体投标的，</w:t>
      </w:r>
      <w:r>
        <w:rPr>
          <w:rFonts w:hint="eastAsia"/>
          <w:bCs/>
          <w:color w:val="000000" w:themeColor="text1"/>
          <w:szCs w:val="20"/>
          <w14:textFill>
            <w14:solidFill>
              <w14:schemeClr w14:val="tx1"/>
            </w14:solidFill>
          </w14:textFill>
        </w:rPr>
        <w:t>联合体</w:t>
      </w:r>
      <w:r>
        <w:rPr>
          <w:rFonts w:hint="eastAsia"/>
          <w:color w:val="000000" w:themeColor="text1"/>
          <w:szCs w:val="20"/>
          <w14:textFill>
            <w14:solidFill>
              <w14:schemeClr w14:val="tx1"/>
            </w14:solidFill>
          </w14:textFill>
        </w:rPr>
        <w:t>除应符合本章第1.4.1项和投标人须知前附表的要求外，还应遵守以下规定：</w:t>
      </w:r>
    </w:p>
    <w:p>
      <w:pPr>
        <w:ind w:firstLine="480"/>
        <w:rPr>
          <w:color w:val="000000" w:themeColor="text1"/>
          <w:szCs w:val="20"/>
          <w14:textFill>
            <w14:solidFill>
              <w14:schemeClr w14:val="tx1"/>
            </w14:solidFill>
          </w14:textFill>
        </w:rPr>
      </w:pPr>
      <w:bookmarkStart w:id="125" w:name="_Toc13928512"/>
      <w:r>
        <w:rPr>
          <w:rFonts w:hint="eastAsia"/>
          <w:color w:val="000000" w:themeColor="text1"/>
          <w:szCs w:val="20"/>
          <w14:textFill>
            <w14:solidFill>
              <w14:schemeClr w14:val="tx1"/>
            </w14:solidFill>
          </w14:textFill>
        </w:rPr>
        <w:t>（1）联合体各方应按照招标文件提供的格式签订联合体协议书，明确联合体牵头人和各方权利义务</w:t>
      </w:r>
      <w:r>
        <w:rPr>
          <w:rFonts w:hint="eastAsia"/>
          <w:bCs/>
          <w:color w:val="000000" w:themeColor="text1"/>
          <w:szCs w:val="20"/>
          <w14:textFill>
            <w14:solidFill>
              <w14:schemeClr w14:val="tx1"/>
            </w14:solidFill>
          </w14:textFill>
        </w:rPr>
        <w:t>，并承诺就中标项目向招标人承担连带责任</w:t>
      </w:r>
      <w:r>
        <w:rPr>
          <w:rFonts w:hint="eastAsia"/>
          <w:color w:val="000000" w:themeColor="text1"/>
          <w:szCs w:val="20"/>
          <w14:textFill>
            <w14:solidFill>
              <w14:schemeClr w14:val="tx1"/>
            </w14:solidFill>
          </w14:textFill>
        </w:rPr>
        <w:t>；</w:t>
      </w:r>
    </w:p>
    <w:p>
      <w:pPr>
        <w:ind w:firstLine="480"/>
        <w:rPr>
          <w:color w:val="000000" w:themeColor="text1"/>
          <w:szCs w:val="20"/>
          <w14:textFill>
            <w14:solidFill>
              <w14:schemeClr w14:val="tx1"/>
            </w14:solidFill>
          </w14:textFill>
        </w:rPr>
      </w:pPr>
      <w:r>
        <w:rPr>
          <w:rFonts w:hint="eastAsia"/>
          <w:color w:val="000000" w:themeColor="text1"/>
          <w:szCs w:val="20"/>
          <w14:textFill>
            <w14:solidFill>
              <w14:schemeClr w14:val="tx1"/>
            </w14:solidFill>
          </w14:textFill>
        </w:rPr>
        <w:t>（2）联合体协议约定同一专业分工由两个以上成员共同承担的，按照承担该专业工作的资质等级最低的成员确定联合体该专业的资质；不同专业分工由不同成员分别承担的，按照各自的专业资质确定联合体的资质；</w:t>
      </w:r>
    </w:p>
    <w:p>
      <w:pPr>
        <w:ind w:firstLine="480"/>
        <w:rPr>
          <w:color w:val="000000" w:themeColor="text1"/>
          <w:szCs w:val="20"/>
          <w14:textFill>
            <w14:solidFill>
              <w14:schemeClr w14:val="tx1"/>
            </w14:solidFill>
          </w14:textFill>
        </w:rPr>
      </w:pPr>
      <w:r>
        <w:rPr>
          <w:rFonts w:hint="eastAsia"/>
          <w:color w:val="000000" w:themeColor="text1"/>
          <w:szCs w:val="20"/>
          <w14:textFill>
            <w14:solidFill>
              <w14:schemeClr w14:val="tx1"/>
            </w14:solidFill>
          </w14:textFill>
        </w:rPr>
        <w:t>（3）联合体各方不得再以自己名义单独或参加其他联合体在同一标段中投标。</w:t>
      </w:r>
    </w:p>
    <w:p>
      <w:pPr>
        <w:ind w:firstLine="480"/>
        <w:rPr>
          <w:bCs/>
          <w:color w:val="000000" w:themeColor="text1"/>
          <w:szCs w:val="20"/>
          <w14:textFill>
            <w14:solidFill>
              <w14:schemeClr w14:val="tx1"/>
            </w14:solidFill>
          </w14:textFill>
        </w:rPr>
      </w:pPr>
      <w:r>
        <w:rPr>
          <w:rFonts w:hint="eastAsia"/>
          <w:bCs/>
          <w:color w:val="000000" w:themeColor="text1"/>
          <w:szCs w:val="20"/>
          <w14:textFill>
            <w14:solidFill>
              <w14:schemeClr w14:val="tx1"/>
            </w14:solidFill>
          </w14:textFill>
        </w:rPr>
        <w:t>（4）联合体各方应分别按照本招标文件的要求，填写投标文件中的相应表格，并由联合体牵头人负责对联合体各成员的资料进行统一汇总后一并提交给招标人；联合体牵头人所提交的投标文件应被认为已代表了联合体各成员的真实情况；</w:t>
      </w:r>
    </w:p>
    <w:p>
      <w:pPr>
        <w:ind w:firstLine="480"/>
        <w:rPr>
          <w:bCs/>
          <w:color w:val="000000" w:themeColor="text1"/>
          <w:szCs w:val="20"/>
          <w14:textFill>
            <w14:solidFill>
              <w14:schemeClr w14:val="tx1"/>
            </w14:solidFill>
          </w14:textFill>
        </w:rPr>
      </w:pPr>
      <w:r>
        <w:rPr>
          <w:rFonts w:hint="eastAsia"/>
          <w:bCs/>
          <w:color w:val="000000" w:themeColor="text1"/>
          <w:szCs w:val="20"/>
          <w14:textFill>
            <w14:solidFill>
              <w14:schemeClr w14:val="tx1"/>
            </w14:solidFill>
          </w14:textFill>
        </w:rPr>
        <w:t>（5）尽管委任了联合体牵头人，但联合体各成员在投标、签约与履行合同过程中，仍负有连带的和各自的法律责任。</w:t>
      </w:r>
    </w:p>
    <w:p>
      <w:pPr>
        <w:ind w:firstLine="480"/>
        <w:rPr>
          <w:bCs/>
          <w:color w:val="000000" w:themeColor="text1"/>
          <w:szCs w:val="20"/>
          <w14:textFill>
            <w14:solidFill>
              <w14:schemeClr w14:val="tx1"/>
            </w14:solidFill>
          </w14:textFill>
        </w:rPr>
      </w:pPr>
      <w:r>
        <w:rPr>
          <w:rFonts w:hint="eastAsia"/>
          <w:bCs/>
          <w:color w:val="000000" w:themeColor="text1"/>
          <w:szCs w:val="20"/>
          <w14:textFill>
            <w14:solidFill>
              <w14:schemeClr w14:val="tx1"/>
            </w14:solidFill>
          </w14:textFill>
        </w:rPr>
        <w:t>1.4.3 投标人（包括联合体各成员）不得与本标段相关单位存在下列关联关系：</w:t>
      </w:r>
    </w:p>
    <w:p>
      <w:pPr>
        <w:ind w:firstLine="480"/>
        <w:rPr>
          <w:bCs/>
          <w:color w:val="000000" w:themeColor="text1"/>
          <w:szCs w:val="20"/>
          <w14:textFill>
            <w14:solidFill>
              <w14:schemeClr w14:val="tx1"/>
            </w14:solidFill>
          </w14:textFill>
        </w:rPr>
      </w:pPr>
      <w:r>
        <w:rPr>
          <w:rFonts w:hint="eastAsia"/>
          <w:bCs/>
          <w:color w:val="000000" w:themeColor="text1"/>
          <w:szCs w:val="20"/>
          <w14:textFill>
            <w14:solidFill>
              <w14:schemeClr w14:val="tx1"/>
            </w14:solidFill>
          </w14:textFill>
        </w:rPr>
        <w:t>（1）为招标人不具有独立法人资格的附属机构（单位）；</w:t>
      </w:r>
    </w:p>
    <w:p>
      <w:pPr>
        <w:ind w:firstLine="480"/>
        <w:rPr>
          <w:bCs/>
          <w:color w:val="000000" w:themeColor="text1"/>
          <w:szCs w:val="20"/>
          <w14:textFill>
            <w14:solidFill>
              <w14:schemeClr w14:val="tx1"/>
            </w14:solidFill>
          </w14:textFill>
        </w:rPr>
      </w:pPr>
      <w:r>
        <w:rPr>
          <w:rFonts w:hint="eastAsia"/>
          <w:bCs/>
          <w:color w:val="000000" w:themeColor="text1"/>
          <w:szCs w:val="20"/>
          <w14:textFill>
            <w14:solidFill>
              <w14:schemeClr w14:val="tx1"/>
            </w14:solidFill>
          </w14:textFill>
        </w:rPr>
        <w:t>（2）与招标人存在利害关系且可能影响招标公正性；</w:t>
      </w:r>
    </w:p>
    <w:p>
      <w:pPr>
        <w:ind w:firstLine="480"/>
        <w:rPr>
          <w:bCs/>
          <w:color w:val="000000" w:themeColor="text1"/>
          <w:szCs w:val="20"/>
          <w14:textFill>
            <w14:solidFill>
              <w14:schemeClr w14:val="tx1"/>
            </w14:solidFill>
          </w14:textFill>
        </w:rPr>
      </w:pPr>
      <w:r>
        <w:rPr>
          <w:rFonts w:hint="eastAsia"/>
          <w:bCs/>
          <w:color w:val="000000" w:themeColor="text1"/>
          <w:szCs w:val="20"/>
          <w14:textFill>
            <w14:solidFill>
              <w14:schemeClr w14:val="tx1"/>
            </w14:solidFill>
          </w14:textFill>
        </w:rPr>
        <w:t>（3）与本标段的其他投标人同为一个单位负责人；</w:t>
      </w:r>
    </w:p>
    <w:p>
      <w:pPr>
        <w:ind w:firstLine="480"/>
        <w:rPr>
          <w:bCs/>
          <w:color w:val="000000" w:themeColor="text1"/>
          <w:szCs w:val="20"/>
          <w14:textFill>
            <w14:solidFill>
              <w14:schemeClr w14:val="tx1"/>
            </w14:solidFill>
          </w14:textFill>
        </w:rPr>
      </w:pPr>
      <w:r>
        <w:rPr>
          <w:rFonts w:hint="eastAsia"/>
          <w:bCs/>
          <w:color w:val="000000" w:themeColor="text1"/>
          <w:szCs w:val="20"/>
          <w14:textFill>
            <w14:solidFill>
              <w14:schemeClr w14:val="tx1"/>
            </w14:solidFill>
          </w14:textFill>
        </w:rPr>
        <w:t>（4）与本标段的其他投标人存在控股、管理关系；</w:t>
      </w:r>
    </w:p>
    <w:p>
      <w:pPr>
        <w:ind w:firstLine="480"/>
        <w:rPr>
          <w:bCs/>
          <w:color w:val="000000" w:themeColor="text1"/>
          <w:szCs w:val="20"/>
          <w14:textFill>
            <w14:solidFill>
              <w14:schemeClr w14:val="tx1"/>
            </w14:solidFill>
          </w14:textFill>
        </w:rPr>
      </w:pPr>
      <w:r>
        <w:rPr>
          <w:rFonts w:hint="eastAsia"/>
          <w:bCs/>
          <w:color w:val="000000" w:themeColor="text1"/>
          <w:szCs w:val="20"/>
          <w14:textFill>
            <w14:solidFill>
              <w14:schemeClr w14:val="tx1"/>
            </w14:solidFill>
          </w14:textFill>
        </w:rPr>
        <w:t>（5）为本标段造价咨询人；</w:t>
      </w:r>
    </w:p>
    <w:p>
      <w:pPr>
        <w:ind w:firstLine="480"/>
        <w:rPr>
          <w:bCs/>
          <w:color w:val="000000" w:themeColor="text1"/>
          <w:szCs w:val="20"/>
          <w14:textFill>
            <w14:solidFill>
              <w14:schemeClr w14:val="tx1"/>
            </w14:solidFill>
          </w14:textFill>
        </w:rPr>
      </w:pPr>
      <w:r>
        <w:rPr>
          <w:rFonts w:hint="eastAsia"/>
          <w:bCs/>
          <w:color w:val="000000" w:themeColor="text1"/>
          <w:szCs w:val="20"/>
          <w14:textFill>
            <w14:solidFill>
              <w14:schemeClr w14:val="tx1"/>
            </w14:solidFill>
          </w14:textFill>
        </w:rPr>
        <w:t>（6）为本标段的监理人或项目管理单位；</w:t>
      </w:r>
    </w:p>
    <w:p>
      <w:pPr>
        <w:ind w:firstLine="480"/>
        <w:rPr>
          <w:bCs/>
          <w:color w:val="000000" w:themeColor="text1"/>
          <w:szCs w:val="20"/>
          <w14:textFill>
            <w14:solidFill>
              <w14:schemeClr w14:val="tx1"/>
            </w14:solidFill>
          </w14:textFill>
        </w:rPr>
      </w:pPr>
      <w:r>
        <w:rPr>
          <w:rFonts w:hint="eastAsia"/>
          <w:bCs/>
          <w:color w:val="000000" w:themeColor="text1"/>
          <w:szCs w:val="20"/>
          <w14:textFill>
            <w14:solidFill>
              <w14:schemeClr w14:val="tx1"/>
            </w14:solidFill>
          </w14:textFill>
        </w:rPr>
        <w:t>（7）为本标段的代建人；</w:t>
      </w:r>
    </w:p>
    <w:p>
      <w:pPr>
        <w:ind w:firstLine="480"/>
        <w:rPr>
          <w:bCs/>
          <w:color w:val="000000" w:themeColor="text1"/>
          <w:szCs w:val="20"/>
          <w14:textFill>
            <w14:solidFill>
              <w14:schemeClr w14:val="tx1"/>
            </w14:solidFill>
          </w14:textFill>
        </w:rPr>
      </w:pPr>
      <w:r>
        <w:rPr>
          <w:rFonts w:hint="eastAsia"/>
          <w:bCs/>
          <w:color w:val="000000" w:themeColor="text1"/>
          <w:szCs w:val="20"/>
          <w14:textFill>
            <w14:solidFill>
              <w14:schemeClr w14:val="tx1"/>
            </w14:solidFill>
          </w14:textFill>
        </w:rPr>
        <w:t>（8）为本标段的招标代理机构；</w:t>
      </w:r>
    </w:p>
    <w:p>
      <w:pPr>
        <w:widowControl/>
        <w:ind w:firstLine="480"/>
        <w:jc w:val="left"/>
        <w:rPr>
          <w:bCs/>
          <w:color w:val="000000" w:themeColor="text1"/>
          <w:szCs w:val="20"/>
          <w14:textFill>
            <w14:solidFill>
              <w14:schemeClr w14:val="tx1"/>
            </w14:solidFill>
          </w14:textFill>
        </w:rPr>
      </w:pPr>
      <w:r>
        <w:rPr>
          <w:rFonts w:hint="eastAsia"/>
          <w:bCs/>
          <w:color w:val="000000" w:themeColor="text1"/>
          <w:szCs w:val="20"/>
          <w14:textFill>
            <w14:solidFill>
              <w14:schemeClr w14:val="tx1"/>
            </w14:solidFill>
          </w14:textFill>
        </w:rPr>
        <w:t>（9）与本标段的造价咨询人或监理人或项目管理单位或代建人或招标代理机构同为一个法定代表人；</w:t>
      </w:r>
    </w:p>
    <w:p>
      <w:pPr>
        <w:ind w:firstLine="480"/>
        <w:rPr>
          <w:bCs/>
          <w:color w:val="000000" w:themeColor="text1"/>
          <w:szCs w:val="20"/>
          <w14:textFill>
            <w14:solidFill>
              <w14:schemeClr w14:val="tx1"/>
            </w14:solidFill>
          </w14:textFill>
        </w:rPr>
      </w:pPr>
      <w:r>
        <w:rPr>
          <w:rFonts w:hint="eastAsia"/>
          <w:bCs/>
          <w:color w:val="000000" w:themeColor="text1"/>
          <w:szCs w:val="20"/>
          <w14:textFill>
            <w14:solidFill>
              <w14:schemeClr w14:val="tx1"/>
            </w14:solidFill>
          </w14:textFill>
        </w:rPr>
        <w:t>（10）与本标段的造价咨询人或监理人或项目管理单位或代建人或招标代理机构存在控股或参股关系；</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（11）被依法暂停或者取消投标资格，且在处罚期和处罚范围内（以有关行政管理部门的行政处罚决定或司法机关出具的有关法律文书为准）；</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12）在最近三年内（自投标截止之日向前追溯3年）有骗取中标或串通投标或严重违约或重大工程质量事故或重大生产安全事故的（以有关行政管理部门的行政处罚决定或司法机关出具的有关法律文书为准），前述行政处罚已完成信用修复的，但自行政处罚作出机关或信用修复主管部门同意修复之日起满一年的，不受三年期限限制；</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（13）被责令停业，暂扣或吊销执照，或吊销资质证书；</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（14）进入清算程序，或被宣告破产，或其他丧失履约能力的情形；</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（15）投标人或其法定代表人、项目经理在近三年内（自投标截止之日向前追溯3年）有行贿犯罪行为；</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（16）法律法规规定的其他禁止投标的情形；</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（17）投标人须知前附表规定的其他情形。</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1.4.4 投标人（包括联合体各成员）不得存在下列不良状况或不良信用记录：</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（1）在国家企业信用信息公示系统（http://www.gsxt.gov.cn/）中被列入严重违法失信企业名单；</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（2）在“信用中国”网站（http://www.creditchina.gov.cn/）中被列入失信被执行人名单；</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（3）在“信用中国”网站（http://www.creditchina.gov.cn/）中被列入重大税收违法失信主体名单；</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（4）在“信用中国”网站（http://www.creditchina.gov.cn/）中被列入拖欠农民工工资失信联合惩戒对象名单；</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（5）投标人须知前附表规定的其他情形。</w:t>
      </w:r>
    </w:p>
    <w:p>
      <w:pPr>
        <w:spacing w:before="240" w:after="240" w:line="240" w:lineRule="auto"/>
        <w:outlineLvl w:val="2"/>
        <w:rPr>
          <w:rFonts w:eastAsia="黑体"/>
          <w:color w:val="000000" w:themeColor="text1"/>
          <w:lang w:val="zh-CN"/>
          <w14:textFill>
            <w14:solidFill>
              <w14:schemeClr w14:val="tx1"/>
            </w14:solidFill>
          </w14:textFill>
        </w:rPr>
      </w:pPr>
      <w:r>
        <w:rPr>
          <w:rFonts w:hint="eastAsia" w:eastAsia="黑体"/>
          <w:color w:val="000000" w:themeColor="text1"/>
          <w:lang w:val="zh-CN"/>
          <w14:textFill>
            <w14:solidFill>
              <w14:schemeClr w14:val="tx1"/>
            </w14:solidFill>
          </w14:textFill>
        </w:rPr>
        <w:t>1.5 费用承担和设计成果补偿</w:t>
      </w:r>
      <w:bookmarkEnd w:id="125"/>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1.5.1 投标人准备和参加投标活动发生的费用自理。</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1.5.2 招标人对符合招标文件规定的未中标人的设计成果进行补偿的，按照投标人须知前附表规定给予补偿，并有权免费使用未中标人设计成果。</w:t>
      </w:r>
    </w:p>
    <w:p>
      <w:pPr>
        <w:spacing w:before="240" w:after="240" w:line="240" w:lineRule="auto"/>
        <w:outlineLvl w:val="2"/>
        <w:rPr>
          <w:rFonts w:eastAsia="黑体"/>
          <w:color w:val="000000" w:themeColor="text1"/>
          <w:lang w:val="zh-CN"/>
          <w14:textFill>
            <w14:solidFill>
              <w14:schemeClr w14:val="tx1"/>
            </w14:solidFill>
          </w14:textFill>
        </w:rPr>
      </w:pPr>
      <w:bookmarkStart w:id="126" w:name="_Toc179632553"/>
      <w:bookmarkStart w:id="127" w:name="_Toc152045536"/>
      <w:bookmarkStart w:id="128" w:name="_Toc152042312"/>
      <w:bookmarkStart w:id="129" w:name="_Toc144974504"/>
      <w:r>
        <w:rPr>
          <w:rFonts w:hint="eastAsia" w:eastAsia="黑体"/>
          <w:color w:val="000000" w:themeColor="text1"/>
          <w:lang w:val="zh-CN"/>
          <w14:textFill>
            <w14:solidFill>
              <w14:schemeClr w14:val="tx1"/>
            </w14:solidFill>
          </w14:textFill>
        </w:rPr>
        <w:t>1.6 保密</w:t>
      </w:r>
      <w:bookmarkEnd w:id="126"/>
      <w:bookmarkEnd w:id="127"/>
      <w:bookmarkEnd w:id="128"/>
      <w:bookmarkEnd w:id="129"/>
    </w:p>
    <w:p>
      <w:pPr>
        <w:ind w:firstLine="480"/>
        <w:rPr>
          <w:color w:val="000000" w:themeColor="text1"/>
          <w:szCs w:val="20"/>
          <w14:textFill>
            <w14:solidFill>
              <w14:schemeClr w14:val="tx1"/>
            </w14:solidFill>
          </w14:textFill>
        </w:rPr>
      </w:pPr>
      <w:bookmarkStart w:id="130" w:name="_Toc144974505"/>
      <w:bookmarkStart w:id="131" w:name="_Toc152042313"/>
      <w:bookmarkStart w:id="132" w:name="_Toc152045537"/>
      <w:bookmarkStart w:id="133" w:name="_Toc179632554"/>
      <w:r>
        <w:rPr>
          <w:rFonts w:hint="eastAsia"/>
          <w:color w:val="000000" w:themeColor="text1"/>
          <w:szCs w:val="20"/>
          <w14:textFill>
            <w14:solidFill>
              <w14:schemeClr w14:val="tx1"/>
            </w14:solidFill>
          </w14:textFill>
        </w:rPr>
        <w:t>参与招标投标活动的各方应对招标文件和投标文件中的商业和技术等秘密保密，</w:t>
      </w:r>
      <w:r>
        <w:rPr>
          <w:rFonts w:hint="eastAsia"/>
          <w:bCs/>
          <w:color w:val="000000" w:themeColor="text1"/>
          <w:szCs w:val="20"/>
          <w14:textFill>
            <w14:solidFill>
              <w14:schemeClr w14:val="tx1"/>
            </w14:solidFill>
          </w14:textFill>
        </w:rPr>
        <w:t>否则应承担相应的法律责任</w:t>
      </w:r>
      <w:r>
        <w:rPr>
          <w:rFonts w:hint="eastAsia"/>
          <w:color w:val="000000" w:themeColor="text1"/>
          <w:szCs w:val="20"/>
          <w14:textFill>
            <w14:solidFill>
              <w14:schemeClr w14:val="tx1"/>
            </w14:solidFill>
          </w14:textFill>
        </w:rPr>
        <w:t>。</w:t>
      </w:r>
    </w:p>
    <w:p>
      <w:pPr>
        <w:spacing w:before="240" w:after="240" w:line="240" w:lineRule="auto"/>
        <w:outlineLvl w:val="2"/>
        <w:rPr>
          <w:rFonts w:eastAsia="黑体"/>
          <w:color w:val="000000" w:themeColor="text1"/>
          <w:lang w:val="zh-CN"/>
          <w14:textFill>
            <w14:solidFill>
              <w14:schemeClr w14:val="tx1"/>
            </w14:solidFill>
          </w14:textFill>
        </w:rPr>
      </w:pPr>
      <w:r>
        <w:rPr>
          <w:rFonts w:hint="eastAsia" w:eastAsia="黑体"/>
          <w:color w:val="000000" w:themeColor="text1"/>
          <w:lang w:val="zh-CN"/>
          <w14:textFill>
            <w14:solidFill>
              <w14:schemeClr w14:val="tx1"/>
            </w14:solidFill>
          </w14:textFill>
        </w:rPr>
        <w:t>1.7 语言</w:t>
      </w:r>
      <w:bookmarkEnd w:id="130"/>
      <w:r>
        <w:rPr>
          <w:rFonts w:hint="eastAsia" w:eastAsia="黑体"/>
          <w:color w:val="000000" w:themeColor="text1"/>
          <w:lang w:val="zh-CN"/>
          <w14:textFill>
            <w14:solidFill>
              <w14:schemeClr w14:val="tx1"/>
            </w14:solidFill>
          </w14:textFill>
        </w:rPr>
        <w:t>文字</w:t>
      </w:r>
      <w:bookmarkEnd w:id="131"/>
      <w:bookmarkEnd w:id="132"/>
      <w:bookmarkEnd w:id="133"/>
    </w:p>
    <w:p>
      <w:pPr>
        <w:ind w:firstLine="480"/>
        <w:rPr>
          <w:color w:val="000000" w:themeColor="text1"/>
          <w14:textFill>
            <w14:solidFill>
              <w14:schemeClr w14:val="tx1"/>
            </w14:solidFill>
          </w14:textFill>
        </w:rPr>
      </w:pPr>
      <w:r>
        <w:rPr>
          <w:rFonts w:hint="eastAsia"/>
          <w:bCs/>
          <w:color w:val="000000" w:themeColor="text1"/>
          <w:szCs w:val="21"/>
          <w14:textFill>
            <w14:solidFill>
              <w14:schemeClr w14:val="tx1"/>
            </w14:solidFill>
          </w14:textFill>
        </w:rPr>
        <w:t>招标投标文件使用的语言文字为中文。专用术语使用外文的，应附有中文注释。</w:t>
      </w:r>
    </w:p>
    <w:p>
      <w:pPr>
        <w:spacing w:before="240" w:after="240" w:line="240" w:lineRule="auto"/>
        <w:outlineLvl w:val="2"/>
        <w:rPr>
          <w:rFonts w:eastAsia="黑体"/>
          <w:color w:val="000000" w:themeColor="text1"/>
          <w:lang w:val="zh-CN"/>
          <w14:textFill>
            <w14:solidFill>
              <w14:schemeClr w14:val="tx1"/>
            </w14:solidFill>
          </w14:textFill>
        </w:rPr>
      </w:pPr>
      <w:bookmarkStart w:id="134" w:name="_Toc152042314"/>
      <w:bookmarkStart w:id="135" w:name="_Toc144974506"/>
      <w:bookmarkStart w:id="136" w:name="_Toc152045538"/>
      <w:bookmarkStart w:id="137" w:name="_Toc179632555"/>
      <w:r>
        <w:rPr>
          <w:rFonts w:hint="eastAsia" w:eastAsia="黑体"/>
          <w:color w:val="000000" w:themeColor="text1"/>
          <w:lang w:val="zh-CN"/>
          <w14:textFill>
            <w14:solidFill>
              <w14:schemeClr w14:val="tx1"/>
            </w14:solidFill>
          </w14:textFill>
        </w:rPr>
        <w:t>1.8 计量单位</w:t>
      </w:r>
      <w:bookmarkEnd w:id="134"/>
      <w:bookmarkEnd w:id="135"/>
      <w:bookmarkEnd w:id="136"/>
      <w:bookmarkEnd w:id="137"/>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所有计量均采用中华人民共和国法定计量单位。</w:t>
      </w:r>
    </w:p>
    <w:p>
      <w:pPr>
        <w:spacing w:before="240" w:after="240" w:line="240" w:lineRule="auto"/>
        <w:outlineLvl w:val="2"/>
        <w:rPr>
          <w:rFonts w:eastAsia="黑体"/>
          <w:color w:val="000000" w:themeColor="text1"/>
          <w:lang w:val="zh-CN"/>
          <w14:textFill>
            <w14:solidFill>
              <w14:schemeClr w14:val="tx1"/>
            </w14:solidFill>
          </w14:textFill>
        </w:rPr>
      </w:pPr>
      <w:bookmarkStart w:id="138" w:name="_Toc152045539"/>
      <w:bookmarkStart w:id="139" w:name="_Toc152042315"/>
      <w:bookmarkStart w:id="140" w:name="_Toc144974507"/>
      <w:bookmarkStart w:id="141" w:name="_Toc179632556"/>
      <w:r>
        <w:rPr>
          <w:rFonts w:hint="eastAsia" w:eastAsia="黑体"/>
          <w:color w:val="000000" w:themeColor="text1"/>
          <w:lang w:val="zh-CN"/>
          <w14:textFill>
            <w14:solidFill>
              <w14:schemeClr w14:val="tx1"/>
            </w14:solidFill>
          </w14:textFill>
        </w:rPr>
        <w:t>1.9 踏勘现场</w:t>
      </w:r>
      <w:bookmarkEnd w:id="138"/>
      <w:bookmarkEnd w:id="139"/>
      <w:bookmarkEnd w:id="140"/>
      <w:bookmarkEnd w:id="141"/>
    </w:p>
    <w:p>
      <w:pPr>
        <w:ind w:firstLine="480"/>
        <w:rPr>
          <w:color w:val="000000" w:themeColor="text1"/>
          <w:szCs w:val="20"/>
          <w14:textFill>
            <w14:solidFill>
              <w14:schemeClr w14:val="tx1"/>
            </w14:solidFill>
          </w14:textFill>
        </w:rPr>
      </w:pPr>
      <w:r>
        <w:rPr>
          <w:rFonts w:hint="eastAsia"/>
          <w:color w:val="000000" w:themeColor="text1"/>
          <w:szCs w:val="20"/>
          <w14:textFill>
            <w14:solidFill>
              <w14:schemeClr w14:val="tx1"/>
            </w14:solidFill>
          </w14:textFill>
        </w:rPr>
        <w:t>1.9.1 投标人须知前附表规定组织踏勘现场的，招标人按投标人须知前附表规定的时间、地点组织投标人踏勘项目现场。</w:t>
      </w:r>
      <w:r>
        <w:rPr>
          <w:rFonts w:hint="eastAsia"/>
          <w:bCs/>
          <w:color w:val="000000" w:themeColor="text1"/>
          <w:szCs w:val="20"/>
          <w14:textFill>
            <w14:solidFill>
              <w14:schemeClr w14:val="tx1"/>
            </w14:solidFill>
          </w14:textFill>
        </w:rPr>
        <w:t>部分投标人未按时参加踏勘现场的，不影响踏勘现场的正常进行。招标人不得组织单个或部分投标人踏勘项目现场。</w:t>
      </w:r>
    </w:p>
    <w:p>
      <w:pPr>
        <w:ind w:firstLine="480"/>
        <w:rPr>
          <w:color w:val="000000" w:themeColor="text1"/>
          <w:szCs w:val="20"/>
          <w14:textFill>
            <w14:solidFill>
              <w14:schemeClr w14:val="tx1"/>
            </w14:solidFill>
          </w14:textFill>
        </w:rPr>
      </w:pPr>
      <w:r>
        <w:rPr>
          <w:rFonts w:hint="eastAsia"/>
          <w:color w:val="000000" w:themeColor="text1"/>
          <w:szCs w:val="20"/>
          <w14:textFill>
            <w14:solidFill>
              <w14:schemeClr w14:val="tx1"/>
            </w14:solidFill>
          </w14:textFill>
        </w:rPr>
        <w:t>1.9.2 投标人踏勘现场发生的费用自理。</w:t>
      </w:r>
    </w:p>
    <w:p>
      <w:pPr>
        <w:ind w:firstLine="480"/>
        <w:rPr>
          <w:color w:val="000000" w:themeColor="text1"/>
          <w:szCs w:val="20"/>
          <w14:textFill>
            <w14:solidFill>
              <w14:schemeClr w14:val="tx1"/>
            </w14:solidFill>
          </w14:textFill>
        </w:rPr>
      </w:pPr>
      <w:r>
        <w:rPr>
          <w:rFonts w:hint="eastAsia"/>
          <w:color w:val="000000" w:themeColor="text1"/>
          <w:szCs w:val="20"/>
          <w14:textFill>
            <w14:solidFill>
              <w14:schemeClr w14:val="tx1"/>
            </w14:solidFill>
          </w14:textFill>
        </w:rPr>
        <w:t>1.9.3 除招标人的原因外，投标人自行负责在踏勘现场中所发生的人员伤亡和财产损失。</w:t>
      </w:r>
    </w:p>
    <w:p>
      <w:pPr>
        <w:ind w:firstLine="480"/>
        <w:rPr>
          <w:color w:val="000000" w:themeColor="text1"/>
          <w:szCs w:val="20"/>
          <w14:textFill>
            <w14:solidFill>
              <w14:schemeClr w14:val="tx1"/>
            </w14:solidFill>
          </w14:textFill>
        </w:rPr>
      </w:pPr>
      <w:r>
        <w:rPr>
          <w:rFonts w:hint="eastAsia"/>
          <w:color w:val="000000" w:themeColor="text1"/>
          <w:szCs w:val="20"/>
          <w14:textFill>
            <w14:solidFill>
              <w14:schemeClr w14:val="tx1"/>
            </w14:solidFill>
          </w14:textFill>
        </w:rPr>
        <w:t>1.9.4 招标人在踏勘现场中介绍的工程场地和相关的周边环境情况，供投标人在编制投标文件时参考，招标人不对投标人据此作出的判断和决策负责。</w:t>
      </w:r>
    </w:p>
    <w:p>
      <w:pPr>
        <w:ind w:firstLine="480"/>
        <w:rPr>
          <w:bCs/>
          <w:color w:val="000000" w:themeColor="text1"/>
          <w:szCs w:val="21"/>
          <w14:textFill>
            <w14:solidFill>
              <w14:schemeClr w14:val="tx1"/>
            </w14:solidFill>
          </w14:textFill>
        </w:rPr>
      </w:pPr>
      <w:r>
        <w:rPr>
          <w:rFonts w:hint="eastAsia"/>
          <w:bCs/>
          <w:color w:val="000000" w:themeColor="text1"/>
          <w:szCs w:val="20"/>
          <w14:textFill>
            <w14:solidFill>
              <w14:schemeClr w14:val="tx1"/>
            </w14:solidFill>
          </w14:textFill>
        </w:rPr>
        <w:t>1.9.5 无论投标人是否到施工现场实地踏勘，中标后签订合同时和履约过程中，投标人不得以不完全了解现场情况或现场情况与招标文件描述不一致等为由，提出任何形式的增加工程造价或索赔的要求。</w:t>
      </w:r>
    </w:p>
    <w:p>
      <w:pPr>
        <w:spacing w:before="240" w:after="240" w:line="240" w:lineRule="auto"/>
        <w:outlineLvl w:val="2"/>
        <w:rPr>
          <w:rFonts w:eastAsia="黑体"/>
          <w:color w:val="000000" w:themeColor="text1"/>
          <w:lang w:val="zh-CN"/>
          <w14:textFill>
            <w14:solidFill>
              <w14:schemeClr w14:val="tx1"/>
            </w14:solidFill>
          </w14:textFill>
        </w:rPr>
      </w:pPr>
      <w:bookmarkStart w:id="142" w:name="_Toc144974508"/>
      <w:bookmarkStart w:id="143" w:name="_Toc152042316"/>
      <w:bookmarkStart w:id="144" w:name="_Toc179632557"/>
      <w:bookmarkStart w:id="145" w:name="_Toc152045540"/>
      <w:r>
        <w:rPr>
          <w:rFonts w:hint="eastAsia" w:eastAsia="黑体"/>
          <w:color w:val="000000" w:themeColor="text1"/>
          <w:lang w:val="zh-CN"/>
          <w14:textFill>
            <w14:solidFill>
              <w14:schemeClr w14:val="tx1"/>
            </w14:solidFill>
          </w14:textFill>
        </w:rPr>
        <w:t>1.10 投标预备会</w:t>
      </w:r>
      <w:bookmarkEnd w:id="142"/>
      <w:bookmarkEnd w:id="143"/>
      <w:bookmarkEnd w:id="144"/>
      <w:bookmarkEnd w:id="145"/>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1.10.1 投标人须知前附表规定召开投标预备会的，招标人按照投标人须知前附表规定的时间和形式召开投标预备会，澄清投标人提出的问题。</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1.10.2 投标人应按照投标人须知前附表规定的时间和形式将提出的问题送达招标人，以便招标人在会议期间澄清。</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1.10.3 投标预备会后，招标人将对投标人所提问题的澄清，按照本章第2.2款规定的时间和形式通知所有获取招标文件的投标人。该澄清内容为招标文件的组成部分。</w:t>
      </w:r>
    </w:p>
    <w:p>
      <w:pPr>
        <w:spacing w:before="240" w:after="240" w:line="240" w:lineRule="auto"/>
        <w:outlineLvl w:val="2"/>
        <w:rPr>
          <w:rFonts w:eastAsia="黑体"/>
          <w:color w:val="000000" w:themeColor="text1"/>
          <w:lang w:val="zh-CN"/>
          <w14:textFill>
            <w14:solidFill>
              <w14:schemeClr w14:val="tx1"/>
            </w14:solidFill>
          </w14:textFill>
        </w:rPr>
      </w:pPr>
      <w:bookmarkStart w:id="146" w:name="_Toc152045541"/>
      <w:bookmarkStart w:id="147" w:name="_Toc179632558"/>
      <w:bookmarkStart w:id="148" w:name="_Toc144974509"/>
      <w:bookmarkStart w:id="149" w:name="_Toc152042317"/>
      <w:r>
        <w:rPr>
          <w:rFonts w:hint="eastAsia" w:eastAsia="黑体"/>
          <w:color w:val="000000" w:themeColor="text1"/>
          <w:lang w:val="zh-CN"/>
          <w14:textFill>
            <w14:solidFill>
              <w14:schemeClr w14:val="tx1"/>
            </w14:solidFill>
          </w14:textFill>
        </w:rPr>
        <w:t>1.11 分包</w:t>
      </w:r>
      <w:bookmarkEnd w:id="146"/>
      <w:bookmarkEnd w:id="147"/>
      <w:bookmarkEnd w:id="148"/>
      <w:bookmarkEnd w:id="149"/>
    </w:p>
    <w:p>
      <w:pPr>
        <w:ind w:firstLine="540"/>
        <w:rPr>
          <w:bCs/>
          <w:color w:val="000000" w:themeColor="text1"/>
          <w14:textFill>
            <w14:solidFill>
              <w14:schemeClr w14:val="tx1"/>
            </w14:solidFill>
          </w14:textFill>
        </w:rPr>
      </w:pPr>
      <w:bookmarkStart w:id="150" w:name="_Toc179632559"/>
      <w:r>
        <w:rPr>
          <w:rFonts w:hint="eastAsia"/>
          <w:bCs/>
          <w:color w:val="000000" w:themeColor="text1"/>
          <w14:textFill>
            <w14:solidFill>
              <w14:schemeClr w14:val="tx1"/>
            </w14:solidFill>
          </w14:textFill>
        </w:rPr>
        <w:t>1.11.1 投标人拟在中标后将中标项目的部分非主体、非关键性工作进行分包的，应符合以下规定：</w:t>
      </w:r>
    </w:p>
    <w:p>
      <w:pPr>
        <w:tabs>
          <w:tab w:val="left" w:pos="1014"/>
        </w:tabs>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（1）分包内容要求：招标人允许分包或不允许分包的专业工程应在投标人须知前附表中载明；</w:t>
      </w:r>
    </w:p>
    <w:p>
      <w:pPr>
        <w:tabs>
          <w:tab w:val="left" w:pos="1014"/>
        </w:tabs>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（2）接受分包的第三人资格要求：分包人的资格能力应与其分包工程的标准和规模相适应，且具备投标人须知前附表中规定的资格条件；</w:t>
      </w:r>
    </w:p>
    <w:p>
      <w:pPr>
        <w:tabs>
          <w:tab w:val="left" w:pos="1030"/>
        </w:tabs>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（3）其他要求：投标人如有分包计划，应按第七章“投标文件格式”的要求填写“拟分包项目情况表”，明确拟分包的工程及规模，且投标人中标后的分包应满足合同条款的相关要求。</w:t>
      </w:r>
    </w:p>
    <w:p>
      <w:pPr>
        <w:ind w:firstLine="648"/>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1.11.2 中标人不得向他人转让中标项目，接受分包的人不得再次分包。中标人应就分包项目向招标人负责，接受分包的人就分包项目承担连带责任。</w:t>
      </w:r>
    </w:p>
    <w:p>
      <w:pPr>
        <w:spacing w:before="240" w:after="240" w:line="240" w:lineRule="auto"/>
        <w:outlineLvl w:val="2"/>
        <w:rPr>
          <w:rFonts w:eastAsia="黑体"/>
          <w:color w:val="000000" w:themeColor="text1"/>
          <w14:textFill>
            <w14:solidFill>
              <w14:schemeClr w14:val="tx1"/>
            </w14:solidFill>
          </w14:textFill>
        </w:rPr>
      </w:pPr>
      <w:r>
        <w:rPr>
          <w:rFonts w:hint="eastAsia" w:eastAsia="黑体"/>
          <w:color w:val="000000" w:themeColor="text1"/>
          <w:lang w:val="zh-CN"/>
          <w14:textFill>
            <w14:solidFill>
              <w14:schemeClr w14:val="tx1"/>
            </w14:solidFill>
          </w14:textFill>
        </w:rPr>
        <w:t>1.12 响应和偏</w:t>
      </w:r>
      <w:bookmarkEnd w:id="150"/>
      <w:r>
        <w:rPr>
          <w:rFonts w:hint="eastAsia" w:eastAsia="黑体"/>
          <w:color w:val="000000" w:themeColor="text1"/>
          <w14:textFill>
            <w14:solidFill>
              <w14:schemeClr w14:val="tx1"/>
            </w14:solidFill>
          </w14:textFill>
        </w:rPr>
        <w:t>差</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1.12.1 投标文件偏离招标文件某些要求，视为投标文件存在偏差。偏差包括重大偏差和细微偏差。</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1.12.2 投标文件应对招标文件的实质性要求和条件作出满足性或更有利于招标人的响应，否则，视为投标文件存在重大偏差，投标人的投标将被否决。</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投标文件存在第三章“评标办法”中所列任一否决投标情形的，均属于存在重大偏差。</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1.12.3 投标文件中的下列偏差为细微偏差：</w:t>
      </w:r>
    </w:p>
    <w:p>
      <w:pPr>
        <w:tabs>
          <w:tab w:val="left" w:pos="1014"/>
        </w:tabs>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在按照第三章“评标办法”的规定对投标价进行算术性错误修正及其他错误修正后，最终投标报价未超过最高投标限价（如有）或未被否决投标的情况下，出现第三章“评标办法”规定的算术性错误和投标报价的其他错误；</w:t>
      </w:r>
    </w:p>
    <w:p>
      <w:pPr>
        <w:tabs>
          <w:tab w:val="left" w:pos="1014"/>
        </w:tabs>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（2）投标文件个别文字有遗漏错误等不影响投标文件实质性内容的偏差。</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 xml:space="preserve">1.12.4 评标委员会对投标文件中的细微偏差按照如下规定处理： </w:t>
      </w:r>
    </w:p>
    <w:p>
      <w:pPr>
        <w:tabs>
          <w:tab w:val="left" w:pos="1011"/>
        </w:tabs>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（1）对于本章第1.12.3项（1）目所述的细微偏差，按照第三章“评标办法”的规定予以修正并要求投标人进行澄清；</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（2）对于本章第1.12.3项（2）目所述的细微偏差，可要求投标人对细微偏差进行澄清。</w:t>
      </w:r>
    </w:p>
    <w:p>
      <w:pPr>
        <w:pStyle w:val="193"/>
        <w:spacing w:before="240" w:after="240"/>
        <w:rPr>
          <w:rFonts w:ascii="Times New Roman" w:hAnsi="Times New Roman"/>
          <w:b w:val="0"/>
          <w:bCs w:val="0"/>
          <w:color w:val="000000" w:themeColor="text1"/>
          <w14:textFill>
            <w14:solidFill>
              <w14:schemeClr w14:val="tx1"/>
            </w14:solidFill>
          </w14:textFill>
        </w:rPr>
      </w:pPr>
      <w:bookmarkStart w:id="151" w:name="_Toc152042318"/>
      <w:bookmarkStart w:id="152" w:name="_Toc152045542"/>
      <w:bookmarkStart w:id="153" w:name="_Toc18213"/>
      <w:bookmarkStart w:id="154" w:name="_Toc179632560"/>
      <w:bookmarkStart w:id="155" w:name="_Toc144974510"/>
      <w:r>
        <w:rPr>
          <w:rFonts w:hint="eastAsia" w:ascii="Times New Roman" w:hAnsi="Times New Roman"/>
          <w:b w:val="0"/>
          <w:bCs w:val="0"/>
          <w:color w:val="000000" w:themeColor="text1"/>
          <w14:textFill>
            <w14:solidFill>
              <w14:schemeClr w14:val="tx1"/>
            </w14:solidFill>
          </w14:textFill>
        </w:rPr>
        <w:t>2. 招标文件</w:t>
      </w:r>
      <w:bookmarkEnd w:id="151"/>
      <w:bookmarkEnd w:id="152"/>
      <w:bookmarkEnd w:id="153"/>
      <w:bookmarkEnd w:id="154"/>
      <w:bookmarkEnd w:id="155"/>
    </w:p>
    <w:p>
      <w:pPr>
        <w:spacing w:before="240" w:after="240" w:line="240" w:lineRule="auto"/>
        <w:outlineLvl w:val="2"/>
        <w:rPr>
          <w:rFonts w:eastAsia="黑体"/>
          <w:color w:val="000000" w:themeColor="text1"/>
          <w:lang w:val="zh-CN"/>
          <w14:textFill>
            <w14:solidFill>
              <w14:schemeClr w14:val="tx1"/>
            </w14:solidFill>
          </w14:textFill>
        </w:rPr>
      </w:pPr>
      <w:bookmarkStart w:id="156" w:name="_Toc179632561"/>
      <w:bookmarkStart w:id="157" w:name="_Toc152042319"/>
      <w:bookmarkStart w:id="158" w:name="_Toc152045543"/>
      <w:bookmarkStart w:id="159" w:name="_Toc144974511"/>
      <w:r>
        <w:rPr>
          <w:rFonts w:hint="eastAsia" w:eastAsia="黑体"/>
          <w:color w:val="000000" w:themeColor="text1"/>
          <w:lang w:val="zh-CN"/>
          <w14:textFill>
            <w14:solidFill>
              <w14:schemeClr w14:val="tx1"/>
            </w14:solidFill>
          </w14:textFill>
        </w:rPr>
        <w:t>2.1 招标文件的组成</w:t>
      </w:r>
      <w:bookmarkEnd w:id="156"/>
      <w:bookmarkEnd w:id="157"/>
      <w:bookmarkEnd w:id="158"/>
      <w:bookmarkEnd w:id="159"/>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本招标文件包括：</w:t>
      </w:r>
    </w:p>
    <w:p>
      <w:pPr>
        <w:ind w:firstLine="410"/>
        <w:rPr>
          <w:color w:val="000000" w:themeColor="text1"/>
          <w14:textFill>
            <w14:solidFill>
              <w14:schemeClr w14:val="tx1"/>
            </w14:solidFill>
          </w14:textFill>
        </w:rPr>
      </w:pPr>
      <w:r>
        <w:rPr>
          <w:rFonts w:hint="eastAsia"/>
          <w:color w:val="000000" w:themeColor="text1"/>
          <w14:textFill>
            <w14:solidFill>
              <w14:schemeClr w14:val="tx1"/>
            </w14:solidFill>
          </w14:textFill>
        </w:rPr>
        <w:t>（1）投标邀请书；</w:t>
      </w:r>
    </w:p>
    <w:p>
      <w:pPr>
        <w:ind w:firstLine="410"/>
        <w:rPr>
          <w:color w:val="000000" w:themeColor="text1"/>
          <w14:textFill>
            <w14:solidFill>
              <w14:schemeClr w14:val="tx1"/>
            </w14:solidFill>
          </w14:textFill>
        </w:rPr>
      </w:pPr>
      <w:r>
        <w:rPr>
          <w:rFonts w:hint="eastAsia"/>
          <w:color w:val="000000" w:themeColor="text1"/>
          <w14:textFill>
            <w14:solidFill>
              <w14:schemeClr w14:val="tx1"/>
            </w14:solidFill>
          </w14:textFill>
        </w:rPr>
        <w:t>（2）投标人须知；</w:t>
      </w:r>
    </w:p>
    <w:p>
      <w:pPr>
        <w:ind w:firstLine="410"/>
        <w:rPr>
          <w:color w:val="000000" w:themeColor="text1"/>
          <w14:textFill>
            <w14:solidFill>
              <w14:schemeClr w14:val="tx1"/>
            </w14:solidFill>
          </w14:textFill>
        </w:rPr>
      </w:pPr>
      <w:r>
        <w:rPr>
          <w:rFonts w:hint="eastAsia"/>
          <w:color w:val="000000" w:themeColor="text1"/>
          <w14:textFill>
            <w14:solidFill>
              <w14:schemeClr w14:val="tx1"/>
            </w14:solidFill>
          </w14:textFill>
        </w:rPr>
        <w:t>（3）评标办法；</w:t>
      </w:r>
    </w:p>
    <w:p>
      <w:pPr>
        <w:ind w:firstLine="410"/>
        <w:rPr>
          <w:color w:val="000000" w:themeColor="text1"/>
          <w14:textFill>
            <w14:solidFill>
              <w14:schemeClr w14:val="tx1"/>
            </w14:solidFill>
          </w14:textFill>
        </w:rPr>
      </w:pPr>
      <w:r>
        <w:rPr>
          <w:rFonts w:hint="eastAsia"/>
          <w:color w:val="000000" w:themeColor="text1"/>
          <w14:textFill>
            <w14:solidFill>
              <w14:schemeClr w14:val="tx1"/>
            </w14:solidFill>
          </w14:textFill>
        </w:rPr>
        <w:t>（4）合同条款及格式；</w:t>
      </w:r>
    </w:p>
    <w:p>
      <w:pPr>
        <w:ind w:firstLine="41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 xml:space="preserve">（5）发包人要求； </w:t>
      </w:r>
    </w:p>
    <w:p>
      <w:pPr>
        <w:ind w:firstLine="41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 xml:space="preserve">（6）发包人提供的资料； </w:t>
      </w:r>
    </w:p>
    <w:p>
      <w:pPr>
        <w:ind w:firstLine="41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（7）投标文件格式；</w:t>
      </w:r>
    </w:p>
    <w:p>
      <w:pPr>
        <w:ind w:firstLine="41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（8）投标人须知前附表规定的其他材料。</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根据本章第1.10款、第2.2款和第2.3款对招标文件所作的澄清、修改，构成招标文件的组成部分。</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当招标文件、招标文件的澄清或修改等在同一内容的表述上不一致时，以最后发出的文件为准。</w:t>
      </w:r>
    </w:p>
    <w:p>
      <w:pPr>
        <w:spacing w:before="240" w:after="240" w:line="240" w:lineRule="auto"/>
        <w:outlineLvl w:val="2"/>
        <w:rPr>
          <w:rFonts w:eastAsia="黑体"/>
          <w:color w:val="000000" w:themeColor="text1"/>
          <w:lang w:val="zh-CN"/>
          <w14:textFill>
            <w14:solidFill>
              <w14:schemeClr w14:val="tx1"/>
            </w14:solidFill>
          </w14:textFill>
        </w:rPr>
      </w:pPr>
      <w:bookmarkStart w:id="160" w:name="_Toc144974512"/>
      <w:bookmarkStart w:id="161" w:name="_Toc179632562"/>
      <w:bookmarkStart w:id="162" w:name="_Toc152045544"/>
      <w:bookmarkStart w:id="163" w:name="_Toc152042320"/>
      <w:r>
        <w:rPr>
          <w:rFonts w:hint="eastAsia" w:eastAsia="黑体"/>
          <w:color w:val="000000" w:themeColor="text1"/>
          <w:lang w:val="zh-CN"/>
          <w14:textFill>
            <w14:solidFill>
              <w14:schemeClr w14:val="tx1"/>
            </w14:solidFill>
          </w14:textFill>
        </w:rPr>
        <w:t>2.2 招标文件的澄清</w:t>
      </w:r>
      <w:bookmarkEnd w:id="160"/>
      <w:bookmarkEnd w:id="161"/>
      <w:bookmarkEnd w:id="162"/>
      <w:bookmarkEnd w:id="163"/>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2.2.1 </w:t>
      </w:r>
      <w:r>
        <w:rPr>
          <w:rFonts w:hint="eastAsia"/>
          <w:bCs/>
          <w:color w:val="000000" w:themeColor="text1"/>
          <w14:textFill>
            <w14:solidFill>
              <w14:schemeClr w14:val="tx1"/>
            </w14:solidFill>
          </w14:textFill>
        </w:rPr>
        <w:t>投标人应仔细阅读和检查招标文件的全部内容。如有疑问，应按照投标人须知前附表规定的时间和形式向招标人发出对招标文件进行澄清的要求。</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2.2.2 招标人对招标文件进行澄清的，以投标人须知前附表规定的形式向所有获取招标文件的投标人发出澄清文件，澄清文件一经发出则视为送达所有获取招标文件的投标人。因投标人未及时查阅上述澄清文件而导致的后果由投标人自行承担。</w:t>
      </w:r>
    </w:p>
    <w:p>
      <w:pPr>
        <w:ind w:firstLine="480"/>
        <w:rPr>
          <w:bCs/>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2.2.3 </w:t>
      </w:r>
      <w:r>
        <w:rPr>
          <w:rFonts w:hint="eastAsia"/>
          <w:bCs/>
          <w:color w:val="000000" w:themeColor="text1"/>
          <w14:textFill>
            <w14:solidFill>
              <w14:schemeClr w14:val="tx1"/>
            </w14:solidFill>
          </w14:textFill>
        </w:rPr>
        <w:t>澄清文件发出的时间距投标截止时间不足15日的，并且澄清内容可能影响投标文件编制的，招标人将相应顺延投标截止时间。</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2.2.4 </w:t>
      </w:r>
      <w:r>
        <w:rPr>
          <w:rFonts w:hint="eastAsia"/>
          <w:bCs/>
          <w:color w:val="000000" w:themeColor="text1"/>
          <w14:textFill>
            <w14:solidFill>
              <w14:schemeClr w14:val="tx1"/>
            </w14:solidFill>
          </w14:textFill>
        </w:rPr>
        <w:t>除非招标人认为确有必要答复，否则，招标人有权拒绝回复投标人在本章第2.2.1项规定的时间后提出的任何澄清要求。</w:t>
      </w:r>
    </w:p>
    <w:p>
      <w:pPr>
        <w:spacing w:before="240" w:after="240" w:line="240" w:lineRule="auto"/>
        <w:outlineLvl w:val="2"/>
        <w:rPr>
          <w:rFonts w:eastAsia="黑体"/>
          <w:color w:val="000000" w:themeColor="text1"/>
          <w:lang w:val="zh-CN"/>
          <w14:textFill>
            <w14:solidFill>
              <w14:schemeClr w14:val="tx1"/>
            </w14:solidFill>
          </w14:textFill>
        </w:rPr>
      </w:pPr>
      <w:bookmarkStart w:id="164" w:name="_Toc144974513"/>
      <w:bookmarkStart w:id="165" w:name="_Toc152042321"/>
      <w:bookmarkStart w:id="166" w:name="_Toc152045545"/>
      <w:bookmarkStart w:id="167" w:name="_Toc179632563"/>
      <w:r>
        <w:rPr>
          <w:rFonts w:hint="eastAsia" w:eastAsia="黑体"/>
          <w:color w:val="000000" w:themeColor="text1"/>
          <w:lang w:val="zh-CN"/>
          <w14:textFill>
            <w14:solidFill>
              <w14:schemeClr w14:val="tx1"/>
            </w14:solidFill>
          </w14:textFill>
        </w:rPr>
        <w:t>2.3 招标文件的修改</w:t>
      </w:r>
      <w:bookmarkEnd w:id="164"/>
      <w:bookmarkEnd w:id="165"/>
      <w:bookmarkEnd w:id="166"/>
      <w:bookmarkEnd w:id="167"/>
    </w:p>
    <w:p>
      <w:pPr>
        <w:ind w:firstLine="480"/>
        <w:rPr>
          <w:bCs/>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2.3.1 </w:t>
      </w:r>
      <w:r>
        <w:rPr>
          <w:rFonts w:hint="eastAsia"/>
          <w:bCs/>
          <w:color w:val="000000" w:themeColor="text1"/>
          <w14:textFill>
            <w14:solidFill>
              <w14:schemeClr w14:val="tx1"/>
            </w14:solidFill>
          </w14:textFill>
        </w:rPr>
        <w:t>招标人对招标文件进行修改的，以投标人须知前附表规定的形式向所有获取招标文件的投标人发出修改文件，修改文件一经发出则视为送达所有获取招标文件的投标人。因投标人未及时查阅上述修改文件而导致的后果由投标人自行承担。</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2.3.2 修改文件发出的时间距投标截止时间不足15日的，并且修改内容可能影响投标文件编制的，招标人将相应顺延投标截止时间。</w:t>
      </w:r>
    </w:p>
    <w:p>
      <w:pPr>
        <w:spacing w:before="240" w:after="240" w:line="240" w:lineRule="auto"/>
        <w:outlineLvl w:val="2"/>
        <w:rPr>
          <w:rFonts w:eastAsia="黑体"/>
          <w:color w:val="000000" w:themeColor="text1"/>
          <w:lang w:val="zh-CN"/>
          <w14:textFill>
            <w14:solidFill>
              <w14:schemeClr w14:val="tx1"/>
            </w14:solidFill>
          </w14:textFill>
        </w:rPr>
      </w:pPr>
      <w:r>
        <w:rPr>
          <w:rFonts w:hint="eastAsia" w:eastAsia="黑体"/>
          <w:color w:val="000000" w:themeColor="text1"/>
          <w:lang w:val="zh-CN"/>
          <w14:textFill>
            <w14:solidFill>
              <w14:schemeClr w14:val="tx1"/>
            </w14:solidFill>
          </w14:textFill>
        </w:rPr>
        <w:t>2.4 招标文件的异议</w:t>
      </w:r>
    </w:p>
    <w:p>
      <w:pPr>
        <w:ind w:firstLine="480"/>
        <w:rPr>
          <w:bCs/>
          <w:color w:val="000000" w:themeColor="text1"/>
          <w14:textFill>
            <w14:solidFill>
              <w14:schemeClr w14:val="tx1"/>
            </w14:solidFill>
          </w14:textFill>
        </w:rPr>
      </w:pPr>
      <w:bookmarkStart w:id="168" w:name="_Toc152042322"/>
      <w:bookmarkStart w:id="169" w:name="_Toc144974514"/>
      <w:bookmarkStart w:id="170" w:name="_Toc179632564"/>
      <w:bookmarkStart w:id="171" w:name="_Toc152045546"/>
      <w:r>
        <w:rPr>
          <w:rFonts w:hint="eastAsia"/>
          <w:bCs/>
          <w:color w:val="000000" w:themeColor="text1"/>
          <w14:textFill>
            <w14:solidFill>
              <w14:schemeClr w14:val="tx1"/>
            </w14:solidFill>
          </w14:textFill>
        </w:rPr>
        <w:t>投标人或者其他利害关系人对招标文件有异议的，应在投标截止时间10日前通过电子交易系统在线提出或以其他书面形式提出。招标人将在收到异议之日起3日内作出答复；作出答复前，将暂停招标投标活动。</w:t>
      </w:r>
    </w:p>
    <w:p>
      <w:pPr>
        <w:pStyle w:val="193"/>
        <w:spacing w:before="240" w:after="240"/>
        <w:rPr>
          <w:rFonts w:ascii="Times New Roman" w:hAnsi="Times New Roman"/>
          <w:b w:val="0"/>
          <w:bCs w:val="0"/>
          <w:color w:val="000000" w:themeColor="text1"/>
          <w14:textFill>
            <w14:solidFill>
              <w14:schemeClr w14:val="tx1"/>
            </w14:solidFill>
          </w14:textFill>
        </w:rPr>
      </w:pPr>
      <w:bookmarkStart w:id="172" w:name="_Toc2923"/>
      <w:r>
        <w:rPr>
          <w:rFonts w:hint="eastAsia" w:ascii="Times New Roman" w:hAnsi="Times New Roman"/>
          <w:b w:val="0"/>
          <w:bCs w:val="0"/>
          <w:color w:val="000000" w:themeColor="text1"/>
          <w14:textFill>
            <w14:solidFill>
              <w14:schemeClr w14:val="tx1"/>
            </w14:solidFill>
          </w14:textFill>
        </w:rPr>
        <w:t>3. 投标文件</w:t>
      </w:r>
      <w:bookmarkEnd w:id="168"/>
      <w:bookmarkEnd w:id="169"/>
      <w:bookmarkEnd w:id="170"/>
      <w:bookmarkEnd w:id="171"/>
      <w:bookmarkEnd w:id="172"/>
    </w:p>
    <w:p>
      <w:pPr>
        <w:spacing w:before="240" w:after="240" w:line="240" w:lineRule="auto"/>
        <w:outlineLvl w:val="2"/>
        <w:rPr>
          <w:rFonts w:eastAsia="黑体"/>
          <w:color w:val="000000" w:themeColor="text1"/>
          <w:lang w:val="zh-CN"/>
          <w14:textFill>
            <w14:solidFill>
              <w14:schemeClr w14:val="tx1"/>
            </w14:solidFill>
          </w14:textFill>
        </w:rPr>
      </w:pPr>
      <w:bookmarkStart w:id="173" w:name="_Toc144974515"/>
      <w:bookmarkStart w:id="174" w:name="_Toc179632565"/>
      <w:bookmarkStart w:id="175" w:name="_Toc152042323"/>
      <w:bookmarkStart w:id="176" w:name="_Toc152045547"/>
      <w:r>
        <w:rPr>
          <w:rFonts w:hint="eastAsia" w:eastAsia="黑体"/>
          <w:color w:val="000000" w:themeColor="text1"/>
          <w:lang w:val="zh-CN"/>
          <w14:textFill>
            <w14:solidFill>
              <w14:schemeClr w14:val="tx1"/>
            </w14:solidFill>
          </w14:textFill>
        </w:rPr>
        <w:t>3.1 投标文件的组成</w:t>
      </w:r>
      <w:bookmarkEnd w:id="173"/>
      <w:bookmarkEnd w:id="174"/>
      <w:bookmarkEnd w:id="175"/>
      <w:bookmarkEnd w:id="176"/>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3.1.1 投标文件应包括下列内容：</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（1）商务文件；</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（2）技术文件；</w:t>
      </w:r>
    </w:p>
    <w:p>
      <w:pPr>
        <w:ind w:firstLine="41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（3）报价文件。</w:t>
      </w:r>
    </w:p>
    <w:p>
      <w:pPr>
        <w:ind w:firstLine="410"/>
        <w:rPr>
          <w:color w:val="000000" w:themeColor="text1"/>
          <w14:textFill>
            <w14:solidFill>
              <w14:schemeClr w14:val="tx1"/>
            </w14:solidFill>
          </w14:textFill>
        </w:rPr>
      </w:pPr>
      <w:r>
        <w:rPr>
          <w:rFonts w:hint="eastAsia"/>
          <w:color w:val="000000" w:themeColor="text1"/>
          <w14:textFill>
            <w14:solidFill>
              <w14:schemeClr w14:val="tx1"/>
            </w14:solidFill>
          </w14:textFill>
        </w:rPr>
        <w:t>3.1.2 投标人在评标过程中作出的符合法律法规和招标文件规定的澄清、说明和确认，构成投标文件的组成部分。</w:t>
      </w:r>
    </w:p>
    <w:p>
      <w:pPr>
        <w:spacing w:before="240" w:after="240" w:line="240" w:lineRule="auto"/>
        <w:outlineLvl w:val="2"/>
        <w:rPr>
          <w:rFonts w:eastAsia="黑体"/>
          <w:color w:val="000000" w:themeColor="text1"/>
          <w:lang w:val="zh-CN"/>
          <w14:textFill>
            <w14:solidFill>
              <w14:schemeClr w14:val="tx1"/>
            </w14:solidFill>
          </w14:textFill>
        </w:rPr>
      </w:pPr>
      <w:bookmarkStart w:id="177" w:name="_Toc152045548"/>
      <w:bookmarkStart w:id="178" w:name="_Toc152042324"/>
      <w:bookmarkStart w:id="179" w:name="_Toc179632566"/>
      <w:bookmarkStart w:id="180" w:name="_Toc144974516"/>
      <w:r>
        <w:rPr>
          <w:rFonts w:hint="eastAsia" w:eastAsia="黑体"/>
          <w:color w:val="000000" w:themeColor="text1"/>
          <w:lang w:val="zh-CN"/>
          <w14:textFill>
            <w14:solidFill>
              <w14:schemeClr w14:val="tx1"/>
            </w14:solidFill>
          </w14:textFill>
        </w:rPr>
        <w:t>3.2 投标报价</w:t>
      </w:r>
      <w:bookmarkEnd w:id="177"/>
      <w:bookmarkEnd w:id="178"/>
      <w:bookmarkEnd w:id="179"/>
      <w:bookmarkEnd w:id="180"/>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3.2.1 投标报价应包括国家规定的增值税税金，除投标人须知前附表另有规定外，增值税税金按照一般计税方法计算。投标人应按照第七章“投标文件格式”的要求在报价文件投标函中进行报价并填写价格清单相应表格。</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3.2.2 投标人应充分了解本项目的总体情况以及影响投标报价的其他要素。</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3.2.3 投标人在投标截止时间前修改报价文件投标函中的投标总报价，应同时修改投标文件“价格清单”中的相应报价。此修改须符合本章第4.3款的有关要求。</w:t>
      </w:r>
    </w:p>
    <w:p>
      <w:pPr>
        <w:ind w:firstLine="426"/>
        <w:jc w:val="left"/>
        <w:rPr>
          <w:bCs/>
          <w:color w:val="000000" w:themeColor="text1"/>
          <w14:textFill>
            <w14:solidFill>
              <w14:schemeClr w14:val="tx1"/>
            </w14:solidFill>
          </w14:textFill>
        </w:rPr>
      </w:pPr>
      <w:r>
        <w:rPr>
          <w:rFonts w:hint="eastAsia"/>
          <w:bCs/>
          <w:color w:val="000000" w:themeColor="text1"/>
          <w14:textFill>
            <w14:solidFill>
              <w14:schemeClr w14:val="tx1"/>
            </w14:solidFill>
          </w14:textFill>
        </w:rPr>
        <w:t>3.2.4 招标人设有最高投标限价的，投标人的投标报价不得超过最高投标限价，最高投标限价在投标人须知前附表中载明。</w:t>
      </w:r>
    </w:p>
    <w:p>
      <w:pPr>
        <w:ind w:firstLine="480"/>
        <w:rPr>
          <w:bCs/>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3.2.5 </w:t>
      </w:r>
      <w:r>
        <w:rPr>
          <w:rFonts w:hint="eastAsia"/>
          <w:bCs/>
          <w:color w:val="000000" w:themeColor="text1"/>
          <w14:textFill>
            <w14:solidFill>
              <w14:schemeClr w14:val="tx1"/>
            </w14:solidFill>
          </w14:textFill>
        </w:rPr>
        <w:t>投标报价的其他要求见投标人须知前附表。</w:t>
      </w:r>
    </w:p>
    <w:p>
      <w:pPr>
        <w:spacing w:before="240" w:after="240" w:line="240" w:lineRule="auto"/>
        <w:outlineLvl w:val="2"/>
        <w:rPr>
          <w:rFonts w:eastAsia="黑体"/>
          <w:color w:val="000000" w:themeColor="text1"/>
          <w:lang w:val="zh-CN"/>
          <w14:textFill>
            <w14:solidFill>
              <w14:schemeClr w14:val="tx1"/>
            </w14:solidFill>
          </w14:textFill>
        </w:rPr>
      </w:pPr>
      <w:bookmarkStart w:id="181" w:name="_Toc179632567"/>
      <w:bookmarkStart w:id="182" w:name="_Toc152042325"/>
      <w:bookmarkStart w:id="183" w:name="_Toc144974517"/>
      <w:bookmarkStart w:id="184" w:name="_Toc152045549"/>
      <w:r>
        <w:rPr>
          <w:rFonts w:hint="eastAsia" w:eastAsia="黑体"/>
          <w:color w:val="000000" w:themeColor="text1"/>
          <w:lang w:val="zh-CN"/>
          <w14:textFill>
            <w14:solidFill>
              <w14:schemeClr w14:val="tx1"/>
            </w14:solidFill>
          </w14:textFill>
        </w:rPr>
        <w:t>3.3 投标有效期</w:t>
      </w:r>
      <w:bookmarkEnd w:id="181"/>
      <w:bookmarkEnd w:id="182"/>
      <w:bookmarkEnd w:id="183"/>
      <w:bookmarkEnd w:id="184"/>
    </w:p>
    <w:p>
      <w:pPr>
        <w:ind w:firstLine="425"/>
        <w:jc w:val="left"/>
        <w:rPr>
          <w:color w:val="000000" w:themeColor="text1"/>
          <w14:textFill>
            <w14:solidFill>
              <w14:schemeClr w14:val="tx1"/>
            </w14:solidFill>
          </w14:textFill>
        </w:rPr>
      </w:pPr>
      <w:bookmarkStart w:id="185" w:name="_Toc144974518"/>
      <w:bookmarkStart w:id="186" w:name="_Toc179632568"/>
      <w:bookmarkStart w:id="187" w:name="_Toc152045550"/>
      <w:bookmarkStart w:id="188" w:name="_Toc152042326"/>
      <w:r>
        <w:rPr>
          <w:rFonts w:hint="eastAsia"/>
          <w:color w:val="000000" w:themeColor="text1"/>
          <w:shd w:val="clear" w:color="auto" w:fill="FFFFFF"/>
          <w14:textFill>
            <w14:solidFill>
              <w14:schemeClr w14:val="tx1"/>
            </w14:solidFill>
          </w14:textFill>
        </w:rPr>
        <w:t>3.3.1</w:t>
      </w:r>
      <w:r>
        <w:rPr>
          <w:rFonts w:hint="eastAsia"/>
          <w:color w:val="000000" w:themeColor="text1"/>
          <w14:textFill>
            <w14:solidFill>
              <w14:schemeClr w14:val="tx1"/>
            </w14:solidFill>
          </w14:textFill>
        </w:rPr>
        <w:t xml:space="preserve"> </w:t>
      </w:r>
      <w:r>
        <w:rPr>
          <w:rFonts w:hint="eastAsia"/>
          <w:bCs/>
          <w:color w:val="000000" w:themeColor="text1"/>
          <w14:textFill>
            <w14:solidFill>
              <w14:schemeClr w14:val="tx1"/>
            </w14:solidFill>
          </w14:textFill>
        </w:rPr>
        <w:t>除投标人须知前附表另有规定外，投标有效期为120日。</w:t>
      </w:r>
    </w:p>
    <w:p>
      <w:pPr>
        <w:ind w:firstLine="425"/>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3.3.2 </w:t>
      </w:r>
      <w:r>
        <w:rPr>
          <w:rFonts w:hint="eastAsia"/>
          <w:bCs/>
          <w:color w:val="000000" w:themeColor="text1"/>
          <w14:textFill>
            <w14:solidFill>
              <w14:schemeClr w14:val="tx1"/>
            </w14:solidFill>
          </w14:textFill>
        </w:rPr>
        <w:t>在投标有效期内，投标人撤销投标文件的，应承担招标文件和法律规定的责任。</w:t>
      </w:r>
    </w:p>
    <w:p>
      <w:pPr>
        <w:ind w:firstLine="425"/>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3.3.3 </w:t>
      </w:r>
      <w:r>
        <w:rPr>
          <w:rFonts w:hint="eastAsia"/>
          <w:bCs/>
          <w:color w:val="000000" w:themeColor="text1"/>
          <w14:textFill>
            <w14:solidFill>
              <w14:schemeClr w14:val="tx1"/>
            </w14:solidFill>
          </w14:textFill>
        </w:rPr>
        <w:t>出现特殊情况需要延长投标有效期的，招标人以书面形式通知所有投标人延长投标有效期。投标人应予以书面答复，同意延长的，应相应延长其投标保证金的有效期，但不得要求或被允许修改其投标文件；投标人拒绝延长的，其投标失效，但投标人有权收回其投标保证金及以现金或支票形式递交的投标保证金的银行同期活期存款利息。</w:t>
      </w:r>
    </w:p>
    <w:p>
      <w:pPr>
        <w:spacing w:before="240" w:after="240" w:line="240" w:lineRule="auto"/>
        <w:outlineLvl w:val="2"/>
        <w:rPr>
          <w:rFonts w:eastAsia="黑体"/>
          <w:color w:val="000000" w:themeColor="text1"/>
          <w:lang w:val="zh-CN"/>
          <w14:textFill>
            <w14:solidFill>
              <w14:schemeClr w14:val="tx1"/>
            </w14:solidFill>
          </w14:textFill>
        </w:rPr>
      </w:pPr>
      <w:r>
        <w:rPr>
          <w:rFonts w:hint="eastAsia" w:eastAsia="黑体"/>
          <w:color w:val="000000" w:themeColor="text1"/>
          <w:lang w:val="zh-CN"/>
          <w14:textFill>
            <w14:solidFill>
              <w14:schemeClr w14:val="tx1"/>
            </w14:solidFill>
          </w14:textFill>
        </w:rPr>
        <w:t>3.4 投标保证金</w:t>
      </w:r>
      <w:bookmarkEnd w:id="185"/>
      <w:bookmarkEnd w:id="186"/>
      <w:bookmarkEnd w:id="187"/>
      <w:bookmarkEnd w:id="188"/>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3.4.1 招标人在投标人须知前附表中要求投标人提交投标保证金的，投标人在递交投标文件的同时，应按照投标人须知前附表规定的金额、形式和第七章“投标文件格式”规定的投标保证金格式提交投标保证金，并作为其投标文件的组成部分。</w:t>
      </w:r>
    </w:p>
    <w:p>
      <w:pPr>
        <w:ind w:firstLine="480"/>
        <w:rPr>
          <w:color w:val="000000" w:themeColor="text1"/>
          <w14:textFill>
            <w14:solidFill>
              <w14:schemeClr w14:val="tx1"/>
            </w14:solidFill>
          </w14:textFill>
        </w:rPr>
      </w:pPr>
      <w:r>
        <w:rPr>
          <w:rFonts w:hint="eastAsia"/>
          <w:bCs/>
          <w:color w:val="000000" w:themeColor="text1"/>
          <w14:textFill>
            <w14:solidFill>
              <w14:schemeClr w14:val="tx1"/>
            </w14:solidFill>
          </w14:textFill>
        </w:rPr>
        <w:t>境内投标人以现金（银行转账、银行电汇）形式提交的投标保证金应当从其基本存款账户转出</w:t>
      </w:r>
      <w:r>
        <w:rPr>
          <w:rFonts w:hint="eastAsia"/>
          <w:color w:val="000000" w:themeColor="text1"/>
          <w14:textFill>
            <w14:solidFill>
              <w14:schemeClr w14:val="tx1"/>
            </w14:solidFill>
          </w14:textFill>
        </w:rPr>
        <w:t>。联合体投标的，其投标保证金</w:t>
      </w:r>
      <w:r>
        <w:rPr>
          <w:rFonts w:hint="eastAsia"/>
          <w:bCs/>
          <w:color w:val="000000" w:themeColor="text1"/>
          <w14:textFill>
            <w14:solidFill>
              <w14:schemeClr w14:val="tx1"/>
            </w14:solidFill>
          </w14:textFill>
        </w:rPr>
        <w:t>由</w:t>
      </w:r>
      <w:r>
        <w:rPr>
          <w:rFonts w:hint="eastAsia"/>
          <w:color w:val="000000" w:themeColor="text1"/>
          <w14:textFill>
            <w14:solidFill>
              <w14:schemeClr w14:val="tx1"/>
            </w14:solidFill>
          </w14:textFill>
        </w:rPr>
        <w:t>牵头人递交，并应符合投标人须知前附表的规定。</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无论采取何种形式的投标保证金，投标保证金有效期均应与投标有效期一致。招标人如果按照本章第3.3.3项的规定延长了投标有效期，则投标保证金的有效期也相应延长。</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3.4.2 投标人不按照本章第3.4.1项要求提交投标保证金的，评标委员会将否决其投标。</w:t>
      </w:r>
    </w:p>
    <w:p>
      <w:pPr>
        <w:ind w:firstLine="480"/>
        <w:rPr>
          <w:bCs/>
          <w:color w:val="000000" w:themeColor="text1"/>
          <w14:textFill>
            <w14:solidFill>
              <w14:schemeClr w14:val="tx1"/>
            </w14:solidFill>
          </w14:textFill>
        </w:rPr>
      </w:pPr>
      <w:r>
        <w:rPr>
          <w:rFonts w:hint="eastAsia"/>
          <w:color w:val="000000" w:themeColor="text1"/>
          <w14:textFill>
            <w14:solidFill>
              <w14:schemeClr w14:val="tx1"/>
            </w14:solidFill>
          </w14:textFill>
        </w:rPr>
        <w:t>3.4.3 除投标人须知前附表另有规定外，</w:t>
      </w:r>
      <w:r>
        <w:rPr>
          <w:rFonts w:hint="eastAsia"/>
          <w:bCs/>
          <w:color w:val="000000" w:themeColor="text1"/>
          <w14:textFill>
            <w14:solidFill>
              <w14:schemeClr w14:val="tx1"/>
            </w14:solidFill>
          </w14:textFill>
        </w:rPr>
        <w:t>招标人最迟将在中标通知书发出后5日内向中标候选人以外的其他投标人退还投标保证金，与中标人签订合同后5日内向中标人和其他中标候选人退还投标保证金。投标保证金以现金（银行转账、银行电汇）形式提交的，招标人应同时退还投标保证金的银行同期活期存款利息，且退还至投标人的基本存款账户。其他形式的投标保证金，在投标有效期届满时自动失效的，无需退还。</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3.4.4 有下列情形之一的，投标保证金将不予退还：</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（1）投标人在规定的投标有效期内撤销其投标文件；</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（2）中标人在收到中标通知书后，无正当理由不与招标人订立合同，或在签订合同时向招标人提出附加条件，或不按照招标文件要求提交履约保证金；</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（3）发生投标人须知前附表规定的其他不予退还投标保证金的情形。</w:t>
      </w:r>
    </w:p>
    <w:p>
      <w:pPr>
        <w:spacing w:before="240" w:after="240" w:line="240" w:lineRule="auto"/>
        <w:outlineLvl w:val="2"/>
        <w:rPr>
          <w:rFonts w:eastAsia="黑体"/>
          <w:color w:val="000000" w:themeColor="text1"/>
          <w:lang w:val="zh-CN"/>
          <w14:textFill>
            <w14:solidFill>
              <w14:schemeClr w14:val="tx1"/>
            </w14:solidFill>
          </w14:textFill>
        </w:rPr>
      </w:pPr>
      <w:bookmarkStart w:id="189" w:name="_Toc179632570"/>
      <w:bookmarkStart w:id="190" w:name="_Toc152045552"/>
      <w:bookmarkStart w:id="191" w:name="_Toc152042328"/>
      <w:bookmarkStart w:id="192" w:name="_Toc144974520"/>
      <w:r>
        <w:rPr>
          <w:rFonts w:hint="eastAsia" w:eastAsia="黑体"/>
          <w:color w:val="000000" w:themeColor="text1"/>
          <w:lang w:val="zh-CN"/>
          <w14:textFill>
            <w14:solidFill>
              <w14:schemeClr w14:val="tx1"/>
            </w14:solidFill>
          </w14:textFill>
        </w:rPr>
        <w:t>3.5 资格审查资料</w:t>
      </w:r>
      <w:bookmarkEnd w:id="189"/>
      <w:bookmarkEnd w:id="190"/>
      <w:bookmarkEnd w:id="191"/>
      <w:bookmarkEnd w:id="192"/>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3.5.1 投标人应按照投标人须知前附表附录要求提供资格审查资料，内容及格式见第七章“投标文件格式”要求。</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3.5.2 投标人须知前附表规定接受联合体投标的，资格审查资料应包括联合体各方相关情况。</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 xml:space="preserve">3.5.3 </w:t>
      </w:r>
      <w:r>
        <w:rPr>
          <w:rFonts w:hint="eastAsia"/>
          <w:color w:val="000000" w:themeColor="text1"/>
          <w14:textFill>
            <w14:solidFill>
              <w14:schemeClr w14:val="tx1"/>
            </w14:solidFill>
          </w14:textFill>
        </w:rPr>
        <w:t>招标人有权核查投标人在投标文件中提供的材料，若在评标期间发现投标人提供了虚假材料，其投标将被否决；若在签订合同前发现中标候选人、中标</w:t>
      </w:r>
      <w:r>
        <w:rPr>
          <w:color w:val="000000" w:themeColor="text1"/>
          <w14:textFill>
            <w14:solidFill>
              <w14:schemeClr w14:val="tx1"/>
            </w14:solidFill>
          </w14:textFill>
        </w:rPr>
        <w:t>人</w:t>
      </w:r>
      <w:r>
        <w:rPr>
          <w:rFonts w:hint="eastAsia"/>
          <w:color w:val="000000" w:themeColor="text1"/>
          <w14:textFill>
            <w14:solidFill>
              <w14:schemeClr w14:val="tx1"/>
            </w14:solidFill>
          </w14:textFill>
        </w:rPr>
        <w:t>提供了虚假材料，招标人有权取消其中标</w:t>
      </w:r>
      <w:r>
        <w:rPr>
          <w:color w:val="000000" w:themeColor="text1"/>
          <w14:textFill>
            <w14:solidFill>
              <w14:schemeClr w14:val="tx1"/>
            </w14:solidFill>
          </w14:textFill>
        </w:rPr>
        <w:t>候选</w:t>
      </w:r>
      <w:r>
        <w:rPr>
          <w:rFonts w:hint="eastAsia"/>
          <w:color w:val="000000" w:themeColor="text1"/>
          <w14:textFill>
            <w14:solidFill>
              <w14:schemeClr w14:val="tx1"/>
            </w14:solidFill>
          </w14:textFill>
        </w:rPr>
        <w:t>资格</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中标资格。同时招标人将报公共资源交易监督管理部门。</w:t>
      </w:r>
    </w:p>
    <w:p>
      <w:pPr>
        <w:spacing w:before="240" w:after="240" w:line="240" w:lineRule="auto"/>
        <w:outlineLvl w:val="2"/>
        <w:rPr>
          <w:rFonts w:eastAsia="黑体"/>
          <w:color w:val="000000" w:themeColor="text1"/>
          <w:lang w:val="zh-CN"/>
          <w14:textFill>
            <w14:solidFill>
              <w14:schemeClr w14:val="tx1"/>
            </w14:solidFill>
          </w14:textFill>
        </w:rPr>
      </w:pPr>
      <w:bookmarkStart w:id="193" w:name="_Toc152045553"/>
      <w:bookmarkStart w:id="194" w:name="_Toc144974521"/>
      <w:bookmarkStart w:id="195" w:name="_Toc152042329"/>
      <w:bookmarkStart w:id="196" w:name="_Toc179632571"/>
      <w:r>
        <w:rPr>
          <w:rFonts w:hint="eastAsia" w:eastAsia="黑体"/>
          <w:color w:val="000000" w:themeColor="text1"/>
          <w:lang w:val="zh-CN"/>
          <w14:textFill>
            <w14:solidFill>
              <w14:schemeClr w14:val="tx1"/>
            </w14:solidFill>
          </w14:textFill>
        </w:rPr>
        <w:t>3.6 备选投标方案</w:t>
      </w:r>
      <w:bookmarkEnd w:id="193"/>
      <w:bookmarkEnd w:id="194"/>
      <w:bookmarkEnd w:id="195"/>
      <w:bookmarkEnd w:id="196"/>
    </w:p>
    <w:p>
      <w:pPr>
        <w:ind w:firstLine="480"/>
        <w:rPr>
          <w:bCs/>
          <w:color w:val="000000" w:themeColor="text1"/>
          <w14:textFill>
            <w14:solidFill>
              <w14:schemeClr w14:val="tx1"/>
            </w14:solidFill>
          </w14:textFill>
        </w:rPr>
      </w:pPr>
      <w:bookmarkStart w:id="197" w:name="_Toc179632572"/>
      <w:bookmarkStart w:id="198" w:name="_Toc144974522"/>
      <w:bookmarkStart w:id="199" w:name="_Toc152042330"/>
      <w:bookmarkStart w:id="200" w:name="_Toc152045554"/>
      <w:r>
        <w:rPr>
          <w:rFonts w:hint="eastAsia"/>
          <w:bCs/>
          <w:color w:val="000000" w:themeColor="text1"/>
          <w14:textFill>
            <w14:solidFill>
              <w14:schemeClr w14:val="tx1"/>
            </w14:solidFill>
          </w14:textFill>
        </w:rPr>
        <w:t>3.6.1 除投标人须知前附表规定允许外，投标人不得递交备选投标方案，否则其投标将被否决。</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3.6.2 允许投标人递交备选投标方案的，只有中标人所递交的备选投标方案方可予以考虑。评标委员会认为中标人的备选投标方案优于其按照招标文件要求编制的投标方案的，招标人可以接受该备选投标方案。</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3.6.3 投标人提供两个或两个以上投标报价，或在投标文件中提供一个报价，但同时提供两个或两个以上承包人建议书及实施计划的，视为提供备选方案。</w:t>
      </w:r>
    </w:p>
    <w:p>
      <w:pPr>
        <w:spacing w:before="240" w:after="240" w:line="240" w:lineRule="auto"/>
        <w:outlineLvl w:val="2"/>
        <w:rPr>
          <w:rFonts w:eastAsia="黑体"/>
          <w:color w:val="000000" w:themeColor="text1"/>
          <w:lang w:val="zh-CN"/>
          <w14:textFill>
            <w14:solidFill>
              <w14:schemeClr w14:val="tx1"/>
            </w14:solidFill>
          </w14:textFill>
        </w:rPr>
      </w:pPr>
      <w:r>
        <w:rPr>
          <w:rFonts w:hint="eastAsia" w:eastAsia="黑体"/>
          <w:color w:val="000000" w:themeColor="text1"/>
          <w:lang w:val="zh-CN"/>
          <w14:textFill>
            <w14:solidFill>
              <w14:schemeClr w14:val="tx1"/>
            </w14:solidFill>
          </w14:textFill>
        </w:rPr>
        <w:t>3.7 投标文件的编制</w:t>
      </w:r>
      <w:bookmarkEnd w:id="197"/>
      <w:bookmarkEnd w:id="198"/>
      <w:bookmarkEnd w:id="199"/>
      <w:bookmarkEnd w:id="200"/>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3.7.1投标文件应按照第七章“投标文件格式”进行编写，如有必要，可以增加附页，作为投标文件的组成部分。投标函在满足招标文件实质性要求的基础上，可以提出比招标文件要求更有利于招标人的承诺。承包人建议书及实施计划编制的特殊要求见投标人须知前附表。</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3.7.2 </w:t>
      </w:r>
      <w:r>
        <w:rPr>
          <w:rFonts w:hint="eastAsia"/>
          <w:color w:val="000000" w:themeColor="text1"/>
          <w:shd w:val="clear" w:color="auto" w:fill="FFFFFF"/>
          <w14:textFill>
            <w14:solidFill>
              <w14:schemeClr w14:val="tx1"/>
            </w14:solidFill>
          </w14:textFill>
        </w:rPr>
        <w:t>投标文件应当对招标文件有关工期、投标有效期、质量标准、技术标准和要求、招标范围等实质性内容作出响应。</w:t>
      </w:r>
    </w:p>
    <w:p>
      <w:pPr>
        <w:ind w:firstLine="500"/>
        <w:rPr>
          <w:color w:val="000000" w:themeColor="text1"/>
          <w:shd w:val="clear" w:color="auto" w:fill="FFFFFF"/>
          <w14:textFill>
            <w14:solidFill>
              <w14:schemeClr w14:val="tx1"/>
            </w14:solidFill>
          </w14:textFill>
        </w:rPr>
      </w:pPr>
      <w:r>
        <w:rPr>
          <w:rFonts w:hint="eastAsia"/>
          <w:color w:val="000000" w:themeColor="text1"/>
          <w:shd w:val="clear" w:color="auto" w:fill="FFFFFF"/>
          <w14:textFill>
            <w14:solidFill>
              <w14:schemeClr w14:val="tx1"/>
            </w14:solidFill>
          </w14:textFill>
        </w:rPr>
        <w:t xml:space="preserve">3.7.3 投标文件的制作应满足以下规定： </w:t>
      </w:r>
    </w:p>
    <w:p>
      <w:pPr>
        <w:ind w:firstLine="500"/>
        <w:rPr>
          <w:color w:val="000000" w:themeColor="text1"/>
          <w:shd w:val="clear" w:color="auto" w:fill="FFFFFF"/>
          <w14:textFill>
            <w14:solidFill>
              <w14:schemeClr w14:val="tx1"/>
            </w14:solidFill>
          </w14:textFill>
        </w:rPr>
      </w:pPr>
      <w:r>
        <w:rPr>
          <w:rFonts w:hint="eastAsia"/>
          <w:color w:val="000000" w:themeColor="text1"/>
          <w:shd w:val="clear" w:color="auto" w:fill="FFFFFF"/>
          <w14:textFill>
            <w14:solidFill>
              <w14:schemeClr w14:val="tx1"/>
            </w14:solidFill>
          </w14:textFill>
        </w:rPr>
        <w:t>（1）投标文件由投标人使用电子交易系统提供的“投标文件制作工具”制作生成。“投标文件制作工具”可以通过电子交易系统下载。</w:t>
      </w:r>
    </w:p>
    <w:p>
      <w:pPr>
        <w:ind w:firstLine="50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在第七章“投标文件格式”中要求盖单位章和（或）签字处，投标人应加盖投标人单位电子印章和（或）法定代表人的个人电子印章/电子签名章。联合体投标的，除联合体协议书外，投标文件由联合体牵头人按照上述规定加盖联合体牵头人单位电子印章和（或）法定代表人的个人电子印章/电子签名章。</w:t>
      </w:r>
    </w:p>
    <w:p>
      <w:pPr>
        <w:ind w:firstLine="500"/>
        <w:rPr>
          <w:color w:val="000000" w:themeColor="text1"/>
          <w:shd w:val="clear" w:color="auto" w:fill="FFFFFF"/>
          <w14:textFill>
            <w14:solidFill>
              <w14:schemeClr w14:val="tx1"/>
            </w14:solidFill>
          </w14:textFill>
        </w:rPr>
      </w:pPr>
      <w:r>
        <w:rPr>
          <w:rFonts w:hint="eastAsia"/>
          <w:color w:val="000000" w:themeColor="text1"/>
          <w:shd w:val="clear" w:color="auto" w:fill="FFFFFF"/>
          <w14:textFill>
            <w14:solidFill>
              <w14:schemeClr w14:val="tx1"/>
            </w14:solidFill>
          </w14:textFill>
        </w:rPr>
        <w:t>（3）投标文件制作完成后，投标人应对投标文件进行文件加密，形成加密的投标文件。采用数字证书加密的，加密时投标文件的所有内容均只能使用同一把数字证书进行加密，否则引起的解密失败责任由投标人自行承担。</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（4）投标文件中的证明材料接受扫描件（包括电子证照等电子件）形式。</w:t>
      </w:r>
    </w:p>
    <w:p>
      <w:pPr>
        <w:ind w:firstLine="480"/>
        <w:rPr>
          <w:color w:val="000000" w:themeColor="text1"/>
          <w:szCs w:val="20"/>
          <w14:textFill>
            <w14:solidFill>
              <w14:schemeClr w14:val="tx1"/>
            </w14:solidFill>
          </w14:textFill>
        </w:rPr>
      </w:pPr>
      <w:r>
        <w:rPr>
          <w:rFonts w:hint="eastAsia"/>
          <w:color w:val="000000" w:themeColor="text1"/>
          <w:szCs w:val="20"/>
          <w14:textFill>
            <w14:solidFill>
              <w14:schemeClr w14:val="tx1"/>
            </w14:solidFill>
          </w14:textFill>
        </w:rPr>
        <w:t>（</w:t>
      </w:r>
      <w:r>
        <w:rPr>
          <w:color w:val="000000" w:themeColor="text1"/>
          <w:szCs w:val="20"/>
          <w14:textFill>
            <w14:solidFill>
              <w14:schemeClr w14:val="tx1"/>
            </w14:solidFill>
          </w14:textFill>
        </w:rPr>
        <w:t>5</w:t>
      </w:r>
      <w:r>
        <w:rPr>
          <w:rFonts w:hint="eastAsia"/>
          <w:color w:val="000000" w:themeColor="text1"/>
          <w:szCs w:val="20"/>
          <w14:textFill>
            <w14:solidFill>
              <w14:schemeClr w14:val="tx1"/>
            </w14:solidFill>
          </w14:textFill>
        </w:rPr>
        <w:t>）投标文件制作的具体方法见“投标文件制作工具”中的帮助文档。</w:t>
      </w:r>
    </w:p>
    <w:p>
      <w:pPr>
        <w:ind w:firstLine="480"/>
        <w:rPr>
          <w:color w:val="000000" w:themeColor="text1"/>
          <w14:textFill>
            <w14:solidFill>
              <w14:schemeClr w14:val="tx1"/>
            </w14:solidFill>
          </w14:textFill>
        </w:rPr>
      </w:pPr>
      <w:bookmarkStart w:id="201" w:name="_Toc152045555"/>
      <w:bookmarkStart w:id="202" w:name="_Toc144974523"/>
      <w:bookmarkStart w:id="203" w:name="_Toc152042331"/>
      <w:bookmarkStart w:id="204" w:name="_Toc179632573"/>
      <w:r>
        <w:rPr>
          <w:rFonts w:hint="eastAsia"/>
          <w:color w:val="000000" w:themeColor="text1"/>
          <w14:textFill>
            <w14:solidFill>
              <w14:schemeClr w14:val="tx1"/>
            </w14:solidFill>
          </w14:textFill>
        </w:rPr>
        <w:t>3.7.4 “投标文件制作工具”生成加密投标文件时，同时生成非加密投标文件，作为加密投标文件无法解密、导入时的补救措施。非加密投标文件递交要求见投标人须知前附表。</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3.7.5 因投标人自身原因而导致投标文件（指解密后的投标文件或启用补救措施下的非加密投标文件）无法导入电子交易系统电子开标、评标系统，该投标视为无效投标，投标人自行承担由此导致的全部责任。</w:t>
      </w:r>
    </w:p>
    <w:p>
      <w:pPr>
        <w:pStyle w:val="193"/>
        <w:spacing w:before="240" w:after="240"/>
        <w:rPr>
          <w:rFonts w:ascii="Times New Roman" w:hAnsi="Times New Roman"/>
          <w:b w:val="0"/>
          <w:bCs w:val="0"/>
          <w:color w:val="000000" w:themeColor="text1"/>
          <w14:textFill>
            <w14:solidFill>
              <w14:schemeClr w14:val="tx1"/>
            </w14:solidFill>
          </w14:textFill>
        </w:rPr>
      </w:pPr>
      <w:bookmarkStart w:id="205" w:name="_Toc8166"/>
      <w:r>
        <w:rPr>
          <w:rFonts w:hint="eastAsia" w:ascii="Times New Roman" w:hAnsi="Times New Roman"/>
          <w:b w:val="0"/>
          <w:bCs w:val="0"/>
          <w:color w:val="000000" w:themeColor="text1"/>
          <w14:textFill>
            <w14:solidFill>
              <w14:schemeClr w14:val="tx1"/>
            </w14:solidFill>
          </w14:textFill>
        </w:rPr>
        <w:t>4. 投标</w:t>
      </w:r>
      <w:bookmarkEnd w:id="201"/>
      <w:bookmarkEnd w:id="202"/>
      <w:bookmarkEnd w:id="203"/>
      <w:bookmarkEnd w:id="204"/>
      <w:bookmarkEnd w:id="205"/>
    </w:p>
    <w:p>
      <w:pPr>
        <w:spacing w:before="240" w:after="240" w:line="240" w:lineRule="auto"/>
        <w:outlineLvl w:val="2"/>
        <w:rPr>
          <w:rFonts w:eastAsia="黑体"/>
          <w:color w:val="000000" w:themeColor="text1"/>
          <w:lang w:val="zh-CN"/>
          <w14:textFill>
            <w14:solidFill>
              <w14:schemeClr w14:val="tx1"/>
            </w14:solidFill>
          </w14:textFill>
        </w:rPr>
      </w:pPr>
      <w:bookmarkStart w:id="206" w:name="_Toc152042332"/>
      <w:bookmarkStart w:id="207" w:name="_Toc179632574"/>
      <w:bookmarkStart w:id="208" w:name="_Toc152045556"/>
      <w:bookmarkStart w:id="209" w:name="_Toc144974524"/>
      <w:r>
        <w:rPr>
          <w:rFonts w:hint="eastAsia" w:eastAsia="黑体"/>
          <w:color w:val="000000" w:themeColor="text1"/>
          <w:lang w:val="zh-CN"/>
          <w14:textFill>
            <w14:solidFill>
              <w14:schemeClr w14:val="tx1"/>
            </w14:solidFill>
          </w14:textFill>
        </w:rPr>
        <w:t>4.1 投标文件的加密（密封）和标记</w:t>
      </w:r>
      <w:bookmarkEnd w:id="206"/>
      <w:bookmarkEnd w:id="207"/>
      <w:bookmarkEnd w:id="208"/>
      <w:bookmarkEnd w:id="209"/>
    </w:p>
    <w:p>
      <w:pPr>
        <w:ind w:firstLine="480"/>
        <w:rPr>
          <w:bCs/>
          <w:color w:val="000000" w:themeColor="text1"/>
          <w14:textFill>
            <w14:solidFill>
              <w14:schemeClr w14:val="tx1"/>
            </w14:solidFill>
          </w14:textFill>
        </w:rPr>
      </w:pPr>
      <w:bookmarkStart w:id="210" w:name="_Toc152042333"/>
      <w:bookmarkStart w:id="211" w:name="_Toc152045557"/>
      <w:bookmarkStart w:id="212" w:name="_Toc179632575"/>
      <w:bookmarkStart w:id="213" w:name="_Toc144974525"/>
      <w:r>
        <w:rPr>
          <w:rFonts w:hint="eastAsia"/>
          <w:bCs/>
          <w:color w:val="000000" w:themeColor="text1"/>
          <w14:textFill>
            <w14:solidFill>
              <w14:schemeClr w14:val="tx1"/>
            </w14:solidFill>
          </w14:textFill>
        </w:rPr>
        <w:t>4.1.1 投标文件应按照本章第3.7.3项要求制作并加密，未按照要求加密的投标文件将被拒绝接收。</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4.1.2 非加密投标文件密封和标记要求见投标人须知前附表。非加密投标文件应在封口处加盖投标人单位章或由投标人的法定代表人或其授权的代理人签字，未按照规定封装或加写标记，招标人将不承担投标文件未被开启或提前开启的责任。</w:t>
      </w:r>
    </w:p>
    <w:p>
      <w:pPr>
        <w:spacing w:before="240" w:after="240" w:line="240" w:lineRule="auto"/>
        <w:outlineLvl w:val="2"/>
        <w:rPr>
          <w:rFonts w:eastAsia="黑体"/>
          <w:color w:val="000000" w:themeColor="text1"/>
          <w:lang w:val="zh-CN"/>
          <w14:textFill>
            <w14:solidFill>
              <w14:schemeClr w14:val="tx1"/>
            </w14:solidFill>
          </w14:textFill>
        </w:rPr>
      </w:pPr>
      <w:r>
        <w:rPr>
          <w:rFonts w:hint="eastAsia" w:eastAsia="黑体"/>
          <w:color w:val="000000" w:themeColor="text1"/>
          <w:lang w:val="zh-CN"/>
          <w14:textFill>
            <w14:solidFill>
              <w14:schemeClr w14:val="tx1"/>
            </w14:solidFill>
          </w14:textFill>
        </w:rPr>
        <w:t>4.2 投标文件的递交</w:t>
      </w:r>
      <w:bookmarkEnd w:id="210"/>
      <w:bookmarkEnd w:id="211"/>
      <w:bookmarkEnd w:id="212"/>
      <w:bookmarkEnd w:id="213"/>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4.2.1 </w:t>
      </w:r>
      <w:r>
        <w:rPr>
          <w:rFonts w:hint="eastAsia"/>
          <w:color w:val="000000" w:themeColor="text1"/>
          <w:lang w:bidi="en-US"/>
          <w14:textFill>
            <w14:solidFill>
              <w14:schemeClr w14:val="tx1"/>
            </w14:solidFill>
          </w14:textFill>
        </w:rPr>
        <w:t>投标人应当在第一章“投标邀请书”规定的投标截止时间前，将加密投标文件在电子交易系统上传</w:t>
      </w:r>
      <w:r>
        <w:rPr>
          <w:rFonts w:hint="eastAsia"/>
          <w:color w:val="000000" w:themeColor="text1"/>
          <w14:textFill>
            <w14:solidFill>
              <w14:schemeClr w14:val="tx1"/>
            </w14:solidFill>
          </w14:textFill>
        </w:rPr>
        <w:t>。</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4.2.2 投标人递交非加密投标文件的地点：见投标人须知前附表。招标人收到非加密投标文件后由投标人代表登记或向投标人出具签收凭证。</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4.2.3 除投标人须知前附表另有规定外，投标人所递交的投标文件不予退还。</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4.2.4 投标人应当在投标截止时间前完成投标文件的传输递交（以接收到电子签收凭证为准），并可以补充、修改或者撤回投标文件。投标截止时间前未完成投标文件传输的，视为撤回投标文件。未按照规定加密或投标截止时间后送达的投标文件，电子交易系统应当拒收。</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4.2.5 如投标人须知前附表允许递交非加密投标文件，投标人逾期送达的或者未送达指定地点的非加密投标文件，招标人不予接收，但不影响其已按照招标文件要求从电子交易系统递交的加密投标文件的有效性。未从电子交易系统递交加密投标文件的，投标人递交的非加密投标文件将被视为无效。</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4.2.6 投标人在本章第5.2款规定的解密开始规定时间（以电子交易系统解密倒计时为准）内完成投标文件的解密工作，未能成功解密的投标人，如投标人须知前附表允许使用非加密投标文件作为备份，并且投标人在投标截止时间之前到达开标现场并递交非加密投标文件，则可导入非加密投标文件继续开标。若电子交易系统识别出非加密投标文件和加密投标文件识别码不一致，电子交易系统将拒绝导入。</w:t>
      </w:r>
    </w:p>
    <w:p>
      <w:pPr>
        <w:spacing w:before="240" w:after="240" w:line="240" w:lineRule="auto"/>
        <w:outlineLvl w:val="2"/>
        <w:rPr>
          <w:rFonts w:eastAsia="黑体"/>
          <w:color w:val="000000" w:themeColor="text1"/>
          <w:lang w:val="zh-CN"/>
          <w14:textFill>
            <w14:solidFill>
              <w14:schemeClr w14:val="tx1"/>
            </w14:solidFill>
          </w14:textFill>
        </w:rPr>
      </w:pPr>
      <w:bookmarkStart w:id="214" w:name="_Toc152045558"/>
      <w:bookmarkStart w:id="215" w:name="_Toc179632576"/>
      <w:bookmarkStart w:id="216" w:name="_Toc144974526"/>
      <w:bookmarkStart w:id="217" w:name="_Toc152042334"/>
      <w:r>
        <w:rPr>
          <w:rFonts w:hint="eastAsia" w:eastAsia="黑体"/>
          <w:color w:val="000000" w:themeColor="text1"/>
          <w:lang w:val="zh-CN"/>
          <w14:textFill>
            <w14:solidFill>
              <w14:schemeClr w14:val="tx1"/>
            </w14:solidFill>
          </w14:textFill>
        </w:rPr>
        <w:t>4.3 投标文件的修改与撤回</w:t>
      </w:r>
      <w:bookmarkEnd w:id="214"/>
      <w:bookmarkEnd w:id="215"/>
      <w:bookmarkEnd w:id="216"/>
      <w:bookmarkEnd w:id="217"/>
    </w:p>
    <w:p>
      <w:pPr>
        <w:ind w:firstLine="480"/>
        <w:rPr>
          <w:bCs/>
          <w:color w:val="000000" w:themeColor="text1"/>
          <w14:textFill>
            <w14:solidFill>
              <w14:schemeClr w14:val="tx1"/>
            </w14:solidFill>
          </w14:textFill>
        </w:rPr>
      </w:pPr>
      <w:bookmarkStart w:id="218" w:name="_Toc152045559"/>
      <w:bookmarkStart w:id="219" w:name="_Toc179632577"/>
      <w:bookmarkStart w:id="220" w:name="_Toc144974527"/>
      <w:bookmarkStart w:id="221" w:name="_Toc152042335"/>
      <w:r>
        <w:rPr>
          <w:rFonts w:hint="eastAsia"/>
          <w:bCs/>
          <w:color w:val="000000" w:themeColor="text1"/>
          <w14:textFill>
            <w14:solidFill>
              <w14:schemeClr w14:val="tx1"/>
            </w14:solidFill>
          </w14:textFill>
        </w:rPr>
        <w:t>4.3.1 在第一章“投标邀请书”规定的投标截止时间前，投标人可以修改或撤回已递交的投标文件。投标人对加密投标文件进行撤回的，应在电子交易系统直接进行撤回操作；投标人对加密投标文件进行修改的，应在投标截止时间前完成上传</w:t>
      </w:r>
      <w:r>
        <w:rPr>
          <w:rFonts w:hint="eastAsia"/>
          <w:color w:val="000000" w:themeColor="text1"/>
          <w14:textFill>
            <w14:solidFill>
              <w14:schemeClr w14:val="tx1"/>
            </w14:solidFill>
          </w14:textFill>
        </w:rPr>
        <w:t>。</w:t>
      </w:r>
      <w:r>
        <w:rPr>
          <w:rFonts w:hint="eastAsia"/>
          <w:bCs/>
          <w:color w:val="000000" w:themeColor="text1"/>
          <w14:textFill>
            <w14:solidFill>
              <w14:schemeClr w14:val="tx1"/>
            </w14:solidFill>
          </w14:textFill>
        </w:rPr>
        <w:t>投标人修改投标文件的，应使用“投标文件制作工具”制作成完整的投标文件，并按照本章第 3 条、第 4 条规定进行编制、加密和递交。</w:t>
      </w:r>
    </w:p>
    <w:p>
      <w:pPr>
        <w:ind w:firstLine="480"/>
        <w:rPr>
          <w:color w:val="000000" w:themeColor="text1"/>
          <w14:textFill>
            <w14:solidFill>
              <w14:schemeClr w14:val="tx1"/>
            </w14:solidFill>
          </w14:textFill>
        </w:rPr>
      </w:pPr>
      <w:r>
        <w:rPr>
          <w:rFonts w:hint="eastAsia"/>
          <w:bCs/>
          <w:color w:val="000000" w:themeColor="text1"/>
          <w14:textFill>
            <w14:solidFill>
              <w14:schemeClr w14:val="tx1"/>
            </w14:solidFill>
          </w14:textFill>
        </w:rPr>
        <w:t>4.3.2 投标人修改或撤回已递交的非加密投标文件的，应当以书面形式通知招标人，书面通知应由法定代表人（或代理人）签字或盖单位章。招标人收到书面通知后，向投标人出具签收凭证。</w:t>
      </w:r>
    </w:p>
    <w:p>
      <w:pPr>
        <w:pStyle w:val="193"/>
        <w:spacing w:before="240" w:after="240"/>
        <w:rPr>
          <w:rFonts w:ascii="Times New Roman" w:hAnsi="Times New Roman"/>
          <w:b w:val="0"/>
          <w:bCs w:val="0"/>
          <w:color w:val="000000" w:themeColor="text1"/>
          <w14:textFill>
            <w14:solidFill>
              <w14:schemeClr w14:val="tx1"/>
            </w14:solidFill>
          </w14:textFill>
        </w:rPr>
      </w:pPr>
      <w:bookmarkStart w:id="222" w:name="_Toc20987"/>
      <w:r>
        <w:rPr>
          <w:rFonts w:hint="eastAsia" w:ascii="Times New Roman" w:hAnsi="Times New Roman"/>
          <w:b w:val="0"/>
          <w:bCs w:val="0"/>
          <w:color w:val="000000" w:themeColor="text1"/>
          <w14:textFill>
            <w14:solidFill>
              <w14:schemeClr w14:val="tx1"/>
            </w14:solidFill>
          </w14:textFill>
        </w:rPr>
        <w:t>5. 开标</w:t>
      </w:r>
      <w:bookmarkEnd w:id="218"/>
      <w:bookmarkEnd w:id="219"/>
      <w:bookmarkEnd w:id="220"/>
      <w:bookmarkEnd w:id="221"/>
      <w:bookmarkEnd w:id="222"/>
    </w:p>
    <w:p>
      <w:pPr>
        <w:spacing w:before="240" w:after="240" w:line="240" w:lineRule="auto"/>
        <w:outlineLvl w:val="2"/>
        <w:rPr>
          <w:rFonts w:eastAsia="黑体"/>
          <w:color w:val="000000" w:themeColor="text1"/>
          <w:lang w:val="zh-CN"/>
          <w14:textFill>
            <w14:solidFill>
              <w14:schemeClr w14:val="tx1"/>
            </w14:solidFill>
          </w14:textFill>
        </w:rPr>
      </w:pPr>
      <w:bookmarkStart w:id="223" w:name="_Toc152042336"/>
      <w:bookmarkStart w:id="224" w:name="_Toc152045560"/>
      <w:bookmarkStart w:id="225" w:name="_Toc144974528"/>
      <w:bookmarkStart w:id="226" w:name="_Toc179632578"/>
      <w:r>
        <w:rPr>
          <w:rFonts w:hint="eastAsia" w:eastAsia="黑体"/>
          <w:color w:val="000000" w:themeColor="text1"/>
          <w:lang w:val="zh-CN"/>
          <w14:textFill>
            <w14:solidFill>
              <w14:schemeClr w14:val="tx1"/>
            </w14:solidFill>
          </w14:textFill>
        </w:rPr>
        <w:t>5.1 开标时间和地点</w:t>
      </w:r>
      <w:bookmarkEnd w:id="223"/>
      <w:bookmarkEnd w:id="224"/>
      <w:bookmarkEnd w:id="225"/>
      <w:bookmarkEnd w:id="226"/>
    </w:p>
    <w:p>
      <w:pPr>
        <w:ind w:firstLine="480"/>
        <w:rPr>
          <w:color w:val="000000" w:themeColor="text1"/>
          <w14:textFill>
            <w14:solidFill>
              <w14:schemeClr w14:val="tx1"/>
            </w14:solidFill>
          </w14:textFill>
        </w:rPr>
      </w:pPr>
      <w:bookmarkStart w:id="227" w:name="_Toc152042337"/>
      <w:bookmarkStart w:id="228" w:name="_Toc144974529"/>
      <w:bookmarkStart w:id="229" w:name="_Toc179632579"/>
      <w:bookmarkStart w:id="230" w:name="_Toc152045561"/>
      <w:r>
        <w:rPr>
          <w:rFonts w:hint="eastAsia"/>
          <w:bCs/>
          <w:color w:val="000000" w:themeColor="text1"/>
          <w14:textFill>
            <w14:solidFill>
              <w14:schemeClr w14:val="tx1"/>
            </w14:solidFill>
          </w14:textFill>
        </w:rPr>
        <w:t>招标人在投标人须知前附表规定的开标时间和地点通过电子交易系统开标，所有投标人的法定代表人或其委托代理人应当准时参加。</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投标人若未派法定代表人或其委托代理人出席开标活动，视为该投标人默认开标结果。</w:t>
      </w:r>
    </w:p>
    <w:p>
      <w:pPr>
        <w:spacing w:before="240" w:after="240" w:line="240" w:lineRule="auto"/>
        <w:outlineLvl w:val="2"/>
        <w:rPr>
          <w:rFonts w:eastAsia="黑体"/>
          <w:color w:val="000000" w:themeColor="text1"/>
          <w:lang w:val="zh-CN"/>
          <w14:textFill>
            <w14:solidFill>
              <w14:schemeClr w14:val="tx1"/>
            </w14:solidFill>
          </w14:textFill>
        </w:rPr>
      </w:pPr>
      <w:r>
        <w:rPr>
          <w:rFonts w:hint="eastAsia" w:eastAsia="黑体"/>
          <w:color w:val="000000" w:themeColor="text1"/>
          <w:lang w:val="zh-CN"/>
          <w14:textFill>
            <w14:solidFill>
              <w14:schemeClr w14:val="tx1"/>
            </w14:solidFill>
          </w14:textFill>
        </w:rPr>
        <w:t>5.2 开标程序</w:t>
      </w:r>
      <w:bookmarkEnd w:id="227"/>
      <w:bookmarkEnd w:id="228"/>
      <w:bookmarkEnd w:id="229"/>
      <w:bookmarkEnd w:id="230"/>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除投标人须知前附表另有规定外，主持人按照下列程序进行开标：</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（1）公布在投标截止时间前通过电子交易系统完成投标文件递交的投标人名称；</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（2）由投标人推选的代表检查非加密投标文件的密封情况（如有）；</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（3）投标人在投标截止时间后在投标人须知前附表规定的解密时间内完成投标文件的解密工作；</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（4）招标人完成解密工作，导入并读取所有成功解密的投标文件，或招标人成功导入现场递交的非加密投标文件；</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（5）公布投标人名称、标段名称、质量标准、工期及其他内容；商务、技术文件评审完成后，根据第三章“评标办法”的规定再公布所有投标人的投标报价；</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（6）开标结束。</w:t>
      </w:r>
    </w:p>
    <w:p>
      <w:pPr>
        <w:spacing w:before="240" w:after="240" w:line="240" w:lineRule="auto"/>
        <w:outlineLvl w:val="2"/>
        <w:rPr>
          <w:rFonts w:eastAsia="黑体"/>
          <w:color w:val="000000" w:themeColor="text1"/>
          <w:lang w:val="zh-CN"/>
          <w14:textFill>
            <w14:solidFill>
              <w14:schemeClr w14:val="tx1"/>
            </w14:solidFill>
          </w14:textFill>
        </w:rPr>
      </w:pPr>
      <w:r>
        <w:rPr>
          <w:rFonts w:hint="eastAsia" w:eastAsia="黑体"/>
          <w:color w:val="000000" w:themeColor="text1"/>
          <w:lang w:val="zh-CN"/>
          <w14:textFill>
            <w14:solidFill>
              <w14:schemeClr w14:val="tx1"/>
            </w14:solidFill>
          </w14:textFill>
        </w:rPr>
        <w:t>5.3 开标异议</w:t>
      </w:r>
    </w:p>
    <w:p>
      <w:pPr>
        <w:ind w:firstLine="480"/>
        <w:rPr>
          <w:bCs/>
          <w:color w:val="000000" w:themeColor="text1"/>
          <w14:textFill>
            <w14:solidFill>
              <w14:schemeClr w14:val="tx1"/>
            </w14:solidFill>
          </w14:textFill>
        </w:rPr>
      </w:pPr>
      <w:bookmarkStart w:id="231" w:name="_Toc179632580"/>
      <w:bookmarkStart w:id="232" w:name="_Toc152042338"/>
      <w:bookmarkStart w:id="233" w:name="_Toc144974530"/>
      <w:bookmarkStart w:id="234" w:name="_Toc152045562"/>
      <w:r>
        <w:rPr>
          <w:rFonts w:hint="eastAsia"/>
          <w:bCs/>
          <w:color w:val="000000" w:themeColor="text1"/>
          <w14:textFill>
            <w14:solidFill>
              <w14:schemeClr w14:val="tx1"/>
            </w14:solidFill>
          </w14:textFill>
        </w:rPr>
        <w:t>投标人对开标有异议的，应当在开标过程中提出；招标人当场对异议作出答复，并记入开标记录。异议与答复应通过电子交易系统进行。</w:t>
      </w:r>
    </w:p>
    <w:p>
      <w:pPr>
        <w:pStyle w:val="193"/>
        <w:spacing w:before="240" w:after="240"/>
        <w:rPr>
          <w:rFonts w:ascii="Times New Roman" w:hAnsi="Times New Roman"/>
          <w:b w:val="0"/>
          <w:bCs w:val="0"/>
          <w:color w:val="000000" w:themeColor="text1"/>
          <w14:textFill>
            <w14:solidFill>
              <w14:schemeClr w14:val="tx1"/>
            </w14:solidFill>
          </w14:textFill>
        </w:rPr>
      </w:pPr>
      <w:bookmarkStart w:id="235" w:name="_Toc29404"/>
      <w:r>
        <w:rPr>
          <w:rFonts w:hint="eastAsia" w:ascii="Times New Roman" w:hAnsi="Times New Roman"/>
          <w:b w:val="0"/>
          <w:bCs w:val="0"/>
          <w:color w:val="000000" w:themeColor="text1"/>
          <w14:textFill>
            <w14:solidFill>
              <w14:schemeClr w14:val="tx1"/>
            </w14:solidFill>
          </w14:textFill>
        </w:rPr>
        <w:t>6. 评标</w:t>
      </w:r>
      <w:bookmarkEnd w:id="231"/>
      <w:bookmarkEnd w:id="232"/>
      <w:bookmarkEnd w:id="233"/>
      <w:bookmarkEnd w:id="234"/>
      <w:bookmarkEnd w:id="235"/>
    </w:p>
    <w:p>
      <w:pPr>
        <w:spacing w:before="240" w:after="240" w:line="240" w:lineRule="auto"/>
        <w:outlineLvl w:val="2"/>
        <w:rPr>
          <w:rFonts w:eastAsia="黑体"/>
          <w:color w:val="000000" w:themeColor="text1"/>
          <w:lang w:val="zh-CN"/>
          <w14:textFill>
            <w14:solidFill>
              <w14:schemeClr w14:val="tx1"/>
            </w14:solidFill>
          </w14:textFill>
        </w:rPr>
      </w:pPr>
      <w:bookmarkStart w:id="236" w:name="_Toc144974531"/>
      <w:bookmarkStart w:id="237" w:name="_Toc179632581"/>
      <w:bookmarkStart w:id="238" w:name="_Toc152042339"/>
      <w:bookmarkStart w:id="239" w:name="_Toc152045563"/>
      <w:r>
        <w:rPr>
          <w:rFonts w:hint="eastAsia" w:eastAsia="黑体"/>
          <w:color w:val="000000" w:themeColor="text1"/>
          <w:lang w:val="zh-CN"/>
          <w14:textFill>
            <w14:solidFill>
              <w14:schemeClr w14:val="tx1"/>
            </w14:solidFill>
          </w14:textFill>
        </w:rPr>
        <w:t>6.1 评标委员会</w:t>
      </w:r>
      <w:bookmarkEnd w:id="236"/>
      <w:bookmarkEnd w:id="237"/>
      <w:bookmarkEnd w:id="238"/>
      <w:bookmarkEnd w:id="239"/>
    </w:p>
    <w:p>
      <w:pPr>
        <w:ind w:firstLine="480"/>
        <w:rPr>
          <w:color w:val="000000" w:themeColor="text1"/>
          <w14:textFill>
            <w14:solidFill>
              <w14:schemeClr w14:val="tx1"/>
            </w14:solidFill>
          </w14:textFill>
        </w:rPr>
      </w:pPr>
      <w:bookmarkStart w:id="240" w:name="_Toc152042340"/>
      <w:bookmarkStart w:id="241" w:name="_Toc144974532"/>
      <w:bookmarkStart w:id="242" w:name="_Toc179632582"/>
      <w:bookmarkStart w:id="243" w:name="_Toc152045564"/>
      <w:r>
        <w:rPr>
          <w:rFonts w:hint="eastAsia"/>
          <w:color w:val="000000" w:themeColor="text1"/>
          <w14:textFill>
            <w14:solidFill>
              <w14:schemeClr w14:val="tx1"/>
            </w14:solidFill>
          </w14:textFill>
        </w:rPr>
        <w:t>6.1.1 评标由招标人依法组建的评标委员会负责。评标委员会由招标人的代表，以及有关技术、经济等方面的专家组成。</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6.1.2 评标委员会成员有下列情形之一的，应当主动提出回避：</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w:t>
      </w:r>
      <w:r>
        <w:rPr>
          <w:rFonts w:hint="eastAsia"/>
          <w:bCs/>
          <w:color w:val="000000" w:themeColor="text1"/>
          <w14:textFill>
            <w14:solidFill>
              <w14:schemeClr w14:val="tx1"/>
            </w14:solidFill>
          </w14:textFill>
        </w:rPr>
        <w:t>投标人</w:t>
      </w:r>
      <w:r>
        <w:rPr>
          <w:rFonts w:hint="eastAsia"/>
          <w:color w:val="000000" w:themeColor="text1"/>
          <w14:textFill>
            <w14:solidFill>
              <w14:schemeClr w14:val="tx1"/>
            </w14:solidFill>
          </w14:textFill>
        </w:rPr>
        <w:t>或投标人的主要负责人的近亲属；</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（2）项目主管部门或者行政监督部门的人员；</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（3）与投标人有经济利益关系，可能影响对投标公正评审的；</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（4）曾因在招标、评标以及其他与招标投标有关活动中从事违法行为而受过行政处罚或刑事处罚的；</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（5）与投标人有其他利害关系。</w:t>
      </w:r>
    </w:p>
    <w:p>
      <w:pPr>
        <w:ind w:firstLine="480"/>
        <w:rPr>
          <w:bCs/>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6.1.3 </w:t>
      </w:r>
      <w:r>
        <w:rPr>
          <w:rFonts w:hint="eastAsia"/>
          <w:bCs/>
          <w:color w:val="000000" w:themeColor="text1"/>
          <w14:textFill>
            <w14:solidFill>
              <w14:schemeClr w14:val="tx1"/>
            </w14:solidFill>
          </w14:textFill>
        </w:rPr>
        <w:t>评标过程中，评标委员会成员有回避事由、擅离职守或因健康等原因不能继续评标的，招标人有权更换。被更换的评标委员会成员作出的评审结论无效，由更换后的评标委员会成员重新进行评审。</w:t>
      </w:r>
    </w:p>
    <w:p>
      <w:pPr>
        <w:spacing w:before="240" w:after="240" w:line="240" w:lineRule="auto"/>
        <w:outlineLvl w:val="2"/>
        <w:rPr>
          <w:rFonts w:eastAsia="黑体"/>
          <w:color w:val="000000" w:themeColor="text1"/>
          <w:lang w:val="zh-CN"/>
          <w14:textFill>
            <w14:solidFill>
              <w14:schemeClr w14:val="tx1"/>
            </w14:solidFill>
          </w14:textFill>
        </w:rPr>
      </w:pPr>
      <w:r>
        <w:rPr>
          <w:rFonts w:hint="eastAsia" w:eastAsia="黑体"/>
          <w:color w:val="000000" w:themeColor="text1"/>
          <w:lang w:val="zh-CN"/>
          <w14:textFill>
            <w14:solidFill>
              <w14:schemeClr w14:val="tx1"/>
            </w14:solidFill>
          </w14:textFill>
        </w:rPr>
        <w:t>6.2 评标原则</w:t>
      </w:r>
      <w:bookmarkEnd w:id="240"/>
      <w:bookmarkEnd w:id="241"/>
      <w:bookmarkEnd w:id="242"/>
      <w:bookmarkEnd w:id="243"/>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评标活动遵循公平、公正、科学和择优的原则。</w:t>
      </w:r>
    </w:p>
    <w:p>
      <w:pPr>
        <w:spacing w:before="240" w:after="240" w:line="240" w:lineRule="auto"/>
        <w:outlineLvl w:val="2"/>
        <w:rPr>
          <w:rFonts w:eastAsia="黑体"/>
          <w:color w:val="000000" w:themeColor="text1"/>
          <w:lang w:val="zh-CN"/>
          <w14:textFill>
            <w14:solidFill>
              <w14:schemeClr w14:val="tx1"/>
            </w14:solidFill>
          </w14:textFill>
        </w:rPr>
      </w:pPr>
      <w:bookmarkStart w:id="244" w:name="_Toc152042341"/>
      <w:bookmarkStart w:id="245" w:name="_Toc152045565"/>
      <w:bookmarkStart w:id="246" w:name="_Toc179632583"/>
      <w:bookmarkStart w:id="247" w:name="_Toc144974533"/>
      <w:r>
        <w:rPr>
          <w:rFonts w:hint="eastAsia" w:eastAsia="黑体"/>
          <w:color w:val="000000" w:themeColor="text1"/>
          <w:lang w:val="zh-CN"/>
          <w14:textFill>
            <w14:solidFill>
              <w14:schemeClr w14:val="tx1"/>
            </w14:solidFill>
          </w14:textFill>
        </w:rPr>
        <w:t>6.3 评标</w:t>
      </w:r>
      <w:bookmarkEnd w:id="244"/>
      <w:bookmarkEnd w:id="245"/>
      <w:bookmarkEnd w:id="246"/>
      <w:bookmarkEnd w:id="247"/>
    </w:p>
    <w:p>
      <w:pPr>
        <w:ind w:firstLine="480"/>
        <w:rPr>
          <w:color w:val="000000" w:themeColor="text1"/>
          <w14:textFill>
            <w14:solidFill>
              <w14:schemeClr w14:val="tx1"/>
            </w14:solidFill>
          </w14:textFill>
        </w:rPr>
      </w:pPr>
      <w:bookmarkStart w:id="248" w:name="_Toc152042342"/>
      <w:bookmarkStart w:id="249" w:name="_Toc179632584"/>
      <w:bookmarkStart w:id="250" w:name="_Toc144974534"/>
      <w:bookmarkStart w:id="251" w:name="_Toc152045566"/>
      <w:r>
        <w:rPr>
          <w:rFonts w:hint="eastAsia"/>
          <w:color w:val="000000" w:themeColor="text1"/>
          <w14:textFill>
            <w14:solidFill>
              <w14:schemeClr w14:val="tx1"/>
            </w14:solidFill>
          </w14:textFill>
        </w:rPr>
        <w:t>6.3.1 评标委员会按照第三章“评标办法”规定的方法、评审因素、标准和程序对投标文件进行评审。第三章“评标办法”没有规定的方法、评审因素和标准，不作为评标依据。</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6.3.2 评标完成后，评标委员会应向招标人提交书面评标报告和中标候选人名单。评标委员会推荐中标候选人的数量见投标人须知前附表。</w:t>
      </w:r>
      <w:bookmarkEnd w:id="248"/>
      <w:bookmarkEnd w:id="249"/>
      <w:bookmarkEnd w:id="250"/>
      <w:bookmarkEnd w:id="251"/>
    </w:p>
    <w:p>
      <w:pPr>
        <w:spacing w:before="240" w:after="240" w:line="240" w:lineRule="auto"/>
        <w:outlineLvl w:val="2"/>
        <w:rPr>
          <w:rFonts w:eastAsia="黑体"/>
          <w:color w:val="000000" w:themeColor="text1"/>
          <w:lang w:val="zh-CN"/>
          <w14:textFill>
            <w14:solidFill>
              <w14:schemeClr w14:val="tx1"/>
            </w14:solidFill>
          </w14:textFill>
        </w:rPr>
      </w:pPr>
      <w:bookmarkStart w:id="252" w:name="_Toc152045567"/>
      <w:bookmarkStart w:id="253" w:name="_Toc179632585"/>
      <w:bookmarkStart w:id="254" w:name="_Toc144974535"/>
      <w:bookmarkStart w:id="255" w:name="_Toc152042343"/>
      <w:r>
        <w:rPr>
          <w:rFonts w:hint="eastAsia" w:eastAsia="黑体"/>
          <w:color w:val="000000" w:themeColor="text1"/>
          <w:lang w:val="zh-CN"/>
          <w14:textFill>
            <w14:solidFill>
              <w14:schemeClr w14:val="tx1"/>
            </w14:solidFill>
          </w14:textFill>
        </w:rPr>
        <w:t>6.4 中标候选人公示</w:t>
      </w:r>
    </w:p>
    <w:p>
      <w:pPr>
        <w:ind w:firstLine="484"/>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招标人在收到评标报告之日起3日内，按照投标人须知前附表规定的公示媒介和期限依法公示中标候选人，公示期不得少于3日。其他要求见投标人须知前附表。</w:t>
      </w:r>
    </w:p>
    <w:p>
      <w:pPr>
        <w:spacing w:before="240" w:after="240" w:line="240" w:lineRule="auto"/>
        <w:outlineLvl w:val="2"/>
        <w:rPr>
          <w:rFonts w:eastAsia="黑体"/>
          <w:color w:val="000000" w:themeColor="text1"/>
          <w:lang w:val="zh-CN"/>
          <w14:textFill>
            <w14:solidFill>
              <w14:schemeClr w14:val="tx1"/>
            </w14:solidFill>
          </w14:textFill>
        </w:rPr>
      </w:pPr>
      <w:r>
        <w:rPr>
          <w:rFonts w:hint="eastAsia" w:eastAsia="黑体"/>
          <w:color w:val="000000" w:themeColor="text1"/>
          <w:lang w:val="zh-CN"/>
          <w14:textFill>
            <w14:solidFill>
              <w14:schemeClr w14:val="tx1"/>
            </w14:solidFill>
          </w14:textFill>
        </w:rPr>
        <w:t>6.5 评标结果异议</w:t>
      </w:r>
    </w:p>
    <w:p>
      <w:pPr>
        <w:ind w:firstLine="480"/>
        <w:rPr>
          <w:color w:val="000000" w:themeColor="text1"/>
          <w14:textFill>
            <w14:solidFill>
              <w14:schemeClr w14:val="tx1"/>
            </w14:solidFill>
          </w14:textFill>
        </w:rPr>
      </w:pPr>
      <w:r>
        <w:rPr>
          <w:rFonts w:hint="eastAsia"/>
          <w:bCs/>
          <w:color w:val="000000" w:themeColor="text1"/>
          <w14:textFill>
            <w14:solidFill>
              <w14:schemeClr w14:val="tx1"/>
            </w14:solidFill>
          </w14:textFill>
        </w:rPr>
        <w:t>投标人或者其他利害关系人对评标结果有异议的，应在中标候选人公示期间通过电子交易系统在线提出或以其他书面形式提出。招标人将在收到异议之日起3日内作出答复；作出答复前，将暂停招标投标活动。</w:t>
      </w:r>
    </w:p>
    <w:p>
      <w:pPr>
        <w:spacing w:before="240" w:after="240" w:line="240" w:lineRule="auto"/>
        <w:outlineLvl w:val="2"/>
        <w:rPr>
          <w:rFonts w:eastAsia="黑体"/>
          <w:color w:val="000000" w:themeColor="text1"/>
          <w:lang w:val="zh-CN"/>
          <w14:textFill>
            <w14:solidFill>
              <w14:schemeClr w14:val="tx1"/>
            </w14:solidFill>
          </w14:textFill>
        </w:rPr>
      </w:pPr>
      <w:r>
        <w:rPr>
          <w:rFonts w:hint="eastAsia" w:eastAsia="黑体"/>
          <w:color w:val="000000" w:themeColor="text1"/>
          <w:lang w:val="zh-CN"/>
          <w14:textFill>
            <w14:solidFill>
              <w14:schemeClr w14:val="tx1"/>
            </w14:solidFill>
          </w14:textFill>
        </w:rPr>
        <w:t>6.6 中标候选人履约能力审查</w:t>
      </w:r>
    </w:p>
    <w:p>
      <w:pPr>
        <w:ind w:firstLine="484"/>
        <w:rPr>
          <w:bCs/>
          <w:color w:val="000000" w:themeColor="text1"/>
          <w14:textFill>
            <w14:solidFill>
              <w14:schemeClr w14:val="tx1"/>
            </w14:solidFill>
          </w14:textFill>
        </w:rPr>
      </w:pPr>
      <w:r>
        <w:rPr>
          <w:rFonts w:hint="eastAsia"/>
          <w:bCs/>
          <w:color w:val="000000" w:themeColor="text1"/>
          <w14:textFill>
            <w14:solidFill>
              <w14:schemeClr w14:val="tx1"/>
            </w14:solidFill>
          </w14:textFill>
        </w:rPr>
        <w:t>中标候选人的经营、财务状况发生较大变化或存在违法行为，招标人认为可能影响其履约能力的，将在发出中标通知书前提请原评标委员会按照招标文件规定的标准和方法进行审查确认。</w:t>
      </w:r>
    </w:p>
    <w:p>
      <w:pPr>
        <w:pStyle w:val="193"/>
        <w:spacing w:before="240" w:after="240"/>
        <w:rPr>
          <w:rFonts w:ascii="Times New Roman" w:hAnsi="Times New Roman"/>
          <w:b w:val="0"/>
          <w:bCs w:val="0"/>
          <w:color w:val="000000" w:themeColor="text1"/>
          <w14:textFill>
            <w14:solidFill>
              <w14:schemeClr w14:val="tx1"/>
            </w14:solidFill>
          </w14:textFill>
        </w:rPr>
      </w:pPr>
      <w:bookmarkStart w:id="256" w:name="_Toc6606"/>
      <w:bookmarkStart w:id="257" w:name="_Toc11416"/>
      <w:r>
        <w:rPr>
          <w:rFonts w:hint="eastAsia" w:ascii="Times New Roman" w:hAnsi="Times New Roman"/>
          <w:b w:val="0"/>
          <w:bCs w:val="0"/>
          <w:color w:val="000000" w:themeColor="text1"/>
          <w14:textFill>
            <w14:solidFill>
              <w14:schemeClr w14:val="tx1"/>
            </w14:solidFill>
          </w14:textFill>
        </w:rPr>
        <w:t>7. 定标</w:t>
      </w:r>
      <w:bookmarkEnd w:id="252"/>
      <w:bookmarkEnd w:id="253"/>
      <w:bookmarkEnd w:id="254"/>
      <w:bookmarkEnd w:id="255"/>
      <w:bookmarkEnd w:id="256"/>
      <w:bookmarkEnd w:id="257"/>
    </w:p>
    <w:p>
      <w:pPr>
        <w:spacing w:before="240" w:after="240" w:line="240" w:lineRule="auto"/>
        <w:outlineLvl w:val="2"/>
        <w:rPr>
          <w:rFonts w:eastAsia="黑体"/>
          <w:color w:val="000000" w:themeColor="text1"/>
          <w:lang w:val="zh-CN"/>
          <w14:textFill>
            <w14:solidFill>
              <w14:schemeClr w14:val="tx1"/>
            </w14:solidFill>
          </w14:textFill>
        </w:rPr>
      </w:pPr>
      <w:r>
        <w:rPr>
          <w:rFonts w:hint="eastAsia" w:eastAsia="黑体"/>
          <w:color w:val="000000" w:themeColor="text1"/>
          <w:lang w:val="zh-CN"/>
          <w14:textFill>
            <w14:solidFill>
              <w14:schemeClr w14:val="tx1"/>
            </w14:solidFill>
          </w14:textFill>
        </w:rPr>
        <w:t>7.1 定标</w:t>
      </w:r>
    </w:p>
    <w:p>
      <w:pPr>
        <w:ind w:firstLine="480"/>
        <w:rPr>
          <w:color w:val="000000" w:themeColor="text1"/>
          <w14:textFill>
            <w14:solidFill>
              <w14:schemeClr w14:val="tx1"/>
            </w14:solidFill>
          </w14:textFill>
        </w:rPr>
      </w:pPr>
      <w:r>
        <w:rPr>
          <w:rFonts w:hint="eastAsia"/>
          <w:bCs/>
          <w:color w:val="000000" w:themeColor="text1"/>
          <w14:textFill>
            <w14:solidFill>
              <w14:schemeClr w14:val="tx1"/>
            </w14:solidFill>
          </w14:textFill>
        </w:rPr>
        <w:t>按照投标人须知前附表的规定，招标人或招标人授权的评标委员会依法确定中标人。排名第一的中标候选人放弃中标、因不可抗力不能履行合同、不按照招标文件要求提交履约保证金，或者被查实存在影响中标结果的违法行为等情形，不符合中标条件的，招标人可以按照评标委员会提出的中标候选人名单排序依次确定其他中标候选人为中标人，也可以重新招标。</w:t>
      </w:r>
    </w:p>
    <w:p>
      <w:pPr>
        <w:spacing w:before="240" w:after="240" w:line="240" w:lineRule="auto"/>
        <w:outlineLvl w:val="2"/>
        <w:rPr>
          <w:rFonts w:eastAsia="黑体"/>
          <w:color w:val="000000" w:themeColor="text1"/>
          <w:lang w:val="zh-CN"/>
          <w14:textFill>
            <w14:solidFill>
              <w14:schemeClr w14:val="tx1"/>
            </w14:solidFill>
          </w14:textFill>
        </w:rPr>
      </w:pPr>
      <w:r>
        <w:rPr>
          <w:rFonts w:hint="eastAsia" w:eastAsia="黑体"/>
          <w:color w:val="000000" w:themeColor="text1"/>
          <w:lang w:val="zh-CN"/>
          <w14:textFill>
            <w14:solidFill>
              <w14:schemeClr w14:val="tx1"/>
            </w14:solidFill>
          </w14:textFill>
        </w:rPr>
        <w:t>7.2 中标结果公示</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招标人在确定中标人之日起3日内，按照投标人须知前附表规定的公示媒介依法公示中标结果。</w:t>
      </w:r>
    </w:p>
    <w:p>
      <w:pPr>
        <w:spacing w:before="240" w:after="240" w:line="240" w:lineRule="auto"/>
        <w:outlineLvl w:val="2"/>
        <w:rPr>
          <w:rFonts w:eastAsia="黑体"/>
          <w:color w:val="000000" w:themeColor="text1"/>
          <w:lang w:val="zh-CN"/>
          <w14:textFill>
            <w14:solidFill>
              <w14:schemeClr w14:val="tx1"/>
            </w14:solidFill>
          </w14:textFill>
        </w:rPr>
      </w:pPr>
      <w:r>
        <w:rPr>
          <w:rFonts w:hint="eastAsia" w:eastAsia="黑体"/>
          <w:color w:val="000000" w:themeColor="text1"/>
          <w:lang w:val="zh-CN"/>
          <w14:textFill>
            <w14:solidFill>
              <w14:schemeClr w14:val="tx1"/>
            </w14:solidFill>
          </w14:textFill>
        </w:rPr>
        <w:t>7.3 中标通知</w:t>
      </w:r>
    </w:p>
    <w:p>
      <w:pPr>
        <w:ind w:firstLine="480"/>
        <w:rPr>
          <w:bCs/>
          <w:color w:val="000000" w:themeColor="text1"/>
          <w14:textFill>
            <w14:solidFill>
              <w14:schemeClr w14:val="tx1"/>
            </w14:solidFill>
          </w14:textFill>
        </w:rPr>
      </w:pPr>
      <w:r>
        <w:rPr>
          <w:rFonts w:hint="eastAsia"/>
          <w:color w:val="000000" w:themeColor="text1"/>
          <w14:textFill>
            <w14:solidFill>
              <w14:schemeClr w14:val="tx1"/>
            </w14:solidFill>
          </w14:textFill>
        </w:rPr>
        <w:t>在本章第3.3款规定的投标有效期内，招标人按照投标人须知前附表规定的形式向中标人发出中标通知书，同时将中标结果通知未中标的投标人。</w:t>
      </w:r>
    </w:p>
    <w:p>
      <w:pPr>
        <w:pStyle w:val="193"/>
        <w:numPr>
          <w:ilvl w:val="0"/>
          <w:numId w:val="5"/>
        </w:numPr>
        <w:spacing w:before="240" w:after="240"/>
        <w:rPr>
          <w:rFonts w:ascii="Times New Roman" w:hAnsi="Times New Roman"/>
          <w:b w:val="0"/>
          <w:bCs w:val="0"/>
          <w:color w:val="000000" w:themeColor="text1"/>
          <w14:textFill>
            <w14:solidFill>
              <w14:schemeClr w14:val="tx1"/>
            </w14:solidFill>
          </w14:textFill>
        </w:rPr>
      </w:pPr>
      <w:bookmarkStart w:id="258" w:name="_Toc15214"/>
      <w:bookmarkStart w:id="259" w:name="_Toc1007"/>
      <w:bookmarkStart w:id="260" w:name="_Toc152042345"/>
      <w:bookmarkStart w:id="261" w:name="_Toc152045569"/>
      <w:bookmarkStart w:id="262" w:name="_Toc144974537"/>
      <w:bookmarkStart w:id="263" w:name="_Toc179632587"/>
      <w:r>
        <w:rPr>
          <w:rFonts w:hint="eastAsia" w:ascii="Times New Roman" w:hAnsi="Times New Roman"/>
          <w:b w:val="0"/>
          <w:bCs w:val="0"/>
          <w:color w:val="000000" w:themeColor="text1"/>
          <w14:textFill>
            <w14:solidFill>
              <w14:schemeClr w14:val="tx1"/>
            </w14:solidFill>
          </w14:textFill>
        </w:rPr>
        <w:t>合同授予</w:t>
      </w:r>
      <w:bookmarkEnd w:id="258"/>
      <w:bookmarkEnd w:id="259"/>
    </w:p>
    <w:p>
      <w:pPr>
        <w:spacing w:before="240" w:after="240" w:line="240" w:lineRule="auto"/>
        <w:outlineLvl w:val="2"/>
        <w:rPr>
          <w:rFonts w:eastAsia="黑体"/>
          <w:color w:val="000000" w:themeColor="text1"/>
          <w:lang w:val="zh-CN"/>
          <w14:textFill>
            <w14:solidFill>
              <w14:schemeClr w14:val="tx1"/>
            </w14:solidFill>
          </w14:textFill>
        </w:rPr>
      </w:pPr>
      <w:r>
        <w:rPr>
          <w:rFonts w:hint="eastAsia" w:eastAsia="黑体"/>
          <w:color w:val="000000" w:themeColor="text1"/>
          <w:lang w:val="zh-CN"/>
          <w14:textFill>
            <w14:solidFill>
              <w14:schemeClr w14:val="tx1"/>
            </w14:solidFill>
          </w14:textFill>
        </w:rPr>
        <w:t>8.1 履约保证金</w:t>
      </w:r>
      <w:bookmarkEnd w:id="260"/>
      <w:bookmarkEnd w:id="261"/>
      <w:bookmarkEnd w:id="262"/>
      <w:bookmarkEnd w:id="263"/>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8.1.1 </w:t>
      </w:r>
      <w:r>
        <w:rPr>
          <w:rFonts w:hint="eastAsia"/>
          <w:bCs/>
          <w:color w:val="000000" w:themeColor="text1"/>
          <w14:textFill>
            <w14:solidFill>
              <w14:schemeClr w14:val="tx1"/>
            </w14:solidFill>
          </w14:textFill>
        </w:rPr>
        <w:t>在签订合同前，中标人应按照投标人须知前附表规定的金额、形式和招标文件第四章“合同条款及格式”规定的或者事先经过招标人书面认可的履约保证金格式向招标人提交履约保证金。除投标人须知前附表另有规定外，履约保证金为中标合同金额的10%。联合体中标的，其履约保证金以联合体各方或者联合体中牵头人的名义提交。</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8.1.2 中标人不能按照本章第8.1.1项要求提交履约保证金的，视为放弃中标，其投标保证金不予退还，给招标人造成的损失超过投标保证金数额的，中标人还应当对超过部分予以赔偿。</w:t>
      </w:r>
    </w:p>
    <w:p>
      <w:pPr>
        <w:spacing w:before="240" w:after="240" w:line="240" w:lineRule="auto"/>
        <w:outlineLvl w:val="2"/>
        <w:rPr>
          <w:rFonts w:eastAsia="黑体"/>
          <w:color w:val="000000" w:themeColor="text1"/>
          <w:lang w:val="zh-CN"/>
          <w14:textFill>
            <w14:solidFill>
              <w14:schemeClr w14:val="tx1"/>
            </w14:solidFill>
          </w14:textFill>
        </w:rPr>
      </w:pPr>
      <w:bookmarkStart w:id="264" w:name="_Toc179632588"/>
      <w:bookmarkStart w:id="265" w:name="_Toc144974538"/>
      <w:bookmarkStart w:id="266" w:name="_Toc152042346"/>
      <w:bookmarkStart w:id="267" w:name="_Toc152045570"/>
      <w:r>
        <w:rPr>
          <w:rFonts w:hint="eastAsia" w:eastAsia="黑体"/>
          <w:color w:val="000000" w:themeColor="text1"/>
          <w:lang w:val="zh-CN"/>
          <w14:textFill>
            <w14:solidFill>
              <w14:schemeClr w14:val="tx1"/>
            </w14:solidFill>
          </w14:textFill>
        </w:rPr>
        <w:t>8.2 签订合同</w:t>
      </w:r>
      <w:bookmarkEnd w:id="264"/>
      <w:bookmarkEnd w:id="265"/>
      <w:bookmarkEnd w:id="266"/>
      <w:bookmarkEnd w:id="267"/>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8.2.1 </w:t>
      </w:r>
      <w:r>
        <w:rPr>
          <w:rFonts w:hint="eastAsia"/>
          <w:bCs/>
          <w:color w:val="000000" w:themeColor="text1"/>
          <w14:textFill>
            <w14:solidFill>
              <w14:schemeClr w14:val="tx1"/>
            </w14:solidFill>
          </w14:textFill>
        </w:rPr>
        <w:t>中标人和招标人应在中标通知书发出之日起</w:t>
      </w:r>
      <w:r>
        <w:rPr>
          <w:bCs/>
          <w:color w:val="000000" w:themeColor="text1"/>
          <w14:textFill>
            <w14:solidFill>
              <w14:schemeClr w14:val="tx1"/>
            </w14:solidFill>
          </w14:textFill>
        </w:rPr>
        <w:t>15</w:t>
      </w:r>
      <w:r>
        <w:rPr>
          <w:rFonts w:hint="eastAsia"/>
          <w:bCs/>
          <w:color w:val="000000" w:themeColor="text1"/>
          <w14:textFill>
            <w14:solidFill>
              <w14:schemeClr w14:val="tx1"/>
            </w14:solidFill>
          </w14:textFill>
        </w:rPr>
        <w:t>日内，根据招标文件和中标人的投标文件订立书面合同。中标人无正当理由拒签合同，在签订合同时向招标人提出附加条件，或者不按照招标文件要求提交履约保证金的，招标人取消其中标资格，其投标保证金不予退还；给招标人造成的损失超过投标保证金数额的，中标人还应对超过部分予以赔偿。</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8.2.2 </w:t>
      </w:r>
      <w:r>
        <w:rPr>
          <w:rFonts w:hint="eastAsia"/>
          <w:bCs/>
          <w:color w:val="000000" w:themeColor="text1"/>
          <w14:textFill>
            <w14:solidFill>
              <w14:schemeClr w14:val="tx1"/>
            </w14:solidFill>
          </w14:textFill>
        </w:rPr>
        <w:t>发出中标通知书后，招标人无正当理由拒签合同，或者在签订合同时向中标人提出附加条件的，招标人应退还中标人的投标保证金。招标人存在前述情形的，由</w:t>
      </w:r>
      <w:r>
        <w:rPr>
          <w:rFonts w:hint="eastAsia"/>
          <w:color w:val="000000" w:themeColor="text1"/>
          <w14:textFill>
            <w14:solidFill>
              <w14:schemeClr w14:val="tx1"/>
            </w14:solidFill>
          </w14:textFill>
        </w:rPr>
        <w:t>公共资源交易监督管理部门</w:t>
      </w:r>
      <w:r>
        <w:rPr>
          <w:rFonts w:hint="eastAsia"/>
          <w:bCs/>
          <w:color w:val="000000" w:themeColor="text1"/>
          <w14:textFill>
            <w14:solidFill>
              <w14:schemeClr w14:val="tx1"/>
            </w14:solidFill>
          </w14:textFill>
        </w:rPr>
        <w:t>责令改正，可以处中标项目金额10‰以下的罚款；给中标人造成损失的，依法承担赔偿责任。</w:t>
      </w:r>
    </w:p>
    <w:p>
      <w:pPr>
        <w:ind w:firstLine="480"/>
        <w:rPr>
          <w:bCs/>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8.2.3 </w:t>
      </w:r>
      <w:r>
        <w:rPr>
          <w:rFonts w:hint="eastAsia"/>
          <w:bCs/>
          <w:color w:val="000000" w:themeColor="text1"/>
          <w14:textFill>
            <w14:solidFill>
              <w14:schemeClr w14:val="tx1"/>
            </w14:solidFill>
          </w14:textFill>
        </w:rPr>
        <w:t>联合体中标的，联合体各方应当共同与招标人签订合同，就中标项目向招标人承担连带责任。</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8.2.4 招标人将及时主动公开合同订立信息，并积极推进合同履行及变更信息公开。</w:t>
      </w:r>
    </w:p>
    <w:p>
      <w:pPr>
        <w:pStyle w:val="193"/>
        <w:spacing w:before="240" w:after="240"/>
        <w:rPr>
          <w:rFonts w:ascii="Times New Roman" w:hAnsi="Times New Roman"/>
          <w:b w:val="0"/>
          <w:bCs w:val="0"/>
          <w:color w:val="000000" w:themeColor="text1"/>
          <w14:textFill>
            <w14:solidFill>
              <w14:schemeClr w14:val="tx1"/>
            </w14:solidFill>
          </w14:textFill>
        </w:rPr>
      </w:pPr>
      <w:bookmarkStart w:id="268" w:name="_Toc13907"/>
      <w:bookmarkStart w:id="269" w:name="_Toc38879332"/>
      <w:bookmarkStart w:id="270" w:name="_Toc144974542"/>
      <w:bookmarkStart w:id="271" w:name="_Toc948"/>
      <w:bookmarkStart w:id="272" w:name="_Toc179632592"/>
      <w:bookmarkStart w:id="273" w:name="_Toc20588"/>
      <w:bookmarkStart w:id="274" w:name="_Toc152045574"/>
      <w:bookmarkStart w:id="275" w:name="_Toc152042350"/>
      <w:bookmarkStart w:id="276" w:name="_Toc14744"/>
      <w:r>
        <w:rPr>
          <w:rFonts w:hint="eastAsia" w:ascii="Times New Roman" w:hAnsi="Times New Roman"/>
          <w:b w:val="0"/>
          <w:bCs w:val="0"/>
          <w:color w:val="000000" w:themeColor="text1"/>
          <w14:textFill>
            <w14:solidFill>
              <w14:schemeClr w14:val="tx1"/>
            </w14:solidFill>
          </w14:textFill>
        </w:rPr>
        <w:t>9. 纪律和监督</w:t>
      </w:r>
      <w:bookmarkEnd w:id="268"/>
      <w:bookmarkEnd w:id="269"/>
      <w:bookmarkEnd w:id="270"/>
      <w:bookmarkEnd w:id="271"/>
      <w:bookmarkEnd w:id="272"/>
      <w:bookmarkEnd w:id="273"/>
      <w:bookmarkEnd w:id="274"/>
      <w:bookmarkEnd w:id="275"/>
      <w:bookmarkEnd w:id="276"/>
    </w:p>
    <w:p>
      <w:pPr>
        <w:spacing w:before="240" w:after="240" w:line="240" w:lineRule="auto"/>
        <w:outlineLvl w:val="2"/>
        <w:rPr>
          <w:rFonts w:eastAsia="黑体"/>
          <w:color w:val="000000" w:themeColor="text1"/>
          <w:lang w:val="zh-CN"/>
          <w14:textFill>
            <w14:solidFill>
              <w14:schemeClr w14:val="tx1"/>
            </w14:solidFill>
          </w14:textFill>
        </w:rPr>
      </w:pPr>
      <w:bookmarkStart w:id="277" w:name="_Toc179632593"/>
      <w:bookmarkStart w:id="278" w:name="_Toc152045575"/>
      <w:bookmarkStart w:id="279" w:name="_Toc152042351"/>
      <w:bookmarkStart w:id="280" w:name="_Toc144974543"/>
      <w:r>
        <w:rPr>
          <w:rFonts w:hint="eastAsia" w:eastAsia="黑体"/>
          <w:color w:val="000000" w:themeColor="text1"/>
          <w:lang w:val="zh-CN"/>
          <w14:textFill>
            <w14:solidFill>
              <w14:schemeClr w14:val="tx1"/>
            </w14:solidFill>
          </w14:textFill>
        </w:rPr>
        <w:t>9.1 对招标人的纪律要求</w:t>
      </w:r>
      <w:bookmarkEnd w:id="277"/>
      <w:bookmarkEnd w:id="278"/>
      <w:bookmarkEnd w:id="279"/>
      <w:bookmarkEnd w:id="280"/>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招标人不得泄露招标投标活动中应当保密的情况和资料，不得与投标人串通损害国家利益、社会公共利益或者他人合法权益。</w:t>
      </w:r>
    </w:p>
    <w:p>
      <w:pPr>
        <w:spacing w:before="240" w:after="240" w:line="240" w:lineRule="auto"/>
        <w:outlineLvl w:val="2"/>
        <w:rPr>
          <w:rFonts w:eastAsia="黑体"/>
          <w:color w:val="000000" w:themeColor="text1"/>
          <w:lang w:val="zh-CN"/>
          <w14:textFill>
            <w14:solidFill>
              <w14:schemeClr w14:val="tx1"/>
            </w14:solidFill>
          </w14:textFill>
        </w:rPr>
      </w:pPr>
      <w:bookmarkStart w:id="281" w:name="_Toc152042352"/>
      <w:bookmarkStart w:id="282" w:name="_Toc144974544"/>
      <w:bookmarkStart w:id="283" w:name="_Toc179632594"/>
      <w:bookmarkStart w:id="284" w:name="_Toc152045576"/>
      <w:r>
        <w:rPr>
          <w:rFonts w:hint="eastAsia" w:eastAsia="黑体"/>
          <w:color w:val="000000" w:themeColor="text1"/>
          <w:lang w:val="zh-CN"/>
          <w14:textFill>
            <w14:solidFill>
              <w14:schemeClr w14:val="tx1"/>
            </w14:solidFill>
          </w14:textFill>
        </w:rPr>
        <w:t>9.2 对投标人的纪律要求</w:t>
      </w:r>
      <w:bookmarkEnd w:id="281"/>
      <w:bookmarkEnd w:id="282"/>
      <w:bookmarkEnd w:id="283"/>
      <w:bookmarkEnd w:id="284"/>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投标人不得相互串通投标或者与招标人串通投标，不得向招标人或者评标委员会成员行贿谋取中标，不得以他人名义投标或者以其他方式弄虚作假骗取中标；投标人不得以任何方式干扰、影响评标工作。</w:t>
      </w:r>
    </w:p>
    <w:p>
      <w:pPr>
        <w:spacing w:before="240" w:after="240" w:line="240" w:lineRule="auto"/>
        <w:outlineLvl w:val="2"/>
        <w:rPr>
          <w:rFonts w:eastAsia="黑体"/>
          <w:color w:val="000000" w:themeColor="text1"/>
          <w:lang w:val="zh-CN"/>
          <w14:textFill>
            <w14:solidFill>
              <w14:schemeClr w14:val="tx1"/>
            </w14:solidFill>
          </w14:textFill>
        </w:rPr>
      </w:pPr>
      <w:bookmarkStart w:id="285" w:name="_Toc179632595"/>
      <w:bookmarkStart w:id="286" w:name="_Toc144974545"/>
      <w:bookmarkStart w:id="287" w:name="_Toc152045577"/>
      <w:bookmarkStart w:id="288" w:name="_Toc152042353"/>
      <w:r>
        <w:rPr>
          <w:rFonts w:hint="eastAsia" w:eastAsia="黑体"/>
          <w:color w:val="000000" w:themeColor="text1"/>
          <w:lang w:val="zh-CN"/>
          <w14:textFill>
            <w14:solidFill>
              <w14:schemeClr w14:val="tx1"/>
            </w14:solidFill>
          </w14:textFill>
        </w:rPr>
        <w:t>9.3 对评标委员会成员的纪律要求</w:t>
      </w:r>
      <w:bookmarkEnd w:id="285"/>
      <w:bookmarkEnd w:id="286"/>
      <w:bookmarkEnd w:id="287"/>
      <w:bookmarkEnd w:id="288"/>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评标委员会成员不得收受他人的财物或者其他好处，不得向他人透露对投标文件的评审和比较、中标候选人的推荐情况以及评标有关的其他情况。在评标活动中，评标委员会成员不得擅离职守，影响评标程序正常进行，不得使用第三章“评标办法”没有规定的评审因素和标准进行评标。</w:t>
      </w:r>
    </w:p>
    <w:p>
      <w:pPr>
        <w:spacing w:before="240" w:after="240" w:line="240" w:lineRule="auto"/>
        <w:outlineLvl w:val="2"/>
        <w:rPr>
          <w:rFonts w:eastAsia="黑体"/>
          <w:color w:val="000000" w:themeColor="text1"/>
          <w:lang w:val="zh-CN"/>
          <w14:textFill>
            <w14:solidFill>
              <w14:schemeClr w14:val="tx1"/>
            </w14:solidFill>
          </w14:textFill>
        </w:rPr>
      </w:pPr>
      <w:bookmarkStart w:id="289" w:name="_Toc152042354"/>
      <w:bookmarkStart w:id="290" w:name="_Toc152045578"/>
      <w:bookmarkStart w:id="291" w:name="_Toc179632596"/>
      <w:bookmarkStart w:id="292" w:name="_Toc144974546"/>
      <w:r>
        <w:rPr>
          <w:rFonts w:hint="eastAsia" w:eastAsia="黑体"/>
          <w:color w:val="000000" w:themeColor="text1"/>
          <w:lang w:val="zh-CN"/>
          <w14:textFill>
            <w14:solidFill>
              <w14:schemeClr w14:val="tx1"/>
            </w14:solidFill>
          </w14:textFill>
        </w:rPr>
        <w:t>9.4 对与评标活动有关的工作人员的纪律要求</w:t>
      </w:r>
      <w:bookmarkEnd w:id="289"/>
      <w:bookmarkEnd w:id="290"/>
      <w:bookmarkEnd w:id="291"/>
    </w:p>
    <w:p>
      <w:pPr>
        <w:ind w:firstLine="480"/>
        <w:rPr>
          <w:color w:val="000000" w:themeColor="text1"/>
          <w14:textFill>
            <w14:solidFill>
              <w14:schemeClr w14:val="tx1"/>
            </w14:solidFill>
          </w14:textFill>
        </w:rPr>
      </w:pPr>
      <w:bookmarkStart w:id="293" w:name="_Toc152042355"/>
      <w:r>
        <w:rPr>
          <w:rFonts w:hint="eastAsia"/>
          <w:color w:val="000000" w:themeColor="text1"/>
          <w14:textFill>
            <w14:solidFill>
              <w14:schemeClr w14:val="tx1"/>
            </w14:solidFill>
          </w14:textFill>
        </w:rPr>
        <w:t>与评标活动有关的工作人员不得收受他人的财物或者其他好处，不得向他人透露对投标文件的评审和比较、中标候选人的推荐情况以及评标有关的其他情况。在评标活动中，与评标活动有关的工作人员不得擅离职守，影响评标程序正常进行。</w:t>
      </w:r>
      <w:bookmarkEnd w:id="293"/>
    </w:p>
    <w:p>
      <w:pPr>
        <w:spacing w:before="240" w:after="240" w:line="240" w:lineRule="auto"/>
        <w:outlineLvl w:val="2"/>
        <w:rPr>
          <w:rFonts w:eastAsia="黑体"/>
          <w:color w:val="000000" w:themeColor="text1"/>
          <w:lang w:val="zh-CN"/>
          <w14:textFill>
            <w14:solidFill>
              <w14:schemeClr w14:val="tx1"/>
            </w14:solidFill>
          </w14:textFill>
        </w:rPr>
      </w:pPr>
      <w:bookmarkStart w:id="294" w:name="_Toc152045579"/>
      <w:bookmarkStart w:id="295" w:name="_Toc152042356"/>
      <w:bookmarkStart w:id="296" w:name="_Toc179632597"/>
      <w:r>
        <w:rPr>
          <w:rFonts w:hint="eastAsia" w:eastAsia="黑体"/>
          <w:color w:val="000000" w:themeColor="text1"/>
          <w:lang w:val="zh-CN"/>
          <w14:textFill>
            <w14:solidFill>
              <w14:schemeClr w14:val="tx1"/>
            </w14:solidFill>
          </w14:textFill>
        </w:rPr>
        <w:t>9.5 投诉</w:t>
      </w:r>
      <w:bookmarkEnd w:id="292"/>
      <w:bookmarkEnd w:id="294"/>
      <w:bookmarkEnd w:id="295"/>
      <w:bookmarkEnd w:id="296"/>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9.5.1 </w:t>
      </w:r>
      <w:r>
        <w:rPr>
          <w:rFonts w:hint="eastAsia"/>
          <w:bCs/>
          <w:color w:val="000000" w:themeColor="text1"/>
          <w14:textFill>
            <w14:solidFill>
              <w14:schemeClr w14:val="tx1"/>
            </w14:solidFill>
          </w14:textFill>
        </w:rPr>
        <w:t>投标人或者其他利害关系人认为招标投标活动不符合法律、行政法规规定的，可以自知道或者应当知道之日起10日内通过网上投诉系统或以其他书面形式向有关行政监督部门投诉。投诉应当有明确的请求和必要的证明材料。</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9.5.2 </w:t>
      </w:r>
      <w:r>
        <w:rPr>
          <w:rFonts w:hint="eastAsia"/>
          <w:bCs/>
          <w:color w:val="000000" w:themeColor="text1"/>
          <w14:textFill>
            <w14:solidFill>
              <w14:schemeClr w14:val="tx1"/>
            </w14:solidFill>
          </w14:textFill>
        </w:rPr>
        <w:t>投标人或者其他利害关系人对招标文件、开标和评标结果提出投诉的，应当按照投标人须知第2.4款、第5.3款和第6.5款的规定先向招标人提出异议。异议答复期间</w:t>
      </w:r>
      <w:bookmarkStart w:id="297" w:name="_Toc352691517"/>
      <w:bookmarkStart w:id="298" w:name="_Toc300834993"/>
      <w:bookmarkStart w:id="299" w:name="_Toc384308255"/>
      <w:bookmarkStart w:id="300" w:name="_Toc247513994"/>
      <w:bookmarkStart w:id="301" w:name="_Toc247527595"/>
      <w:bookmarkStart w:id="302" w:name="_Toc361508630"/>
      <w:bookmarkStart w:id="303" w:name="_Toc369531561"/>
      <w:bookmarkStart w:id="304" w:name="_Toc12776"/>
      <w:r>
        <w:rPr>
          <w:rFonts w:hint="eastAsia"/>
          <w:bCs/>
          <w:color w:val="000000" w:themeColor="text1"/>
          <w14:textFill>
            <w14:solidFill>
              <w14:schemeClr w14:val="tx1"/>
            </w14:solidFill>
          </w14:textFill>
        </w:rPr>
        <w:t>不计算在第9.5.</w:t>
      </w:r>
      <w:bookmarkEnd w:id="297"/>
      <w:bookmarkEnd w:id="298"/>
      <w:bookmarkEnd w:id="299"/>
      <w:bookmarkEnd w:id="300"/>
      <w:bookmarkEnd w:id="301"/>
      <w:bookmarkEnd w:id="302"/>
      <w:bookmarkEnd w:id="303"/>
      <w:bookmarkEnd w:id="304"/>
      <w:r>
        <w:rPr>
          <w:rFonts w:hint="eastAsia"/>
          <w:bCs/>
          <w:color w:val="000000" w:themeColor="text1"/>
          <w14:textFill>
            <w14:solidFill>
              <w14:schemeClr w14:val="tx1"/>
            </w14:solidFill>
          </w14:textFill>
        </w:rPr>
        <w:t>1项规定的期限内。</w:t>
      </w:r>
    </w:p>
    <w:p>
      <w:pPr>
        <w:pStyle w:val="193"/>
        <w:spacing w:before="240" w:after="240"/>
        <w:rPr>
          <w:rFonts w:ascii="Times New Roman" w:hAnsi="Times New Roman"/>
          <w:b w:val="0"/>
          <w:bCs w:val="0"/>
          <w:color w:val="000000" w:themeColor="text1"/>
          <w14:textFill>
            <w14:solidFill>
              <w14:schemeClr w14:val="tx1"/>
            </w14:solidFill>
          </w14:textFill>
        </w:rPr>
      </w:pPr>
      <w:bookmarkStart w:id="305" w:name="_Toc152045580"/>
      <w:bookmarkStart w:id="306" w:name="_Toc144974547"/>
      <w:bookmarkStart w:id="307" w:name="_Toc38879333"/>
      <w:bookmarkStart w:id="308" w:name="_Toc179632598"/>
      <w:bookmarkStart w:id="309" w:name="_Toc24351"/>
      <w:bookmarkStart w:id="310" w:name="_Toc2315"/>
      <w:bookmarkStart w:id="311" w:name="_Toc3705"/>
      <w:bookmarkStart w:id="312" w:name="_Toc25257"/>
      <w:bookmarkStart w:id="313" w:name="_Toc152042357"/>
      <w:r>
        <w:rPr>
          <w:rFonts w:hint="eastAsia" w:ascii="Times New Roman" w:hAnsi="Times New Roman"/>
          <w:b w:val="0"/>
          <w:bCs w:val="0"/>
          <w:color w:val="000000" w:themeColor="text1"/>
          <w14:textFill>
            <w14:solidFill>
              <w14:schemeClr w14:val="tx1"/>
            </w14:solidFill>
          </w14:textFill>
        </w:rPr>
        <w:t>10. 需要补充的其他内容</w:t>
      </w:r>
      <w:bookmarkEnd w:id="305"/>
      <w:bookmarkEnd w:id="306"/>
      <w:bookmarkEnd w:id="307"/>
      <w:bookmarkEnd w:id="308"/>
      <w:bookmarkEnd w:id="309"/>
      <w:bookmarkEnd w:id="310"/>
      <w:bookmarkEnd w:id="311"/>
      <w:bookmarkEnd w:id="312"/>
      <w:bookmarkEnd w:id="313"/>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需要补充的其他内容：见投标人须知前附表。</w:t>
      </w:r>
    </w:p>
    <w:p>
      <w:pPr>
        <w:pStyle w:val="193"/>
        <w:spacing w:before="240" w:after="240"/>
        <w:jc w:val="center"/>
        <w:rPr>
          <w:rFonts w:ascii="Times New Roman" w:hAnsi="Times New Roman"/>
          <w:b w:val="0"/>
          <w:bCs w:val="0"/>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br w:type="page"/>
      </w:r>
      <w:bookmarkStart w:id="314" w:name="_Toc22205"/>
      <w:r>
        <w:rPr>
          <w:rFonts w:hint="eastAsia" w:ascii="Times New Roman" w:hAnsi="Times New Roman"/>
          <w:b w:val="0"/>
          <w:bCs w:val="0"/>
          <w:color w:val="000000" w:themeColor="text1"/>
          <w14:textFill>
            <w14:solidFill>
              <w14:schemeClr w14:val="tx1"/>
            </w14:solidFill>
          </w14:textFill>
        </w:rPr>
        <w:t>附件：</w:t>
      </w:r>
      <w:r>
        <w:rPr>
          <w:rFonts w:hint="eastAsia" w:ascii="Times New Roman" w:hAnsi="Times New Roman"/>
          <w:b w:val="0"/>
          <w:color w:val="000000" w:themeColor="text1"/>
          <w14:textFill>
            <w14:solidFill>
              <w14:schemeClr w14:val="tx1"/>
            </w14:solidFill>
          </w14:textFill>
        </w:rPr>
        <w:t>电子招标投标操作规程</w:t>
      </w:r>
      <w:bookmarkEnd w:id="314"/>
    </w:p>
    <w:p>
      <w:pPr>
        <w:pStyle w:val="192"/>
        <w:spacing w:before="240" w:after="240"/>
        <w:rPr>
          <w:color w:val="000000" w:themeColor="text1"/>
          <w14:textFill>
            <w14:solidFill>
              <w14:schemeClr w14:val="tx1"/>
            </w14:solidFill>
          </w14:textFill>
        </w:rPr>
      </w:pPr>
      <w:bookmarkStart w:id="315" w:name="_Toc24283"/>
      <w:bookmarkStart w:id="316" w:name="_Toc532910228"/>
      <w:bookmarkStart w:id="317" w:name="_Toc532910507"/>
      <w:bookmarkStart w:id="318" w:name="_Toc439064255"/>
      <w:r>
        <w:rPr>
          <w:rFonts w:hint="eastAsia" w:ascii="宋体" w:hAnsi="宋体"/>
          <w:bCs w:val="0"/>
          <w:color w:val="000000" w:themeColor="text1"/>
          <w:szCs w:val="32"/>
          <w14:textFill>
            <w14:solidFill>
              <w14:schemeClr w14:val="tx1"/>
            </w14:solidFill>
          </w14:textFill>
        </w:rPr>
        <w:t>第三章  评标办法</w:t>
      </w:r>
      <w:bookmarkEnd w:id="315"/>
    </w:p>
    <w:p>
      <w:pPr>
        <w:pStyle w:val="192"/>
        <w:spacing w:before="240" w:after="240"/>
        <w:rPr>
          <w:color w:val="000000" w:themeColor="text1"/>
          <w14:textFill>
            <w14:solidFill>
              <w14:schemeClr w14:val="tx1"/>
            </w14:solidFill>
          </w14:textFill>
        </w:rPr>
      </w:pPr>
      <w:bookmarkStart w:id="319" w:name="_Toc567"/>
      <w:bookmarkStart w:id="320" w:name="_Toc5374"/>
      <w:bookmarkStart w:id="321" w:name="_Toc8349"/>
      <w:bookmarkStart w:id="322" w:name="_Toc17120"/>
      <w:bookmarkStart w:id="323" w:name="_Toc1707"/>
      <w:r>
        <w:rPr>
          <w:rFonts w:hint="eastAsia"/>
          <w:color w:val="000000" w:themeColor="text1"/>
          <w14:textFill>
            <w14:solidFill>
              <w14:schemeClr w14:val="tx1"/>
            </w14:solidFill>
          </w14:textFill>
        </w:rPr>
        <w:t>综合评估法（三阶段）</w:t>
      </w:r>
      <w:bookmarkEnd w:id="319"/>
      <w:bookmarkEnd w:id="320"/>
      <w:bookmarkEnd w:id="321"/>
      <w:bookmarkEnd w:id="322"/>
      <w:bookmarkEnd w:id="323"/>
    </w:p>
    <w:p>
      <w:pPr>
        <w:pStyle w:val="193"/>
        <w:spacing w:before="240" w:after="240"/>
        <w:jc w:val="center"/>
        <w:rPr>
          <w:rFonts w:ascii="Times New Roman" w:hAnsi="Times New Roman"/>
          <w:b w:val="0"/>
          <w:bCs w:val="0"/>
          <w:color w:val="000000" w:themeColor="text1"/>
          <w14:textFill>
            <w14:solidFill>
              <w14:schemeClr w14:val="tx1"/>
            </w14:solidFill>
          </w14:textFill>
        </w:rPr>
      </w:pPr>
      <w:bookmarkStart w:id="324" w:name="_Toc7557"/>
      <w:bookmarkStart w:id="325" w:name="_Toc16045"/>
      <w:bookmarkStart w:id="326" w:name="_Toc25960"/>
      <w:bookmarkStart w:id="327" w:name="_Toc17209"/>
      <w:r>
        <w:rPr>
          <w:rFonts w:hint="eastAsia" w:ascii="Times New Roman" w:hAnsi="Times New Roman"/>
          <w:b w:val="0"/>
          <w:bCs w:val="0"/>
          <w:color w:val="000000" w:themeColor="text1"/>
          <w14:textFill>
            <w14:solidFill>
              <w14:schemeClr w14:val="tx1"/>
            </w14:solidFill>
          </w14:textFill>
        </w:rPr>
        <w:t>评标办法前附表</w:t>
      </w:r>
      <w:bookmarkEnd w:id="324"/>
      <w:bookmarkEnd w:id="325"/>
      <w:bookmarkEnd w:id="326"/>
      <w:bookmarkEnd w:id="327"/>
    </w:p>
    <w:tbl>
      <w:tblPr>
        <w:tblStyle w:val="33"/>
        <w:tblW w:w="5058"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306"/>
        <w:gridCol w:w="1911"/>
        <w:gridCol w:w="576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1303" w:type="dxa"/>
            <w:vAlign w:val="center"/>
          </w:tcPr>
          <w:p>
            <w:pPr>
              <w:widowControl/>
              <w:jc w:val="center"/>
              <w:rPr>
                <w:color w:val="000000" w:themeColor="text1"/>
                <w14:textFill>
                  <w14:solidFill>
                    <w14:schemeClr w14:val="tx1"/>
                  </w14:solidFill>
                </w14:textFill>
              </w:rPr>
            </w:pPr>
            <w:r>
              <w:rPr>
                <w:b/>
                <w:bCs/>
                <w:color w:val="000000" w:themeColor="text1"/>
                <w14:textFill>
                  <w14:solidFill>
                    <w14:schemeClr w14:val="tx1"/>
                  </w14:solidFill>
                </w14:textFill>
              </w:rPr>
              <w:t>条款号</w:t>
            </w:r>
          </w:p>
        </w:tc>
        <w:tc>
          <w:tcPr>
            <w:tcW w:w="1907" w:type="dxa"/>
            <w:vAlign w:val="center"/>
          </w:tcPr>
          <w:p>
            <w:pPr>
              <w:widowControl/>
              <w:ind w:firstLine="120"/>
              <w:jc w:val="center"/>
              <w:rPr>
                <w:color w:val="000000" w:themeColor="text1"/>
                <w14:textFill>
                  <w14:solidFill>
                    <w14:schemeClr w14:val="tx1"/>
                  </w14:solidFill>
                </w14:textFill>
              </w:rPr>
            </w:pPr>
            <w:r>
              <w:rPr>
                <w:b/>
                <w:bCs/>
                <w:color w:val="000000" w:themeColor="text1"/>
                <w14:textFill>
                  <w14:solidFill>
                    <w14:schemeClr w14:val="tx1"/>
                  </w14:solidFill>
                </w14:textFill>
              </w:rPr>
              <w:t>评审因素</w:t>
            </w:r>
          </w:p>
        </w:tc>
        <w:tc>
          <w:tcPr>
            <w:tcW w:w="5751" w:type="dxa"/>
            <w:vAlign w:val="center"/>
          </w:tcPr>
          <w:p>
            <w:pPr>
              <w:widowControl/>
              <w:ind w:firstLine="120"/>
              <w:jc w:val="center"/>
              <w:rPr>
                <w:color w:val="000000" w:themeColor="text1"/>
                <w14:textFill>
                  <w14:solidFill>
                    <w14:schemeClr w14:val="tx1"/>
                  </w14:solidFill>
                </w14:textFill>
              </w:rPr>
            </w:pPr>
            <w:r>
              <w:rPr>
                <w:b/>
                <w:bCs/>
                <w:color w:val="000000" w:themeColor="text1"/>
                <w14:textFill>
                  <w14:solidFill>
                    <w14:schemeClr w14:val="tx1"/>
                  </w14:solidFill>
                </w14:textFill>
              </w:rPr>
              <w:t>评审标准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1303" w:type="dxa"/>
            <w:vAlign w:val="center"/>
          </w:tcPr>
          <w:p>
            <w:pPr>
              <w:widowControl/>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1.3</w:t>
            </w:r>
          </w:p>
        </w:tc>
        <w:tc>
          <w:tcPr>
            <w:tcW w:w="1907" w:type="dxa"/>
            <w:tcMar>
              <w:left w:w="75" w:type="dxa"/>
            </w:tcMar>
            <w:vAlign w:val="center"/>
          </w:tcPr>
          <w:p>
            <w:pPr>
              <w:widowControl/>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中标候选人排序方法</w:t>
            </w:r>
          </w:p>
        </w:tc>
        <w:tc>
          <w:tcPr>
            <w:tcW w:w="5751" w:type="dxa"/>
            <w:tcMar>
              <w:left w:w="75" w:type="dxa"/>
            </w:tcMar>
            <w:vAlign w:val="center"/>
          </w:tcPr>
          <w:p>
            <w:pPr>
              <w:widowControl/>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综合得分相等时，评标委员会应按照以下优先顺序确定中标候选人顺序：</w:t>
            </w:r>
          </w:p>
          <w:p>
            <w:pPr>
              <w:widowControl/>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（1）商务及技术文件得分高的优先；</w:t>
            </w:r>
          </w:p>
          <w:p>
            <w:pPr>
              <w:widowControl/>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（2）投标报价低的优先；</w:t>
            </w:r>
          </w:p>
          <w:p>
            <w:pPr>
              <w:widowControl/>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（3）由评标委员会根据投标文件投票，按少数服从多数的原则确定中标候选人顺序。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1303" w:type="dxa"/>
            <w:vAlign w:val="center"/>
          </w:tcPr>
          <w:p>
            <w:pPr>
              <w:widowControl/>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1.4</w:t>
            </w:r>
          </w:p>
        </w:tc>
        <w:tc>
          <w:tcPr>
            <w:tcW w:w="1907" w:type="dxa"/>
            <w:tcMar>
              <w:left w:w="75" w:type="dxa"/>
            </w:tcMar>
            <w:vAlign w:val="center"/>
          </w:tcPr>
          <w:p>
            <w:pPr>
              <w:widowControl/>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推荐中标候选人先后顺序</w:t>
            </w:r>
          </w:p>
        </w:tc>
        <w:tc>
          <w:tcPr>
            <w:tcW w:w="5751" w:type="dxa"/>
            <w:tcMar>
              <w:left w:w="75" w:type="dxa"/>
            </w:tcMar>
            <w:vAlign w:val="center"/>
          </w:tcPr>
          <w:p>
            <w:pPr>
              <w:adjustRightInd w:val="0"/>
              <w:snapToGrid w:val="0"/>
              <w:rPr>
                <w:rFonts w:ascii="宋体" w:hAnsi="宋体" w:cs="宋体"/>
                <w:b/>
                <w:bCs/>
                <w:szCs w:val="21"/>
              </w:rPr>
            </w:pPr>
            <w:r>
              <w:rPr>
                <w:rFonts w:hint="eastAsia" w:ascii="宋体" w:hAnsi="宋体" w:cs="宋体"/>
                <w:b/>
                <w:bCs/>
                <w:szCs w:val="21"/>
              </w:rPr>
              <w:t>不超出3名</w:t>
            </w:r>
          </w:p>
          <w:p>
            <w:pPr>
              <w:adjustRightInd w:val="0"/>
              <w:snapToGrid w:val="0"/>
              <w:rPr>
                <w:rFonts w:ascii="宋体" w:hAnsi="宋体" w:cs="宋体"/>
                <w:b/>
                <w:bCs/>
                <w:color w:val="000000"/>
                <w:szCs w:val="21"/>
                <w:highlight w:val="yellow"/>
              </w:rPr>
            </w:pPr>
            <w:r>
              <w:rPr>
                <w:rFonts w:ascii="宋体" w:hAnsi="宋体" w:cs="宋体"/>
                <w:b/>
                <w:bCs/>
                <w:color w:val="000000"/>
                <w:szCs w:val="21"/>
              </w:rPr>
              <w:t>1</w:t>
            </w:r>
            <w:r>
              <w:rPr>
                <w:rFonts w:hint="eastAsia" w:ascii="宋体" w:hAnsi="宋体" w:cs="宋体"/>
                <w:b/>
                <w:bCs/>
                <w:color w:val="000000"/>
                <w:szCs w:val="21"/>
              </w:rPr>
              <w:t>、推荐中标候选人顺序</w:t>
            </w:r>
            <w:r>
              <w:rPr>
                <w:rFonts w:hint="eastAsia" w:ascii="宋体" w:hAnsi="宋体" w:cs="宋体"/>
                <w:b/>
                <w:bCs/>
                <w:color w:val="000000"/>
                <w:szCs w:val="21"/>
                <w:highlight w:val="yellow"/>
              </w:rPr>
              <w:t xml:space="preserve"> </w:t>
            </w:r>
          </w:p>
          <w:p>
            <w:pPr>
              <w:adjustRightInd w:val="0"/>
              <w:snapToGrid w:val="0"/>
              <w:rPr>
                <w:rFonts w:ascii="宋体" w:hAnsi="宋体" w:cs="宋体"/>
                <w:b/>
                <w:bCs/>
                <w:color w:val="000000"/>
                <w:szCs w:val="21"/>
                <w:highlight w:val="yellow"/>
              </w:rPr>
            </w:pPr>
            <w:r>
              <w:rPr>
                <w:rFonts w:hint="eastAsia"/>
                <w:color w:val="000000"/>
                <w:spacing w:val="1"/>
                <w:szCs w:val="21"/>
              </w:rPr>
              <w:t>依次按照综合得分（</w:t>
            </w:r>
            <w:r>
              <w:rPr>
                <w:rFonts w:hint="eastAsia"/>
                <w:color w:val="000000"/>
                <w:szCs w:val="21"/>
              </w:rPr>
              <w:t>得分高的</w:t>
            </w:r>
            <w:r>
              <w:rPr>
                <w:rFonts w:hint="eastAsia"/>
                <w:color w:val="000000"/>
                <w:spacing w:val="-2"/>
                <w:szCs w:val="21"/>
              </w:rPr>
              <w:t>优</w:t>
            </w:r>
            <w:r>
              <w:rPr>
                <w:rFonts w:hint="eastAsia"/>
                <w:color w:val="000000"/>
                <w:szCs w:val="21"/>
              </w:rPr>
              <w:t>先）确定顺序，如得分相同，则由评标委员会决定排序。</w:t>
            </w:r>
          </w:p>
          <w:p>
            <w:pPr>
              <w:adjustRightInd w:val="0"/>
              <w:snapToGrid w:val="0"/>
              <w:rPr>
                <w:rFonts w:eastAsia="楷体"/>
                <w:bCs/>
                <w:color w:val="000000" w:themeColor="text1"/>
                <w14:textFill>
                  <w14:solidFill>
                    <w14:schemeClr w14:val="tx1"/>
                  </w14:solidFill>
                </w14:textFill>
              </w:rPr>
            </w:pPr>
            <w:r>
              <w:rPr>
                <w:color w:val="000000"/>
                <w:spacing w:val="1"/>
                <w:szCs w:val="21"/>
              </w:rPr>
              <w:t>2</w:t>
            </w:r>
            <w:r>
              <w:rPr>
                <w:rFonts w:hint="eastAsia"/>
                <w:color w:val="000000"/>
                <w:spacing w:val="1"/>
                <w:szCs w:val="21"/>
              </w:rPr>
              <w:t>、排名第一的中标候选人放弃中标、因不可抗力提出不能履行合同、招标文件规定应当提交履约保证金而在规定的期限内未能提交或者因违反法律法规规定或者违反招标文件约定被取消第一中标候选人的，招标人可以确定排名第二的中标候选人为中标人，也可以选择重新招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1303" w:type="dxa"/>
            <w:vAlign w:val="center"/>
          </w:tcPr>
          <w:p>
            <w:pPr>
              <w:widowControl/>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2.1</w:t>
            </w:r>
          </w:p>
        </w:tc>
        <w:tc>
          <w:tcPr>
            <w:tcW w:w="1907" w:type="dxa"/>
            <w:tcMar>
              <w:left w:w="75" w:type="dxa"/>
            </w:tcMar>
            <w:vAlign w:val="center"/>
          </w:tcPr>
          <w:p>
            <w:pPr>
              <w:widowControl/>
              <w:jc w:val="center"/>
              <w:rPr>
                <w:color w:val="000000" w:themeColor="text1"/>
                <w14:textFill>
                  <w14:solidFill>
                    <w14:schemeClr w14:val="tx1"/>
                  </w14:solidFill>
                </w14:textFill>
              </w:rPr>
            </w:pPr>
            <w:r>
              <w:rPr>
                <w:color w:val="000000" w:themeColor="text1"/>
                <w14:textFill>
                  <w14:solidFill>
                    <w14:schemeClr w14:val="tx1"/>
                  </w14:solidFill>
                </w14:textFill>
              </w:rPr>
              <w:t>初步评审标准</w:t>
            </w:r>
          </w:p>
        </w:tc>
        <w:tc>
          <w:tcPr>
            <w:tcW w:w="5751" w:type="dxa"/>
            <w:tcMar>
              <w:left w:w="75" w:type="dxa"/>
            </w:tcMar>
            <w:vAlign w:val="center"/>
          </w:tcPr>
          <w:p>
            <w:pPr>
              <w:widowControl/>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见“商务及技术文件初步评审标准”表、“报价文件初步评审标准”表。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1303"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2.2.1</w:t>
            </w:r>
          </w:p>
        </w:tc>
        <w:tc>
          <w:tcPr>
            <w:tcW w:w="1907" w:type="dxa"/>
            <w:tcMar>
              <w:left w:w="75" w:type="dxa"/>
            </w:tcMar>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分值构成</w:t>
            </w:r>
          </w:p>
          <w:p>
            <w:pPr>
              <w:jc w:val="center"/>
              <w:rPr>
                <w:bCs/>
                <w:color w:val="000000" w:themeColor="text1"/>
                <w14:textFill>
                  <w14:solidFill>
                    <w14:schemeClr w14:val="tx1"/>
                  </w14:solidFill>
                </w14:textFill>
              </w:rPr>
            </w:pPr>
            <w:r>
              <w:rPr>
                <w:rFonts w:hint="eastAsia"/>
                <w:color w:val="000000" w:themeColor="text1"/>
                <w14:textFill>
                  <w14:solidFill>
                    <w14:schemeClr w14:val="tx1"/>
                  </w14:solidFill>
                </w14:textFill>
              </w:rPr>
              <w:t>（100分）</w:t>
            </w:r>
          </w:p>
        </w:tc>
        <w:tc>
          <w:tcPr>
            <w:tcW w:w="5751" w:type="dxa"/>
            <w:vAlign w:val="center"/>
          </w:tcPr>
          <w:p>
            <w:pPr>
              <w:widowControl/>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技术文件：</w:t>
            </w:r>
            <w:r>
              <w:rPr>
                <w:rFonts w:hint="eastAsia"/>
                <w:color w:val="000000" w:themeColor="text1"/>
                <w:u w:val="single"/>
                <w14:textFill>
                  <w14:solidFill>
                    <w14:schemeClr w14:val="tx1"/>
                  </w14:solidFill>
                </w14:textFill>
              </w:rPr>
              <w:t xml:space="preserve"> 60 </w:t>
            </w:r>
            <w:r>
              <w:rPr>
                <w:rFonts w:hint="eastAsia"/>
                <w:color w:val="000000" w:themeColor="text1"/>
                <w14:textFill>
                  <w14:solidFill>
                    <w14:schemeClr w14:val="tx1"/>
                  </w14:solidFill>
                </w14:textFill>
              </w:rPr>
              <w:t>分</w:t>
            </w:r>
          </w:p>
          <w:p>
            <w:pPr>
              <w:widowControl/>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商务文件：</w:t>
            </w:r>
            <w:r>
              <w:rPr>
                <w:rFonts w:hint="eastAsia"/>
                <w:color w:val="000000" w:themeColor="text1"/>
                <w:u w:val="single"/>
                <w14:textFill>
                  <w14:solidFill>
                    <w14:schemeClr w14:val="tx1"/>
                  </w14:solidFill>
                </w14:textFill>
              </w:rPr>
              <w:t xml:space="preserve"> 10</w:t>
            </w:r>
            <w:r>
              <w:rPr>
                <w:rFonts w:hint="eastAsia"/>
                <w:color w:val="000000" w:themeColor="text1"/>
                <w14:textFill>
                  <w14:solidFill>
                    <w14:schemeClr w14:val="tx1"/>
                  </w14:solidFill>
                </w14:textFill>
              </w:rPr>
              <w:t>分</w:t>
            </w:r>
          </w:p>
          <w:p>
            <w:pPr>
              <w:widowControl/>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报价文件：</w:t>
            </w:r>
            <w:r>
              <w:rPr>
                <w:rFonts w:hint="eastAsia"/>
                <w:color w:val="000000" w:themeColor="text1"/>
                <w:u w:val="single"/>
                <w14:textFill>
                  <w14:solidFill>
                    <w14:schemeClr w14:val="tx1"/>
                  </w14:solidFill>
                </w14:textFill>
              </w:rPr>
              <w:t xml:space="preserve"> 30</w:t>
            </w:r>
            <w:r>
              <w:rPr>
                <w:rFonts w:hint="eastAsia"/>
                <w:color w:val="000000" w:themeColor="text1"/>
                <w14:textFill>
                  <w14:solidFill>
                    <w14:schemeClr w14:val="tx1"/>
                  </w14:solidFill>
                </w14:textFill>
              </w:rPr>
              <w:t>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303" w:type="dxa"/>
            <w:vAlign w:val="center"/>
          </w:tcPr>
          <w:p>
            <w:pPr>
              <w:widowControl/>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2.2.2</w:t>
            </w:r>
          </w:p>
        </w:tc>
        <w:tc>
          <w:tcPr>
            <w:tcW w:w="1907" w:type="dxa"/>
            <w:tcMar>
              <w:left w:w="75" w:type="dxa"/>
            </w:tcMar>
            <w:vAlign w:val="center"/>
          </w:tcPr>
          <w:p>
            <w:pPr>
              <w:widowControl/>
              <w:jc w:val="center"/>
              <w:rPr>
                <w:color w:val="000000" w:themeColor="text1"/>
                <w14:textFill>
                  <w14:solidFill>
                    <w14:schemeClr w14:val="tx1"/>
                  </w14:solidFill>
                </w14:textFill>
              </w:rPr>
            </w:pPr>
            <w:r>
              <w:rPr>
                <w:rFonts w:ascii="宋体" w:hAnsi="宋体"/>
                <w:color w:val="000000" w:themeColor="text1"/>
                <w14:textFill>
                  <w14:solidFill>
                    <w14:schemeClr w14:val="tx1"/>
                  </w14:solidFill>
                </w14:textFill>
              </w:rPr>
              <w:t>详细评审标准</w:t>
            </w:r>
          </w:p>
        </w:tc>
        <w:tc>
          <w:tcPr>
            <w:tcW w:w="5751" w:type="dxa"/>
            <w:vAlign w:val="center"/>
          </w:tcPr>
          <w:p>
            <w:pPr>
              <w:widowControl/>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见“详细评审标准”表。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1303"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3.2.2（1）</w:t>
            </w:r>
          </w:p>
        </w:tc>
        <w:tc>
          <w:tcPr>
            <w:tcW w:w="1907" w:type="dxa"/>
            <w:tcMar>
              <w:left w:w="75" w:type="dxa"/>
            </w:tcMar>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技术文件详细评审得分计算规则</w:t>
            </w:r>
          </w:p>
        </w:tc>
        <w:tc>
          <w:tcPr>
            <w:tcW w:w="5751" w:type="dxa"/>
            <w:vAlign w:val="center"/>
          </w:tcPr>
          <w:p>
            <w:pPr>
              <w:widowControl/>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见附件1。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1303"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3.2.5</w:t>
            </w:r>
          </w:p>
        </w:tc>
        <w:tc>
          <w:tcPr>
            <w:tcW w:w="1907" w:type="dxa"/>
            <w:tcMar>
              <w:left w:w="75" w:type="dxa"/>
            </w:tcMar>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确定入围第三阶段报价文件评审的规定</w:t>
            </w:r>
          </w:p>
        </w:tc>
        <w:tc>
          <w:tcPr>
            <w:tcW w:w="5751" w:type="dxa"/>
            <w:vAlign w:val="center"/>
          </w:tcPr>
          <w:p>
            <w:pPr>
              <w:widowControl/>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见</w:t>
            </w:r>
            <w:r>
              <w:rPr>
                <w:color w:val="000000" w:themeColor="text1"/>
                <w14:textFill>
                  <w14:solidFill>
                    <w14:schemeClr w14:val="tx1"/>
                  </w14:solidFill>
                </w14:textFill>
              </w:rPr>
              <w:t>附件</w:t>
            </w:r>
            <w:r>
              <w:rPr>
                <w:rFonts w:hint="eastAsia"/>
                <w:color w:val="000000" w:themeColor="text1"/>
                <w14:textFill>
                  <w14:solidFill>
                    <w14:schemeClr w14:val="tx1"/>
                  </w14:solidFill>
                </w14:textFill>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1303"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3.7.2</w:t>
            </w:r>
          </w:p>
        </w:tc>
        <w:tc>
          <w:tcPr>
            <w:tcW w:w="1907" w:type="dxa"/>
            <w:tcMar>
              <w:left w:w="75" w:type="dxa"/>
            </w:tcMar>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否决投标的其他情形</w:t>
            </w:r>
          </w:p>
        </w:tc>
        <w:tc>
          <w:tcPr>
            <w:tcW w:w="5751" w:type="dxa"/>
            <w:vAlign w:val="center"/>
          </w:tcPr>
          <w:p>
            <w:pPr>
              <w:widowControl/>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见附件</w:t>
            </w:r>
            <w:r>
              <w:rPr>
                <w:color w:val="000000" w:themeColor="text1"/>
                <w14:textFill>
                  <w14:solidFill>
                    <w14:schemeClr w14:val="tx1"/>
                  </w14:solidFill>
                </w14:textFill>
              </w:rPr>
              <w:t>3</w:t>
            </w:r>
            <w:r>
              <w:rPr>
                <w:rFonts w:hint="eastAsia"/>
                <w:color w:val="000000" w:themeColor="text1"/>
                <w14:textFill>
                  <w14:solidFill>
                    <w14:schemeClr w14:val="tx1"/>
                  </w14:solidFill>
                </w14:textFill>
              </w:rPr>
              <w:t>。</w:t>
            </w:r>
          </w:p>
        </w:tc>
      </w:tr>
    </w:tbl>
    <w:p>
      <w:pPr>
        <w:pStyle w:val="193"/>
        <w:spacing w:before="240" w:after="240"/>
        <w:jc w:val="center"/>
        <w:rPr>
          <w:rFonts w:ascii="Times New Roman" w:hAnsi="Times New Roman"/>
          <w:color w:val="000000" w:themeColor="text1"/>
          <w:szCs w:val="20"/>
          <w14:textFill>
            <w14:solidFill>
              <w14:schemeClr w14:val="tx1"/>
            </w14:solidFill>
          </w14:textFill>
        </w:rPr>
      </w:pPr>
      <w:bookmarkStart w:id="328" w:name="_Toc12685"/>
      <w:bookmarkStart w:id="329" w:name="_Toc20400"/>
      <w:bookmarkStart w:id="330" w:name="_Toc1343"/>
      <w:bookmarkStart w:id="331" w:name="_Toc1760"/>
      <w:r>
        <w:rPr>
          <w:rFonts w:hint="eastAsia" w:ascii="Times New Roman" w:hAnsi="Times New Roman"/>
          <w:color w:val="000000" w:themeColor="text1"/>
          <w:szCs w:val="20"/>
          <w14:textFill>
            <w14:solidFill>
              <w14:schemeClr w14:val="tx1"/>
            </w14:solidFill>
          </w14:textFill>
        </w:rPr>
        <w:br w:type="page"/>
      </w:r>
      <w:bookmarkStart w:id="332" w:name="_Toc1782"/>
      <w:bookmarkStart w:id="497" w:name="_GoBack"/>
      <w:bookmarkEnd w:id="497"/>
      <w:r>
        <w:rPr>
          <w:rFonts w:hint="eastAsia" w:ascii="Times New Roman" w:hAnsi="Times New Roman"/>
          <w:b w:val="0"/>
          <w:bCs w:val="0"/>
          <w:color w:val="000000" w:themeColor="text1"/>
          <w14:textFill>
            <w14:solidFill>
              <w14:schemeClr w14:val="tx1"/>
            </w14:solidFill>
          </w14:textFill>
        </w:rPr>
        <w:t>商务及技术文件初步评审标准</w:t>
      </w:r>
      <w:bookmarkEnd w:id="328"/>
      <w:bookmarkEnd w:id="329"/>
      <w:bookmarkEnd w:id="330"/>
      <w:bookmarkEnd w:id="331"/>
      <w:bookmarkEnd w:id="332"/>
    </w:p>
    <w:tbl>
      <w:tblPr>
        <w:tblStyle w:val="33"/>
        <w:tblW w:w="5026"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681"/>
        <w:gridCol w:w="864"/>
        <w:gridCol w:w="2060"/>
        <w:gridCol w:w="531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1543" w:type="dxa"/>
            <w:gridSpan w:val="2"/>
            <w:vAlign w:val="center"/>
          </w:tcPr>
          <w:p>
            <w:pPr>
              <w:widowControl/>
              <w:jc w:val="center"/>
              <w:rPr>
                <w:color w:val="000000" w:themeColor="text1"/>
                <w:szCs w:val="21"/>
                <w14:textFill>
                  <w14:solidFill>
                    <w14:schemeClr w14:val="tx1"/>
                  </w14:solidFill>
                </w14:textFill>
              </w:rPr>
            </w:pPr>
            <w:r>
              <w:rPr>
                <w:b/>
                <w:bCs/>
                <w:color w:val="000000" w:themeColor="text1"/>
                <w:szCs w:val="21"/>
                <w14:textFill>
                  <w14:solidFill>
                    <w14:schemeClr w14:val="tx1"/>
                  </w14:solidFill>
                </w14:textFill>
              </w:rPr>
              <w:t>条款号</w:t>
            </w:r>
          </w:p>
        </w:tc>
        <w:tc>
          <w:tcPr>
            <w:tcW w:w="2058" w:type="dxa"/>
            <w:vAlign w:val="center"/>
          </w:tcPr>
          <w:p>
            <w:pPr>
              <w:widowControl/>
              <w:ind w:firstLine="120"/>
              <w:jc w:val="center"/>
              <w:rPr>
                <w:color w:val="000000" w:themeColor="text1"/>
                <w:szCs w:val="21"/>
                <w14:textFill>
                  <w14:solidFill>
                    <w14:schemeClr w14:val="tx1"/>
                  </w14:solidFill>
                </w14:textFill>
              </w:rPr>
            </w:pPr>
            <w:r>
              <w:rPr>
                <w:b/>
                <w:bCs/>
                <w:color w:val="000000" w:themeColor="text1"/>
                <w:szCs w:val="21"/>
                <w14:textFill>
                  <w14:solidFill>
                    <w14:schemeClr w14:val="tx1"/>
                  </w14:solidFill>
                </w14:textFill>
              </w:rPr>
              <w:t>评审因素</w:t>
            </w:r>
          </w:p>
        </w:tc>
        <w:tc>
          <w:tcPr>
            <w:tcW w:w="5314" w:type="dxa"/>
            <w:vAlign w:val="center"/>
          </w:tcPr>
          <w:p>
            <w:pPr>
              <w:widowControl/>
              <w:ind w:firstLine="120"/>
              <w:jc w:val="center"/>
              <w:rPr>
                <w:color w:val="000000" w:themeColor="text1"/>
                <w:szCs w:val="21"/>
                <w14:textFill>
                  <w14:solidFill>
                    <w14:schemeClr w14:val="tx1"/>
                  </w14:solidFill>
                </w14:textFill>
              </w:rPr>
            </w:pPr>
            <w:r>
              <w:rPr>
                <w:b/>
                <w:bCs/>
                <w:color w:val="000000" w:themeColor="text1"/>
                <w:szCs w:val="21"/>
                <w14:textFill>
                  <w14:solidFill>
                    <w14:schemeClr w14:val="tx1"/>
                  </w14:solidFill>
                </w14:textFill>
              </w:rPr>
              <w:t>评审标准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680" w:type="dxa"/>
            <w:vMerge w:val="restart"/>
            <w:vAlign w:val="center"/>
          </w:tcPr>
          <w:p>
            <w:pPr>
              <w:widowControl/>
              <w:jc w:val="center"/>
              <w:rPr>
                <w:bCs/>
                <w:color w:val="000000" w:themeColor="text1"/>
                <w:szCs w:val="21"/>
                <w14:textFill>
                  <w14:solidFill>
                    <w14:schemeClr w14:val="tx1"/>
                  </w14:solidFill>
                </w14:textFill>
              </w:rPr>
            </w:pPr>
            <w:r>
              <w:rPr>
                <w:bCs/>
                <w:color w:val="000000" w:themeColor="text1"/>
                <w:szCs w:val="21"/>
                <w14:textFill>
                  <w14:solidFill>
                    <w14:schemeClr w14:val="tx1"/>
                  </w14:solidFill>
                </w14:textFill>
              </w:rPr>
              <w:t>2.1.</w:t>
            </w:r>
            <w:r>
              <w:rPr>
                <w:rFonts w:hint="eastAsia"/>
                <w:bCs/>
                <w:color w:val="000000" w:themeColor="text1"/>
                <w:szCs w:val="21"/>
                <w14:textFill>
                  <w14:solidFill>
                    <w14:schemeClr w14:val="tx1"/>
                  </w14:solidFill>
                </w14:textFill>
              </w:rPr>
              <w:t>1</w:t>
            </w:r>
          </w:p>
        </w:tc>
        <w:tc>
          <w:tcPr>
            <w:tcW w:w="863" w:type="dxa"/>
            <w:vMerge w:val="restart"/>
            <w:vAlign w:val="center"/>
          </w:tcPr>
          <w:p>
            <w:pPr>
              <w:widowControl/>
              <w:jc w:val="center"/>
              <w:rPr>
                <w:bCs/>
                <w:color w:val="000000" w:themeColor="text1"/>
                <w:szCs w:val="21"/>
                <w14:textFill>
                  <w14:solidFill>
                    <w14:schemeClr w14:val="tx1"/>
                  </w14:solidFill>
                </w14:textFill>
              </w:rPr>
            </w:pPr>
            <w:r>
              <w:rPr>
                <w:bCs/>
                <w:color w:val="000000" w:themeColor="text1"/>
                <w:szCs w:val="21"/>
                <w14:textFill>
                  <w14:solidFill>
                    <w14:schemeClr w14:val="tx1"/>
                  </w14:solidFill>
                </w14:textFill>
              </w:rPr>
              <w:t>形式评审标准</w:t>
            </w:r>
          </w:p>
        </w:tc>
        <w:tc>
          <w:tcPr>
            <w:tcW w:w="2058" w:type="dxa"/>
            <w:tcMar>
              <w:left w:w="75" w:type="dxa"/>
            </w:tcMar>
            <w:vAlign w:val="center"/>
          </w:tcPr>
          <w:p>
            <w:pPr>
              <w:widowControl/>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投标人名称</w:t>
            </w:r>
          </w:p>
        </w:tc>
        <w:tc>
          <w:tcPr>
            <w:tcW w:w="5314" w:type="dxa"/>
            <w:tcMar>
              <w:left w:w="75" w:type="dxa"/>
            </w:tcMar>
            <w:vAlign w:val="center"/>
          </w:tcPr>
          <w:p>
            <w:pPr>
              <w:widowControl/>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与营业执照、资质证书一致。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680" w:type="dxa"/>
            <w:vMerge w:val="continue"/>
            <w:vAlign w:val="center"/>
          </w:tcPr>
          <w:p>
            <w:pPr>
              <w:widowControl/>
              <w:jc w:val="center"/>
              <w:rPr>
                <w:bCs/>
                <w:color w:val="000000" w:themeColor="text1"/>
                <w:szCs w:val="21"/>
                <w14:textFill>
                  <w14:solidFill>
                    <w14:schemeClr w14:val="tx1"/>
                  </w14:solidFill>
                </w14:textFill>
              </w:rPr>
            </w:pPr>
          </w:p>
        </w:tc>
        <w:tc>
          <w:tcPr>
            <w:tcW w:w="863" w:type="dxa"/>
            <w:vMerge w:val="continue"/>
            <w:vAlign w:val="center"/>
          </w:tcPr>
          <w:p>
            <w:pPr>
              <w:widowControl/>
              <w:jc w:val="center"/>
              <w:rPr>
                <w:bCs/>
                <w:color w:val="000000" w:themeColor="text1"/>
                <w:szCs w:val="21"/>
                <w14:textFill>
                  <w14:solidFill>
                    <w14:schemeClr w14:val="tx1"/>
                  </w14:solidFill>
                </w14:textFill>
              </w:rPr>
            </w:pPr>
          </w:p>
        </w:tc>
        <w:tc>
          <w:tcPr>
            <w:tcW w:w="2058" w:type="dxa"/>
            <w:tcMar>
              <w:left w:w="75" w:type="dxa"/>
            </w:tcMar>
            <w:vAlign w:val="center"/>
          </w:tcPr>
          <w:p>
            <w:pPr>
              <w:widowControl/>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签字盖章</w:t>
            </w:r>
          </w:p>
        </w:tc>
        <w:tc>
          <w:tcPr>
            <w:tcW w:w="5314" w:type="dxa"/>
            <w:tcMar>
              <w:left w:w="75" w:type="dxa"/>
            </w:tcMar>
            <w:vAlign w:val="center"/>
          </w:tcPr>
          <w:p>
            <w:pPr>
              <w:widowControl/>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符合第二章“投标人须知”第3.7.3项规定。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680" w:type="dxa"/>
            <w:vMerge w:val="continue"/>
            <w:vAlign w:val="center"/>
          </w:tcPr>
          <w:p>
            <w:pPr>
              <w:widowControl/>
              <w:jc w:val="center"/>
              <w:rPr>
                <w:bCs/>
                <w:color w:val="000000" w:themeColor="text1"/>
                <w:szCs w:val="21"/>
                <w14:textFill>
                  <w14:solidFill>
                    <w14:schemeClr w14:val="tx1"/>
                  </w14:solidFill>
                </w14:textFill>
              </w:rPr>
            </w:pPr>
          </w:p>
        </w:tc>
        <w:tc>
          <w:tcPr>
            <w:tcW w:w="863" w:type="dxa"/>
            <w:vMerge w:val="continue"/>
            <w:vAlign w:val="center"/>
          </w:tcPr>
          <w:p>
            <w:pPr>
              <w:widowControl/>
              <w:jc w:val="center"/>
              <w:rPr>
                <w:bCs/>
                <w:color w:val="000000" w:themeColor="text1"/>
                <w:szCs w:val="21"/>
                <w14:textFill>
                  <w14:solidFill>
                    <w14:schemeClr w14:val="tx1"/>
                  </w14:solidFill>
                </w14:textFill>
              </w:rPr>
            </w:pPr>
          </w:p>
        </w:tc>
        <w:tc>
          <w:tcPr>
            <w:tcW w:w="2058" w:type="dxa"/>
            <w:tcMar>
              <w:left w:w="75" w:type="dxa"/>
            </w:tcMar>
            <w:vAlign w:val="center"/>
          </w:tcPr>
          <w:p>
            <w:pPr>
              <w:widowControl/>
              <w:jc w:val="center"/>
              <w:rPr>
                <w:color w:val="000000" w:themeColor="text1"/>
                <w:szCs w:val="21"/>
                <w14:textFill>
                  <w14:solidFill>
                    <w14:schemeClr w14:val="tx1"/>
                  </w14:solidFill>
                </w14:textFill>
              </w:rPr>
            </w:pPr>
            <w:r>
              <w:rPr>
                <w:rFonts w:hint="eastAsia"/>
                <w:color w:val="000000" w:themeColor="text1"/>
                <w:szCs w:val="20"/>
                <w14:textFill>
                  <w14:solidFill>
                    <w14:schemeClr w14:val="tx1"/>
                  </w14:solidFill>
                </w14:textFill>
              </w:rPr>
              <w:t>投标文件格式</w:t>
            </w:r>
          </w:p>
        </w:tc>
        <w:tc>
          <w:tcPr>
            <w:tcW w:w="5314" w:type="dxa"/>
            <w:tcMar>
              <w:left w:w="75" w:type="dxa"/>
            </w:tcMar>
            <w:vAlign w:val="center"/>
          </w:tcPr>
          <w:p>
            <w:pPr>
              <w:widowControl/>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符合</w:t>
            </w:r>
            <w:r>
              <w:rPr>
                <w:rFonts w:hint="eastAsia"/>
                <w:color w:val="000000" w:themeColor="text1"/>
                <w:szCs w:val="21"/>
                <w14:textFill>
                  <w14:solidFill>
                    <w14:schemeClr w14:val="tx1"/>
                  </w14:solidFill>
                </w14:textFill>
              </w:rPr>
              <w:t>第七章</w:t>
            </w:r>
            <w:r>
              <w:rPr>
                <w:color w:val="000000" w:themeColor="text1"/>
                <w:szCs w:val="21"/>
                <w14:textFill>
                  <w14:solidFill>
                    <w14:schemeClr w14:val="tx1"/>
                  </w14:solidFill>
                </w14:textFill>
              </w:rPr>
              <w:t>“投标文件格式”的规定</w:t>
            </w:r>
            <w:r>
              <w:rPr>
                <w:rFonts w:hint="eastAsia"/>
                <w:color w:val="000000" w:themeColor="text1"/>
                <w:szCs w:val="21"/>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680" w:type="dxa"/>
            <w:vMerge w:val="continue"/>
            <w:vAlign w:val="center"/>
          </w:tcPr>
          <w:p>
            <w:pPr>
              <w:widowControl/>
              <w:jc w:val="center"/>
              <w:rPr>
                <w:bCs/>
                <w:color w:val="000000" w:themeColor="text1"/>
                <w:szCs w:val="21"/>
                <w14:textFill>
                  <w14:solidFill>
                    <w14:schemeClr w14:val="tx1"/>
                  </w14:solidFill>
                </w14:textFill>
              </w:rPr>
            </w:pPr>
          </w:p>
        </w:tc>
        <w:tc>
          <w:tcPr>
            <w:tcW w:w="863" w:type="dxa"/>
            <w:vMerge w:val="continue"/>
            <w:vAlign w:val="center"/>
          </w:tcPr>
          <w:p>
            <w:pPr>
              <w:widowControl/>
              <w:jc w:val="center"/>
              <w:rPr>
                <w:bCs/>
                <w:color w:val="000000" w:themeColor="text1"/>
                <w:szCs w:val="21"/>
                <w14:textFill>
                  <w14:solidFill>
                    <w14:schemeClr w14:val="tx1"/>
                  </w14:solidFill>
                </w14:textFill>
              </w:rPr>
            </w:pPr>
          </w:p>
        </w:tc>
        <w:tc>
          <w:tcPr>
            <w:tcW w:w="2058" w:type="dxa"/>
            <w:tcMar>
              <w:left w:w="75" w:type="dxa"/>
            </w:tcMar>
            <w:vAlign w:val="center"/>
          </w:tcPr>
          <w:p>
            <w:pPr>
              <w:widowControl/>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联合体投标人</w:t>
            </w:r>
          </w:p>
        </w:tc>
        <w:tc>
          <w:tcPr>
            <w:tcW w:w="5314" w:type="dxa"/>
            <w:tcMar>
              <w:left w:w="75" w:type="dxa"/>
            </w:tcMar>
            <w:vAlign w:val="center"/>
          </w:tcPr>
          <w:p>
            <w:pPr>
              <w:widowControl/>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提交符合招标文件要求的联合体协议书，明确各方承担连带责任，并明确联合体牵头人</w:t>
            </w:r>
            <w:r>
              <w:rPr>
                <w:rFonts w:hint="eastAsia"/>
                <w:color w:val="000000" w:themeColor="text1"/>
                <w:szCs w:val="21"/>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680" w:type="dxa"/>
            <w:vMerge w:val="continue"/>
            <w:vAlign w:val="center"/>
          </w:tcPr>
          <w:p>
            <w:pPr>
              <w:widowControl/>
              <w:jc w:val="center"/>
              <w:rPr>
                <w:bCs/>
                <w:color w:val="000000" w:themeColor="text1"/>
                <w:szCs w:val="21"/>
                <w14:textFill>
                  <w14:solidFill>
                    <w14:schemeClr w14:val="tx1"/>
                  </w14:solidFill>
                </w14:textFill>
              </w:rPr>
            </w:pPr>
          </w:p>
        </w:tc>
        <w:tc>
          <w:tcPr>
            <w:tcW w:w="863" w:type="dxa"/>
            <w:vMerge w:val="continue"/>
            <w:vAlign w:val="center"/>
          </w:tcPr>
          <w:p>
            <w:pPr>
              <w:widowControl/>
              <w:jc w:val="center"/>
              <w:rPr>
                <w:bCs/>
                <w:color w:val="000000" w:themeColor="text1"/>
                <w:szCs w:val="21"/>
                <w14:textFill>
                  <w14:solidFill>
                    <w14:schemeClr w14:val="tx1"/>
                  </w14:solidFill>
                </w14:textFill>
              </w:rPr>
            </w:pPr>
          </w:p>
        </w:tc>
        <w:tc>
          <w:tcPr>
            <w:tcW w:w="2058" w:type="dxa"/>
            <w:tcMar>
              <w:left w:w="75" w:type="dxa"/>
            </w:tcMar>
            <w:vAlign w:val="center"/>
          </w:tcPr>
          <w:p>
            <w:pPr>
              <w:widowControl/>
              <w:jc w:val="center"/>
              <w:rPr>
                <w:color w:val="000000" w:themeColor="text1"/>
                <w:szCs w:val="21"/>
                <w14:textFill>
                  <w14:solidFill>
                    <w14:schemeClr w14:val="tx1"/>
                  </w14:solidFill>
                </w14:textFill>
              </w:rPr>
            </w:pPr>
            <w:r>
              <w:rPr>
                <w:rFonts w:hint="eastAsia"/>
                <w:color w:val="000000" w:themeColor="text1"/>
                <w:szCs w:val="20"/>
                <w14:textFill>
                  <w14:solidFill>
                    <w14:schemeClr w14:val="tx1"/>
                  </w14:solidFill>
                </w14:textFill>
              </w:rPr>
              <w:t>未出现</w:t>
            </w:r>
            <w:r>
              <w:rPr>
                <w:rFonts w:hint="eastAsia"/>
                <w:color w:val="000000" w:themeColor="text1"/>
                <w:szCs w:val="21"/>
                <w14:textFill>
                  <w14:solidFill>
                    <w14:schemeClr w14:val="tx1"/>
                  </w14:solidFill>
                </w14:textFill>
              </w:rPr>
              <w:t>异常情形</w:t>
            </w:r>
          </w:p>
        </w:tc>
        <w:tc>
          <w:tcPr>
            <w:tcW w:w="5314" w:type="dxa"/>
            <w:tcMar>
              <w:left w:w="75" w:type="dxa"/>
            </w:tcMar>
            <w:vAlign w:val="center"/>
          </w:tcPr>
          <w:p>
            <w:pPr>
              <w:widowControl/>
              <w:jc w:val="left"/>
              <w:rPr>
                <w:color w:val="000000" w:themeColor="text1"/>
                <w:szCs w:val="21"/>
                <w14:textFill>
                  <w14:solidFill>
                    <w14:schemeClr w14:val="tx1"/>
                  </w14:solidFill>
                </w14:textFill>
              </w:rPr>
            </w:pPr>
            <w:r>
              <w:rPr>
                <w:rFonts w:hint="eastAsia"/>
                <w:color w:val="000000" w:themeColor="text1"/>
                <w:szCs w:val="20"/>
                <w14:textFill>
                  <w14:solidFill>
                    <w14:schemeClr w14:val="tx1"/>
                  </w14:solidFill>
                </w14:textFill>
              </w:rPr>
              <w:t>不同投标人未出现使用相同的</w:t>
            </w:r>
            <w:r>
              <w:rPr>
                <w:rFonts w:hint="eastAsia"/>
                <w:color w:val="000000" w:themeColor="text1"/>
                <w:szCs w:val="22"/>
                <w14:textFill>
                  <w14:solidFill>
                    <w14:schemeClr w14:val="tx1"/>
                  </w14:solidFill>
                </w14:textFill>
              </w:rPr>
              <w:t>投标文件制作机器码</w:t>
            </w:r>
            <w:r>
              <w:rPr>
                <w:rFonts w:hint="eastAsia"/>
                <w:color w:val="000000" w:themeColor="text1"/>
                <w:szCs w:val="20"/>
                <w14:textFill>
                  <w14:solidFill>
                    <w14:schemeClr w14:val="tx1"/>
                  </w14:solidFill>
                </w14:textFill>
              </w:rPr>
              <w:t>进行投标的情形。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680" w:type="dxa"/>
            <w:vMerge w:val="continue"/>
            <w:vAlign w:val="center"/>
          </w:tcPr>
          <w:p>
            <w:pPr>
              <w:widowControl/>
              <w:jc w:val="center"/>
              <w:rPr>
                <w:bCs/>
                <w:color w:val="000000" w:themeColor="text1"/>
                <w:szCs w:val="21"/>
                <w14:textFill>
                  <w14:solidFill>
                    <w14:schemeClr w14:val="tx1"/>
                  </w14:solidFill>
                </w14:textFill>
              </w:rPr>
            </w:pPr>
          </w:p>
        </w:tc>
        <w:tc>
          <w:tcPr>
            <w:tcW w:w="863" w:type="dxa"/>
            <w:vMerge w:val="continue"/>
            <w:vAlign w:val="center"/>
          </w:tcPr>
          <w:p>
            <w:pPr>
              <w:widowControl/>
              <w:jc w:val="center"/>
              <w:rPr>
                <w:bCs/>
                <w:color w:val="000000" w:themeColor="text1"/>
                <w:szCs w:val="21"/>
                <w14:textFill>
                  <w14:solidFill>
                    <w14:schemeClr w14:val="tx1"/>
                  </w14:solidFill>
                </w14:textFill>
              </w:rPr>
            </w:pPr>
          </w:p>
        </w:tc>
        <w:tc>
          <w:tcPr>
            <w:tcW w:w="2058" w:type="dxa"/>
            <w:tcMar>
              <w:left w:w="75" w:type="dxa"/>
            </w:tcMar>
            <w:vAlign w:val="center"/>
          </w:tcPr>
          <w:p>
            <w:pPr>
              <w:widowControl/>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未出现投标报价</w:t>
            </w:r>
          </w:p>
        </w:tc>
        <w:tc>
          <w:tcPr>
            <w:tcW w:w="5314" w:type="dxa"/>
            <w:tcMar>
              <w:left w:w="75" w:type="dxa"/>
            </w:tcMar>
            <w:vAlign w:val="center"/>
          </w:tcPr>
          <w:p>
            <w:pPr>
              <w:widowControl/>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商务及技术文件中未出现有关投标报价的内容。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680" w:type="dxa"/>
            <w:vMerge w:val="restart"/>
            <w:vAlign w:val="center"/>
          </w:tcPr>
          <w:p>
            <w:pPr>
              <w:widowControl/>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2.1.2</w:t>
            </w:r>
          </w:p>
        </w:tc>
        <w:tc>
          <w:tcPr>
            <w:tcW w:w="863" w:type="dxa"/>
            <w:vMerge w:val="restart"/>
            <w:vAlign w:val="center"/>
          </w:tcPr>
          <w:p>
            <w:pPr>
              <w:widowControl/>
              <w:jc w:val="center"/>
              <w:rPr>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资格</w:t>
            </w:r>
            <w:r>
              <w:rPr>
                <w:bCs/>
                <w:color w:val="000000" w:themeColor="text1"/>
                <w:szCs w:val="21"/>
                <w14:textFill>
                  <w14:solidFill>
                    <w14:schemeClr w14:val="tx1"/>
                  </w14:solidFill>
                </w14:textFill>
              </w:rPr>
              <w:t>评审标准</w:t>
            </w:r>
          </w:p>
        </w:tc>
        <w:tc>
          <w:tcPr>
            <w:tcW w:w="2058" w:type="dxa"/>
            <w:tcMar>
              <w:left w:w="75" w:type="dxa"/>
            </w:tcMar>
            <w:vAlign w:val="center"/>
          </w:tcPr>
          <w:p>
            <w:pPr>
              <w:widowControl/>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营业执照</w:t>
            </w:r>
          </w:p>
        </w:tc>
        <w:tc>
          <w:tcPr>
            <w:tcW w:w="5314" w:type="dxa"/>
            <w:tcMar>
              <w:left w:w="75" w:type="dxa"/>
            </w:tcMar>
            <w:vAlign w:val="center"/>
          </w:tcPr>
          <w:p>
            <w:pPr>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具备有效的营业执照</w:t>
            </w:r>
            <w:r>
              <w:rPr>
                <w:color w:val="000000" w:themeColor="text1"/>
                <w:szCs w:val="21"/>
                <w14:textFill>
                  <w14:solidFill>
                    <w14:schemeClr w14:val="tx1"/>
                  </w14:solidFill>
                </w14:textFill>
              </w:rPr>
              <w:t>，如</w:t>
            </w:r>
            <w:r>
              <w:rPr>
                <w:rFonts w:hint="eastAsia"/>
                <w:color w:val="000000" w:themeColor="text1"/>
                <w:szCs w:val="21"/>
                <w14:textFill>
                  <w14:solidFill>
                    <w14:schemeClr w14:val="tx1"/>
                  </w14:solidFill>
                </w14:textFill>
              </w:rPr>
              <w:t>为</w:t>
            </w:r>
            <w:r>
              <w:rPr>
                <w:color w:val="000000" w:themeColor="text1"/>
                <w:szCs w:val="21"/>
                <w14:textFill>
                  <w14:solidFill>
                    <w14:schemeClr w14:val="tx1"/>
                  </w14:solidFill>
                </w14:textFill>
              </w:rPr>
              <w:t>联合体投标，联合体各方均须提供</w:t>
            </w:r>
            <w:r>
              <w:rPr>
                <w:rFonts w:hint="eastAsia"/>
                <w:color w:val="000000" w:themeColor="text1"/>
                <w:szCs w:val="21"/>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680" w:type="dxa"/>
            <w:vMerge w:val="continue"/>
            <w:vAlign w:val="center"/>
          </w:tcPr>
          <w:p>
            <w:pPr>
              <w:widowControl/>
              <w:jc w:val="left"/>
              <w:rPr>
                <w:color w:val="000000" w:themeColor="text1"/>
                <w:szCs w:val="21"/>
                <w14:textFill>
                  <w14:solidFill>
                    <w14:schemeClr w14:val="tx1"/>
                  </w14:solidFill>
                </w14:textFill>
              </w:rPr>
            </w:pPr>
          </w:p>
        </w:tc>
        <w:tc>
          <w:tcPr>
            <w:tcW w:w="863" w:type="dxa"/>
            <w:vMerge w:val="continue"/>
            <w:vAlign w:val="center"/>
          </w:tcPr>
          <w:p>
            <w:pPr>
              <w:widowControl/>
              <w:jc w:val="left"/>
              <w:rPr>
                <w:color w:val="000000" w:themeColor="text1"/>
                <w:szCs w:val="21"/>
                <w14:textFill>
                  <w14:solidFill>
                    <w14:schemeClr w14:val="tx1"/>
                  </w14:solidFill>
                </w14:textFill>
              </w:rPr>
            </w:pPr>
          </w:p>
        </w:tc>
        <w:tc>
          <w:tcPr>
            <w:tcW w:w="2058" w:type="dxa"/>
            <w:tcMar>
              <w:left w:w="75" w:type="dxa"/>
            </w:tcMar>
            <w:vAlign w:val="center"/>
          </w:tcPr>
          <w:p>
            <w:pPr>
              <w:widowControl/>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资质等级</w:t>
            </w:r>
          </w:p>
        </w:tc>
        <w:tc>
          <w:tcPr>
            <w:tcW w:w="5314" w:type="dxa"/>
            <w:tcMar>
              <w:left w:w="75" w:type="dxa"/>
            </w:tcMar>
            <w:vAlign w:val="center"/>
          </w:tcPr>
          <w:p>
            <w:pPr>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符合第二章“投标人须知”第1.4.1项规定。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680" w:type="dxa"/>
            <w:vMerge w:val="continue"/>
            <w:vAlign w:val="center"/>
          </w:tcPr>
          <w:p>
            <w:pPr>
              <w:widowControl/>
              <w:jc w:val="left"/>
              <w:rPr>
                <w:color w:val="000000" w:themeColor="text1"/>
                <w:szCs w:val="21"/>
                <w14:textFill>
                  <w14:solidFill>
                    <w14:schemeClr w14:val="tx1"/>
                  </w14:solidFill>
                </w14:textFill>
              </w:rPr>
            </w:pPr>
          </w:p>
        </w:tc>
        <w:tc>
          <w:tcPr>
            <w:tcW w:w="863" w:type="dxa"/>
            <w:vMerge w:val="continue"/>
            <w:vAlign w:val="center"/>
          </w:tcPr>
          <w:p>
            <w:pPr>
              <w:widowControl/>
              <w:jc w:val="left"/>
              <w:rPr>
                <w:color w:val="000000" w:themeColor="text1"/>
                <w:szCs w:val="21"/>
                <w14:textFill>
                  <w14:solidFill>
                    <w14:schemeClr w14:val="tx1"/>
                  </w14:solidFill>
                </w14:textFill>
              </w:rPr>
            </w:pPr>
          </w:p>
        </w:tc>
        <w:tc>
          <w:tcPr>
            <w:tcW w:w="2058" w:type="dxa"/>
            <w:tcMar>
              <w:left w:w="75" w:type="dxa"/>
            </w:tcMar>
            <w:vAlign w:val="center"/>
          </w:tcPr>
          <w:p>
            <w:pPr>
              <w:widowControl/>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安全生产许可证</w:t>
            </w:r>
          </w:p>
        </w:tc>
        <w:tc>
          <w:tcPr>
            <w:tcW w:w="5314" w:type="dxa"/>
            <w:tcMar>
              <w:left w:w="75" w:type="dxa"/>
            </w:tcMar>
            <w:vAlign w:val="center"/>
          </w:tcPr>
          <w:p>
            <w:pPr>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符合第二章“投标人须知”第1.4.1项规定。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680" w:type="dxa"/>
            <w:vMerge w:val="continue"/>
            <w:vAlign w:val="center"/>
          </w:tcPr>
          <w:p>
            <w:pPr>
              <w:widowControl/>
              <w:jc w:val="left"/>
              <w:rPr>
                <w:color w:val="000000" w:themeColor="text1"/>
                <w:szCs w:val="21"/>
                <w14:textFill>
                  <w14:solidFill>
                    <w14:schemeClr w14:val="tx1"/>
                  </w14:solidFill>
                </w14:textFill>
              </w:rPr>
            </w:pPr>
          </w:p>
        </w:tc>
        <w:tc>
          <w:tcPr>
            <w:tcW w:w="863" w:type="dxa"/>
            <w:vMerge w:val="continue"/>
            <w:vAlign w:val="center"/>
          </w:tcPr>
          <w:p>
            <w:pPr>
              <w:widowControl/>
              <w:jc w:val="left"/>
              <w:rPr>
                <w:color w:val="000000" w:themeColor="text1"/>
                <w:szCs w:val="21"/>
                <w14:textFill>
                  <w14:solidFill>
                    <w14:schemeClr w14:val="tx1"/>
                  </w14:solidFill>
                </w14:textFill>
              </w:rPr>
            </w:pPr>
          </w:p>
        </w:tc>
        <w:tc>
          <w:tcPr>
            <w:tcW w:w="2058" w:type="dxa"/>
            <w:tcMar>
              <w:left w:w="75" w:type="dxa"/>
            </w:tcMar>
            <w:vAlign w:val="center"/>
          </w:tcPr>
          <w:p>
            <w:pPr>
              <w:widowControl/>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财务要求</w:t>
            </w:r>
          </w:p>
        </w:tc>
        <w:tc>
          <w:tcPr>
            <w:tcW w:w="5314" w:type="dxa"/>
            <w:tcMar>
              <w:left w:w="75" w:type="dxa"/>
            </w:tcMar>
            <w:vAlign w:val="center"/>
          </w:tcPr>
          <w:p>
            <w:pPr>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符合第二章“投标人须知”第1.4.1项规定。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680" w:type="dxa"/>
            <w:vMerge w:val="continue"/>
            <w:vAlign w:val="center"/>
          </w:tcPr>
          <w:p>
            <w:pPr>
              <w:widowControl/>
              <w:jc w:val="left"/>
              <w:rPr>
                <w:color w:val="000000" w:themeColor="text1"/>
                <w:szCs w:val="21"/>
                <w14:textFill>
                  <w14:solidFill>
                    <w14:schemeClr w14:val="tx1"/>
                  </w14:solidFill>
                </w14:textFill>
              </w:rPr>
            </w:pPr>
          </w:p>
        </w:tc>
        <w:tc>
          <w:tcPr>
            <w:tcW w:w="863" w:type="dxa"/>
            <w:vMerge w:val="continue"/>
            <w:vAlign w:val="center"/>
          </w:tcPr>
          <w:p>
            <w:pPr>
              <w:widowControl/>
              <w:jc w:val="left"/>
              <w:rPr>
                <w:color w:val="000000" w:themeColor="text1"/>
                <w:szCs w:val="21"/>
                <w14:textFill>
                  <w14:solidFill>
                    <w14:schemeClr w14:val="tx1"/>
                  </w14:solidFill>
                </w14:textFill>
              </w:rPr>
            </w:pPr>
          </w:p>
        </w:tc>
        <w:tc>
          <w:tcPr>
            <w:tcW w:w="2058" w:type="dxa"/>
            <w:tcMar>
              <w:left w:w="75" w:type="dxa"/>
            </w:tcMar>
            <w:vAlign w:val="center"/>
          </w:tcPr>
          <w:p>
            <w:pPr>
              <w:widowControl/>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投标人业绩要求</w:t>
            </w:r>
          </w:p>
        </w:tc>
        <w:tc>
          <w:tcPr>
            <w:tcW w:w="5314" w:type="dxa"/>
            <w:tcMar>
              <w:left w:w="75" w:type="dxa"/>
            </w:tcMar>
            <w:vAlign w:val="center"/>
          </w:tcPr>
          <w:p>
            <w:pPr>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符合第二章“投标人须知”第1.4.1项规定。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680" w:type="dxa"/>
            <w:vMerge w:val="continue"/>
            <w:vAlign w:val="center"/>
          </w:tcPr>
          <w:p>
            <w:pPr>
              <w:widowControl/>
              <w:jc w:val="left"/>
              <w:rPr>
                <w:color w:val="000000" w:themeColor="text1"/>
                <w:szCs w:val="21"/>
                <w14:textFill>
                  <w14:solidFill>
                    <w14:schemeClr w14:val="tx1"/>
                  </w14:solidFill>
                </w14:textFill>
              </w:rPr>
            </w:pPr>
          </w:p>
        </w:tc>
        <w:tc>
          <w:tcPr>
            <w:tcW w:w="863" w:type="dxa"/>
            <w:vMerge w:val="continue"/>
            <w:vAlign w:val="center"/>
          </w:tcPr>
          <w:p>
            <w:pPr>
              <w:widowControl/>
              <w:jc w:val="left"/>
              <w:rPr>
                <w:color w:val="000000" w:themeColor="text1"/>
                <w:szCs w:val="21"/>
                <w14:textFill>
                  <w14:solidFill>
                    <w14:schemeClr w14:val="tx1"/>
                  </w14:solidFill>
                </w14:textFill>
              </w:rPr>
            </w:pPr>
          </w:p>
        </w:tc>
        <w:tc>
          <w:tcPr>
            <w:tcW w:w="2058" w:type="dxa"/>
            <w:tcMar>
              <w:left w:w="75" w:type="dxa"/>
            </w:tcMar>
            <w:vAlign w:val="center"/>
          </w:tcPr>
          <w:p>
            <w:pPr>
              <w:widowControl/>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信誉要求</w:t>
            </w:r>
          </w:p>
        </w:tc>
        <w:tc>
          <w:tcPr>
            <w:tcW w:w="5314" w:type="dxa"/>
            <w:tcMar>
              <w:left w:w="75" w:type="dxa"/>
            </w:tcMar>
            <w:vAlign w:val="center"/>
          </w:tcPr>
          <w:p>
            <w:pPr>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符合第二章“投标人须知”第1.4.1项规定。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680" w:type="dxa"/>
            <w:vMerge w:val="continue"/>
            <w:vAlign w:val="center"/>
          </w:tcPr>
          <w:p>
            <w:pPr>
              <w:widowControl/>
              <w:jc w:val="left"/>
              <w:rPr>
                <w:color w:val="000000" w:themeColor="text1"/>
                <w:szCs w:val="21"/>
                <w14:textFill>
                  <w14:solidFill>
                    <w14:schemeClr w14:val="tx1"/>
                  </w14:solidFill>
                </w14:textFill>
              </w:rPr>
            </w:pPr>
          </w:p>
        </w:tc>
        <w:tc>
          <w:tcPr>
            <w:tcW w:w="863" w:type="dxa"/>
            <w:vMerge w:val="continue"/>
            <w:vAlign w:val="center"/>
          </w:tcPr>
          <w:p>
            <w:pPr>
              <w:widowControl/>
              <w:jc w:val="left"/>
              <w:rPr>
                <w:color w:val="000000" w:themeColor="text1"/>
                <w:szCs w:val="21"/>
                <w14:textFill>
                  <w14:solidFill>
                    <w14:schemeClr w14:val="tx1"/>
                  </w14:solidFill>
                </w14:textFill>
              </w:rPr>
            </w:pPr>
          </w:p>
        </w:tc>
        <w:tc>
          <w:tcPr>
            <w:tcW w:w="2058" w:type="dxa"/>
            <w:tcMar>
              <w:left w:w="75" w:type="dxa"/>
            </w:tcMar>
          </w:tcPr>
          <w:p>
            <w:pPr>
              <w:widowControl/>
              <w:jc w:val="center"/>
              <w:rPr>
                <w:color w:val="000000" w:themeColor="text1"/>
                <w:szCs w:val="21"/>
                <w14:textFill>
                  <w14:solidFill>
                    <w14:schemeClr w14:val="tx1"/>
                  </w14:solidFill>
                </w14:textFill>
              </w:rPr>
            </w:pPr>
            <w:r>
              <w:rPr>
                <w:rFonts w:hint="eastAsia"/>
                <w:color w:val="000000" w:themeColor="text1"/>
                <w:szCs w:val="20"/>
                <w14:textFill>
                  <w14:solidFill>
                    <w14:schemeClr w14:val="tx1"/>
                  </w14:solidFill>
                </w14:textFill>
              </w:rPr>
              <w:t>项目经理、设计负责人、施工负责人资格要求</w:t>
            </w:r>
          </w:p>
        </w:tc>
        <w:tc>
          <w:tcPr>
            <w:tcW w:w="5314" w:type="dxa"/>
            <w:tcMar>
              <w:left w:w="75" w:type="dxa"/>
            </w:tcMar>
            <w:vAlign w:val="center"/>
          </w:tcPr>
          <w:p>
            <w:pPr>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符合第二章“投标人须知”第1.4.1项规定。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680" w:type="dxa"/>
            <w:vMerge w:val="continue"/>
            <w:vAlign w:val="center"/>
          </w:tcPr>
          <w:p>
            <w:pPr>
              <w:widowControl/>
              <w:jc w:val="left"/>
              <w:rPr>
                <w:color w:val="000000" w:themeColor="text1"/>
                <w:szCs w:val="21"/>
                <w14:textFill>
                  <w14:solidFill>
                    <w14:schemeClr w14:val="tx1"/>
                  </w14:solidFill>
                </w14:textFill>
              </w:rPr>
            </w:pPr>
          </w:p>
        </w:tc>
        <w:tc>
          <w:tcPr>
            <w:tcW w:w="863" w:type="dxa"/>
            <w:vMerge w:val="continue"/>
            <w:vAlign w:val="center"/>
          </w:tcPr>
          <w:p>
            <w:pPr>
              <w:widowControl/>
              <w:jc w:val="left"/>
              <w:rPr>
                <w:color w:val="000000" w:themeColor="text1"/>
                <w:szCs w:val="21"/>
                <w14:textFill>
                  <w14:solidFill>
                    <w14:schemeClr w14:val="tx1"/>
                  </w14:solidFill>
                </w14:textFill>
              </w:rPr>
            </w:pPr>
          </w:p>
        </w:tc>
        <w:tc>
          <w:tcPr>
            <w:tcW w:w="2058" w:type="dxa"/>
            <w:tcMar>
              <w:left w:w="75" w:type="dxa"/>
            </w:tcMar>
            <w:vAlign w:val="center"/>
          </w:tcPr>
          <w:p>
            <w:pPr>
              <w:widowControl/>
              <w:jc w:val="center"/>
              <w:rPr>
                <w:color w:val="000000" w:themeColor="text1"/>
                <w:szCs w:val="21"/>
                <w14:textFill>
                  <w14:solidFill>
                    <w14:schemeClr w14:val="tx1"/>
                  </w14:solidFill>
                </w14:textFill>
              </w:rPr>
            </w:pPr>
            <w:r>
              <w:rPr>
                <w:rFonts w:hint="eastAsia"/>
                <w:color w:val="000000" w:themeColor="text1"/>
                <w:szCs w:val="20"/>
                <w14:textFill>
                  <w14:solidFill>
                    <w14:schemeClr w14:val="tx1"/>
                  </w14:solidFill>
                </w14:textFill>
              </w:rPr>
              <w:t>项目经理、设计负责人、施工负责人业绩要求</w:t>
            </w:r>
          </w:p>
        </w:tc>
        <w:tc>
          <w:tcPr>
            <w:tcW w:w="5314" w:type="dxa"/>
            <w:tcMar>
              <w:left w:w="75" w:type="dxa"/>
            </w:tcMar>
            <w:vAlign w:val="center"/>
          </w:tcPr>
          <w:p>
            <w:pPr>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符合第二章“投标人须知”第1.4.1项规定。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680" w:type="dxa"/>
            <w:vMerge w:val="continue"/>
            <w:vAlign w:val="center"/>
          </w:tcPr>
          <w:p>
            <w:pPr>
              <w:widowControl/>
              <w:jc w:val="left"/>
              <w:rPr>
                <w:color w:val="000000" w:themeColor="text1"/>
                <w:szCs w:val="21"/>
                <w14:textFill>
                  <w14:solidFill>
                    <w14:schemeClr w14:val="tx1"/>
                  </w14:solidFill>
                </w14:textFill>
              </w:rPr>
            </w:pPr>
          </w:p>
        </w:tc>
        <w:tc>
          <w:tcPr>
            <w:tcW w:w="863" w:type="dxa"/>
            <w:vMerge w:val="continue"/>
            <w:vAlign w:val="center"/>
          </w:tcPr>
          <w:p>
            <w:pPr>
              <w:widowControl/>
              <w:jc w:val="left"/>
              <w:rPr>
                <w:color w:val="000000" w:themeColor="text1"/>
                <w:szCs w:val="21"/>
                <w14:textFill>
                  <w14:solidFill>
                    <w14:schemeClr w14:val="tx1"/>
                  </w14:solidFill>
                </w14:textFill>
              </w:rPr>
            </w:pPr>
          </w:p>
        </w:tc>
        <w:tc>
          <w:tcPr>
            <w:tcW w:w="2058" w:type="dxa"/>
            <w:tcMar>
              <w:left w:w="75" w:type="dxa"/>
            </w:tcMar>
            <w:vAlign w:val="center"/>
          </w:tcPr>
          <w:p>
            <w:pPr>
              <w:widowControl/>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其他主要管理人员和技术人员配备</w:t>
            </w:r>
          </w:p>
        </w:tc>
        <w:tc>
          <w:tcPr>
            <w:tcW w:w="5314" w:type="dxa"/>
            <w:tcMar>
              <w:left w:w="75" w:type="dxa"/>
            </w:tcMar>
            <w:vAlign w:val="center"/>
          </w:tcPr>
          <w:p>
            <w:pPr>
              <w:widowControl/>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符合第二章“投标人须知”第1.4.1项规定。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680" w:type="dxa"/>
            <w:vMerge w:val="continue"/>
            <w:vAlign w:val="center"/>
          </w:tcPr>
          <w:p>
            <w:pPr>
              <w:widowControl/>
              <w:jc w:val="left"/>
              <w:rPr>
                <w:color w:val="000000" w:themeColor="text1"/>
                <w:szCs w:val="21"/>
                <w14:textFill>
                  <w14:solidFill>
                    <w14:schemeClr w14:val="tx1"/>
                  </w14:solidFill>
                </w14:textFill>
              </w:rPr>
            </w:pPr>
          </w:p>
        </w:tc>
        <w:tc>
          <w:tcPr>
            <w:tcW w:w="863" w:type="dxa"/>
            <w:vMerge w:val="continue"/>
            <w:vAlign w:val="center"/>
          </w:tcPr>
          <w:p>
            <w:pPr>
              <w:widowControl/>
              <w:jc w:val="left"/>
              <w:rPr>
                <w:color w:val="000000" w:themeColor="text1"/>
                <w:szCs w:val="21"/>
                <w14:textFill>
                  <w14:solidFill>
                    <w14:schemeClr w14:val="tx1"/>
                  </w14:solidFill>
                </w14:textFill>
              </w:rPr>
            </w:pPr>
          </w:p>
        </w:tc>
        <w:tc>
          <w:tcPr>
            <w:tcW w:w="2058" w:type="dxa"/>
            <w:tcMar>
              <w:left w:w="75" w:type="dxa"/>
            </w:tcMar>
            <w:vAlign w:val="center"/>
          </w:tcPr>
          <w:p>
            <w:pPr>
              <w:widowControl/>
              <w:jc w:val="center"/>
              <w:rPr>
                <w:color w:val="000000" w:themeColor="text1"/>
                <w:szCs w:val="20"/>
                <w14:textFill>
                  <w14:solidFill>
                    <w14:schemeClr w14:val="tx1"/>
                  </w14:solidFill>
                </w14:textFill>
              </w:rPr>
            </w:pPr>
            <w:r>
              <w:rPr>
                <w:rFonts w:hint="eastAsia"/>
                <w:color w:val="000000" w:themeColor="text1"/>
                <w:szCs w:val="20"/>
                <w14:textFill>
                  <w14:solidFill>
                    <w14:schemeClr w14:val="tx1"/>
                  </w14:solidFill>
                </w14:textFill>
              </w:rPr>
              <w:t>联合体投标人</w:t>
            </w:r>
          </w:p>
        </w:tc>
        <w:tc>
          <w:tcPr>
            <w:tcW w:w="5314" w:type="dxa"/>
            <w:tcMar>
              <w:left w:w="75" w:type="dxa"/>
            </w:tcMar>
            <w:vAlign w:val="center"/>
          </w:tcPr>
          <w:p>
            <w:pPr>
              <w:widowControl/>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符合第二章“投标人须知”第1.4.2项规定。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680" w:type="dxa"/>
            <w:vMerge w:val="continue"/>
            <w:vAlign w:val="center"/>
          </w:tcPr>
          <w:p>
            <w:pPr>
              <w:widowControl/>
              <w:jc w:val="left"/>
              <w:rPr>
                <w:color w:val="000000" w:themeColor="text1"/>
                <w:szCs w:val="21"/>
                <w14:textFill>
                  <w14:solidFill>
                    <w14:schemeClr w14:val="tx1"/>
                  </w14:solidFill>
                </w14:textFill>
              </w:rPr>
            </w:pPr>
          </w:p>
        </w:tc>
        <w:tc>
          <w:tcPr>
            <w:tcW w:w="863" w:type="dxa"/>
            <w:vMerge w:val="continue"/>
            <w:vAlign w:val="center"/>
          </w:tcPr>
          <w:p>
            <w:pPr>
              <w:widowControl/>
              <w:jc w:val="left"/>
              <w:rPr>
                <w:color w:val="000000" w:themeColor="text1"/>
                <w:szCs w:val="21"/>
                <w14:textFill>
                  <w14:solidFill>
                    <w14:schemeClr w14:val="tx1"/>
                  </w14:solidFill>
                </w14:textFill>
              </w:rPr>
            </w:pPr>
          </w:p>
        </w:tc>
        <w:tc>
          <w:tcPr>
            <w:tcW w:w="2058" w:type="dxa"/>
            <w:tcMar>
              <w:left w:w="75" w:type="dxa"/>
            </w:tcMar>
            <w:vAlign w:val="center"/>
          </w:tcPr>
          <w:p>
            <w:pPr>
              <w:widowControl/>
              <w:jc w:val="center"/>
              <w:rPr>
                <w:color w:val="000000" w:themeColor="text1"/>
                <w:szCs w:val="21"/>
                <w14:textFill>
                  <w14:solidFill>
                    <w14:schemeClr w14:val="tx1"/>
                  </w14:solidFill>
                </w14:textFill>
              </w:rPr>
            </w:pPr>
            <w:r>
              <w:rPr>
                <w:color w:val="000000" w:themeColor="text1"/>
                <w:szCs w:val="20"/>
                <w14:textFill>
                  <w14:solidFill>
                    <w14:schemeClr w14:val="tx1"/>
                  </w14:solidFill>
                </w14:textFill>
              </w:rPr>
              <w:t>不存在禁止投标的情形</w:t>
            </w:r>
          </w:p>
        </w:tc>
        <w:tc>
          <w:tcPr>
            <w:tcW w:w="5314" w:type="dxa"/>
            <w:tcMar>
              <w:left w:w="75" w:type="dxa"/>
            </w:tcMar>
            <w:vAlign w:val="center"/>
          </w:tcPr>
          <w:p>
            <w:pPr>
              <w:jc w:val="left"/>
              <w:rPr>
                <w:color w:val="000000" w:themeColor="text1"/>
                <w:szCs w:val="21"/>
                <w14:textFill>
                  <w14:solidFill>
                    <w14:schemeClr w14:val="tx1"/>
                  </w14:solidFill>
                </w14:textFill>
              </w:rPr>
            </w:pPr>
            <w:r>
              <w:rPr>
                <w:color w:val="000000" w:themeColor="text1"/>
                <w:szCs w:val="20"/>
                <w14:textFill>
                  <w14:solidFill>
                    <w14:schemeClr w14:val="tx1"/>
                  </w14:solidFill>
                </w14:textFill>
              </w:rPr>
              <w:t>不存在第二章“投标人须知”第1.4.3项</w:t>
            </w:r>
            <w:r>
              <w:rPr>
                <w:rFonts w:hint="eastAsia"/>
                <w:color w:val="000000" w:themeColor="text1"/>
                <w:szCs w:val="20"/>
                <w14:textFill>
                  <w14:solidFill>
                    <w14:schemeClr w14:val="tx1"/>
                  </w14:solidFill>
                </w14:textFill>
              </w:rPr>
              <w:t>或</w:t>
            </w:r>
            <w:r>
              <w:rPr>
                <w:color w:val="000000" w:themeColor="text1"/>
                <w:szCs w:val="20"/>
                <w14:textFill>
                  <w14:solidFill>
                    <w14:schemeClr w14:val="tx1"/>
                  </w14:solidFill>
                </w14:textFill>
              </w:rPr>
              <w:t>第1.4.</w:t>
            </w:r>
            <w:r>
              <w:rPr>
                <w:rFonts w:hint="eastAsia"/>
                <w:color w:val="000000" w:themeColor="text1"/>
                <w:szCs w:val="20"/>
                <w14:textFill>
                  <w14:solidFill>
                    <w14:schemeClr w14:val="tx1"/>
                  </w14:solidFill>
                </w14:textFill>
              </w:rPr>
              <w:t>4</w:t>
            </w:r>
            <w:r>
              <w:rPr>
                <w:color w:val="000000" w:themeColor="text1"/>
                <w:szCs w:val="20"/>
                <w14:textFill>
                  <w14:solidFill>
                    <w14:schemeClr w14:val="tx1"/>
                  </w14:solidFill>
                </w14:textFill>
              </w:rPr>
              <w:t>项规定的任何一种情形</w:t>
            </w:r>
            <w:r>
              <w:rPr>
                <w:rFonts w:hint="eastAsia"/>
                <w:color w:val="000000" w:themeColor="text1"/>
                <w:szCs w:val="20"/>
                <w14:textFill>
                  <w14:solidFill>
                    <w14:schemeClr w14:val="tx1"/>
                  </w14:solidFill>
                </w14:textFill>
              </w:rPr>
              <w:t>。投标人应按照第七章“投标文件格式”的“诚信投标承诺书”承诺</w:t>
            </w:r>
            <w:r>
              <w:rPr>
                <w:rFonts w:hint="eastAsia"/>
                <w:color w:val="000000" w:themeColor="text1"/>
                <w:szCs w:val="21"/>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680" w:type="dxa"/>
            <w:vMerge w:val="restart"/>
            <w:vAlign w:val="center"/>
          </w:tcPr>
          <w:p>
            <w:pPr>
              <w:widowControl/>
              <w:jc w:val="center"/>
              <w:rPr>
                <w:color w:val="000000" w:themeColor="text1"/>
                <w:szCs w:val="21"/>
                <w14:textFill>
                  <w14:solidFill>
                    <w14:schemeClr w14:val="tx1"/>
                  </w14:solidFill>
                </w14:textFill>
              </w:rPr>
            </w:pPr>
            <w:r>
              <w:rPr>
                <w:rFonts w:hint="eastAsia"/>
                <w:color w:val="000000" w:themeColor="text1"/>
                <w:szCs w:val="20"/>
                <w14:textFill>
                  <w14:solidFill>
                    <w14:schemeClr w14:val="tx1"/>
                  </w14:solidFill>
                </w14:textFill>
              </w:rPr>
              <w:t>2.1.3</w:t>
            </w:r>
          </w:p>
        </w:tc>
        <w:tc>
          <w:tcPr>
            <w:tcW w:w="863" w:type="dxa"/>
            <w:vMerge w:val="restart"/>
            <w:vAlign w:val="center"/>
          </w:tcPr>
          <w:p>
            <w:pPr>
              <w:widowControl/>
              <w:jc w:val="center"/>
              <w:rPr>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响应性评审标准</w:t>
            </w:r>
          </w:p>
        </w:tc>
        <w:tc>
          <w:tcPr>
            <w:tcW w:w="2058" w:type="dxa"/>
            <w:tcMar>
              <w:left w:w="75" w:type="dxa"/>
            </w:tcMar>
            <w:vAlign w:val="center"/>
          </w:tcPr>
          <w:p>
            <w:pPr>
              <w:widowControl/>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投标内容</w:t>
            </w:r>
          </w:p>
        </w:tc>
        <w:tc>
          <w:tcPr>
            <w:tcW w:w="5314" w:type="dxa"/>
            <w:tcMar>
              <w:left w:w="75" w:type="dxa"/>
            </w:tcMar>
            <w:vAlign w:val="center"/>
          </w:tcPr>
          <w:p>
            <w:pPr>
              <w:widowControl/>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符合第二章“投标人须知”第1.3.1项规定。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680" w:type="dxa"/>
            <w:vMerge w:val="continue"/>
            <w:vAlign w:val="center"/>
          </w:tcPr>
          <w:p>
            <w:pPr>
              <w:widowControl/>
              <w:jc w:val="center"/>
              <w:rPr>
                <w:color w:val="000000" w:themeColor="text1"/>
                <w:szCs w:val="20"/>
                <w14:textFill>
                  <w14:solidFill>
                    <w14:schemeClr w14:val="tx1"/>
                  </w14:solidFill>
                </w14:textFill>
              </w:rPr>
            </w:pPr>
          </w:p>
        </w:tc>
        <w:tc>
          <w:tcPr>
            <w:tcW w:w="863" w:type="dxa"/>
            <w:vMerge w:val="continue"/>
            <w:vAlign w:val="center"/>
          </w:tcPr>
          <w:p>
            <w:pPr>
              <w:widowControl/>
              <w:jc w:val="left"/>
              <w:rPr>
                <w:bCs/>
                <w:color w:val="000000" w:themeColor="text1"/>
                <w:szCs w:val="21"/>
                <w14:textFill>
                  <w14:solidFill>
                    <w14:schemeClr w14:val="tx1"/>
                  </w14:solidFill>
                </w14:textFill>
              </w:rPr>
            </w:pPr>
          </w:p>
        </w:tc>
        <w:tc>
          <w:tcPr>
            <w:tcW w:w="2058" w:type="dxa"/>
            <w:tcMar>
              <w:left w:w="75" w:type="dxa"/>
            </w:tcMar>
            <w:vAlign w:val="center"/>
          </w:tcPr>
          <w:p>
            <w:pPr>
              <w:widowControl/>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工期</w:t>
            </w:r>
          </w:p>
        </w:tc>
        <w:tc>
          <w:tcPr>
            <w:tcW w:w="5314" w:type="dxa"/>
            <w:tcMar>
              <w:left w:w="75" w:type="dxa"/>
            </w:tcMar>
            <w:vAlign w:val="center"/>
          </w:tcPr>
          <w:p>
            <w:pPr>
              <w:widowControl/>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符合第二章“投标人须知”第1.3.2项规定。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680" w:type="dxa"/>
            <w:vMerge w:val="continue"/>
            <w:vAlign w:val="center"/>
          </w:tcPr>
          <w:p>
            <w:pPr>
              <w:widowControl/>
              <w:jc w:val="left"/>
              <w:rPr>
                <w:color w:val="000000" w:themeColor="text1"/>
                <w:szCs w:val="20"/>
                <w14:textFill>
                  <w14:solidFill>
                    <w14:schemeClr w14:val="tx1"/>
                  </w14:solidFill>
                </w14:textFill>
              </w:rPr>
            </w:pPr>
          </w:p>
        </w:tc>
        <w:tc>
          <w:tcPr>
            <w:tcW w:w="863" w:type="dxa"/>
            <w:vMerge w:val="continue"/>
            <w:vAlign w:val="center"/>
          </w:tcPr>
          <w:p>
            <w:pPr>
              <w:widowControl/>
              <w:jc w:val="left"/>
              <w:rPr>
                <w:bCs/>
                <w:color w:val="000000" w:themeColor="text1"/>
                <w:szCs w:val="21"/>
                <w14:textFill>
                  <w14:solidFill>
                    <w14:schemeClr w14:val="tx1"/>
                  </w14:solidFill>
                </w14:textFill>
              </w:rPr>
            </w:pPr>
          </w:p>
        </w:tc>
        <w:tc>
          <w:tcPr>
            <w:tcW w:w="2058" w:type="dxa"/>
            <w:tcMar>
              <w:left w:w="75" w:type="dxa"/>
            </w:tcMar>
            <w:vAlign w:val="center"/>
          </w:tcPr>
          <w:p>
            <w:pPr>
              <w:widowControl/>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质量标准</w:t>
            </w:r>
          </w:p>
        </w:tc>
        <w:tc>
          <w:tcPr>
            <w:tcW w:w="5314" w:type="dxa"/>
            <w:tcMar>
              <w:left w:w="75" w:type="dxa"/>
            </w:tcMar>
            <w:vAlign w:val="center"/>
          </w:tcPr>
          <w:p>
            <w:pPr>
              <w:widowControl/>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符合第二章“投标人须知”第1.3.3项规定。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680" w:type="dxa"/>
            <w:vMerge w:val="continue"/>
            <w:vAlign w:val="center"/>
          </w:tcPr>
          <w:p>
            <w:pPr>
              <w:widowControl/>
              <w:jc w:val="left"/>
              <w:rPr>
                <w:color w:val="000000" w:themeColor="text1"/>
                <w:szCs w:val="20"/>
                <w14:textFill>
                  <w14:solidFill>
                    <w14:schemeClr w14:val="tx1"/>
                  </w14:solidFill>
                </w14:textFill>
              </w:rPr>
            </w:pPr>
          </w:p>
        </w:tc>
        <w:tc>
          <w:tcPr>
            <w:tcW w:w="863" w:type="dxa"/>
            <w:vMerge w:val="continue"/>
            <w:vAlign w:val="center"/>
          </w:tcPr>
          <w:p>
            <w:pPr>
              <w:widowControl/>
              <w:jc w:val="left"/>
              <w:rPr>
                <w:bCs/>
                <w:color w:val="000000" w:themeColor="text1"/>
                <w:szCs w:val="21"/>
                <w14:textFill>
                  <w14:solidFill>
                    <w14:schemeClr w14:val="tx1"/>
                  </w14:solidFill>
                </w14:textFill>
              </w:rPr>
            </w:pPr>
          </w:p>
        </w:tc>
        <w:tc>
          <w:tcPr>
            <w:tcW w:w="2058" w:type="dxa"/>
            <w:tcMar>
              <w:left w:w="75" w:type="dxa"/>
            </w:tcMar>
            <w:vAlign w:val="center"/>
          </w:tcPr>
          <w:p>
            <w:pPr>
              <w:widowControl/>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投标有效期</w:t>
            </w:r>
          </w:p>
        </w:tc>
        <w:tc>
          <w:tcPr>
            <w:tcW w:w="5314" w:type="dxa"/>
            <w:tcMar>
              <w:left w:w="75" w:type="dxa"/>
            </w:tcMar>
            <w:vAlign w:val="center"/>
          </w:tcPr>
          <w:p>
            <w:pPr>
              <w:rPr>
                <w:color w:val="000000" w:themeColor="text1"/>
                <w:szCs w:val="21"/>
                <w14:textFill>
                  <w14:solidFill>
                    <w14:schemeClr w14:val="tx1"/>
                  </w14:solidFill>
                </w14:textFill>
              </w:rPr>
            </w:pPr>
            <w:r>
              <w:rPr>
                <w:color w:val="000000" w:themeColor="text1"/>
                <w:szCs w:val="21"/>
                <w14:textFill>
                  <w14:solidFill>
                    <w14:schemeClr w14:val="tx1"/>
                  </w14:solidFill>
                </w14:textFill>
              </w:rPr>
              <w:t>符合第二章“投标人须知”第3.3.1项规定</w:t>
            </w:r>
            <w:r>
              <w:rPr>
                <w:rFonts w:hint="eastAsia"/>
                <w:color w:val="000000" w:themeColor="text1"/>
                <w:szCs w:val="21"/>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680" w:type="dxa"/>
            <w:vMerge w:val="continue"/>
            <w:vAlign w:val="center"/>
          </w:tcPr>
          <w:p>
            <w:pPr>
              <w:widowControl/>
              <w:jc w:val="left"/>
              <w:rPr>
                <w:color w:val="000000" w:themeColor="text1"/>
                <w:szCs w:val="21"/>
                <w14:textFill>
                  <w14:solidFill>
                    <w14:schemeClr w14:val="tx1"/>
                  </w14:solidFill>
                </w14:textFill>
              </w:rPr>
            </w:pPr>
          </w:p>
        </w:tc>
        <w:tc>
          <w:tcPr>
            <w:tcW w:w="863" w:type="dxa"/>
            <w:vMerge w:val="continue"/>
            <w:vAlign w:val="center"/>
          </w:tcPr>
          <w:p>
            <w:pPr>
              <w:widowControl/>
              <w:jc w:val="left"/>
              <w:rPr>
                <w:color w:val="000000" w:themeColor="text1"/>
                <w:szCs w:val="21"/>
                <w14:textFill>
                  <w14:solidFill>
                    <w14:schemeClr w14:val="tx1"/>
                  </w14:solidFill>
                </w14:textFill>
              </w:rPr>
            </w:pPr>
          </w:p>
        </w:tc>
        <w:tc>
          <w:tcPr>
            <w:tcW w:w="2058" w:type="dxa"/>
            <w:tcMar>
              <w:left w:w="75" w:type="dxa"/>
            </w:tcMar>
            <w:vAlign w:val="center"/>
          </w:tcPr>
          <w:p>
            <w:pPr>
              <w:widowControl/>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投标保证金</w:t>
            </w:r>
          </w:p>
        </w:tc>
        <w:tc>
          <w:tcPr>
            <w:tcW w:w="5314" w:type="dxa"/>
            <w:tcMar>
              <w:left w:w="75" w:type="dxa"/>
            </w:tcMar>
            <w:vAlign w:val="center"/>
          </w:tcPr>
          <w:p>
            <w:pPr>
              <w:widowControl/>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符合第二章“投标人须知”第3.4.1项规定（符合免缴投标保证金的须满足免缴条件且须进行相应承诺）。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680" w:type="dxa"/>
            <w:vMerge w:val="continue"/>
            <w:vAlign w:val="center"/>
          </w:tcPr>
          <w:p>
            <w:pPr>
              <w:widowControl/>
              <w:jc w:val="left"/>
              <w:rPr>
                <w:color w:val="000000" w:themeColor="text1"/>
                <w:szCs w:val="21"/>
                <w14:textFill>
                  <w14:solidFill>
                    <w14:schemeClr w14:val="tx1"/>
                  </w14:solidFill>
                </w14:textFill>
              </w:rPr>
            </w:pPr>
          </w:p>
        </w:tc>
        <w:tc>
          <w:tcPr>
            <w:tcW w:w="863" w:type="dxa"/>
            <w:vMerge w:val="continue"/>
            <w:vAlign w:val="center"/>
          </w:tcPr>
          <w:p>
            <w:pPr>
              <w:widowControl/>
              <w:jc w:val="left"/>
              <w:rPr>
                <w:color w:val="000000" w:themeColor="text1"/>
                <w:szCs w:val="21"/>
                <w14:textFill>
                  <w14:solidFill>
                    <w14:schemeClr w14:val="tx1"/>
                  </w14:solidFill>
                </w14:textFill>
              </w:rPr>
            </w:pPr>
          </w:p>
        </w:tc>
        <w:tc>
          <w:tcPr>
            <w:tcW w:w="2058" w:type="dxa"/>
            <w:tcMar>
              <w:left w:w="75" w:type="dxa"/>
            </w:tcMar>
            <w:vAlign w:val="center"/>
          </w:tcPr>
          <w:p>
            <w:pPr>
              <w:widowControl/>
              <w:jc w:val="center"/>
              <w:rPr>
                <w:color w:val="000000" w:themeColor="text1"/>
                <w:szCs w:val="21"/>
                <w14:textFill>
                  <w14:solidFill>
                    <w14:schemeClr w14:val="tx1"/>
                  </w14:solidFill>
                </w14:textFill>
              </w:rPr>
            </w:pPr>
            <w:r>
              <w:rPr>
                <w:rFonts w:hint="eastAsia"/>
                <w:color w:val="000000" w:themeColor="text1"/>
                <w14:textFill>
                  <w14:solidFill>
                    <w14:schemeClr w14:val="tx1"/>
                  </w14:solidFill>
                </w14:textFill>
              </w:rPr>
              <w:t>项目经理、设计负责人、施工负责人</w:t>
            </w:r>
            <w:r>
              <w:rPr>
                <w:color w:val="000000" w:themeColor="text1"/>
                <w14:textFill>
                  <w14:solidFill>
                    <w14:schemeClr w14:val="tx1"/>
                  </w14:solidFill>
                </w14:textFill>
              </w:rPr>
              <w:t>承诺</w:t>
            </w:r>
          </w:p>
        </w:tc>
        <w:tc>
          <w:tcPr>
            <w:tcW w:w="5314" w:type="dxa"/>
            <w:tcMar>
              <w:left w:w="75" w:type="dxa"/>
            </w:tcMar>
            <w:vAlign w:val="center"/>
          </w:tcPr>
          <w:p>
            <w:pPr>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符合第二章“投标人须知”第1.4.1项规定，投标人应按照</w:t>
            </w:r>
            <w:r>
              <w:rPr>
                <w:color w:val="000000" w:themeColor="text1"/>
                <w14:textFill>
                  <w14:solidFill>
                    <w14:schemeClr w14:val="tx1"/>
                  </w14:solidFill>
                </w14:textFill>
              </w:rPr>
              <w:t>招标文件</w:t>
            </w:r>
            <w:r>
              <w:rPr>
                <w:rFonts w:hint="eastAsia"/>
                <w:color w:val="000000" w:themeColor="text1"/>
                <w14:textFill>
                  <w14:solidFill>
                    <w14:schemeClr w14:val="tx1"/>
                  </w14:solidFill>
                </w14:textFill>
              </w:rPr>
              <w:t>第七章</w:t>
            </w:r>
            <w:r>
              <w:rPr>
                <w:color w:val="000000" w:themeColor="text1"/>
                <w14:textFill>
                  <w14:solidFill>
                    <w14:schemeClr w14:val="tx1"/>
                  </w14:solidFill>
                </w14:textFill>
              </w:rPr>
              <w:t>“投标文件格式”</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项目经理承诺</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和“施工负责人承诺”提供承诺。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680" w:type="dxa"/>
            <w:vMerge w:val="continue"/>
            <w:vAlign w:val="center"/>
          </w:tcPr>
          <w:p>
            <w:pPr>
              <w:widowControl/>
              <w:jc w:val="left"/>
              <w:rPr>
                <w:color w:val="000000" w:themeColor="text1"/>
                <w:szCs w:val="21"/>
                <w14:textFill>
                  <w14:solidFill>
                    <w14:schemeClr w14:val="tx1"/>
                  </w14:solidFill>
                </w14:textFill>
              </w:rPr>
            </w:pPr>
          </w:p>
        </w:tc>
        <w:tc>
          <w:tcPr>
            <w:tcW w:w="863" w:type="dxa"/>
            <w:vMerge w:val="continue"/>
            <w:vAlign w:val="center"/>
          </w:tcPr>
          <w:p>
            <w:pPr>
              <w:widowControl/>
              <w:jc w:val="left"/>
              <w:rPr>
                <w:color w:val="000000" w:themeColor="text1"/>
                <w:szCs w:val="21"/>
                <w14:textFill>
                  <w14:solidFill>
                    <w14:schemeClr w14:val="tx1"/>
                  </w14:solidFill>
                </w14:textFill>
              </w:rPr>
            </w:pPr>
          </w:p>
        </w:tc>
        <w:tc>
          <w:tcPr>
            <w:tcW w:w="2058" w:type="dxa"/>
            <w:tcMar>
              <w:left w:w="75" w:type="dxa"/>
            </w:tcMar>
            <w:vAlign w:val="center"/>
          </w:tcPr>
          <w:p>
            <w:pPr>
              <w:widowControl/>
              <w:jc w:val="center"/>
              <w:rPr>
                <w:color w:val="000000" w:themeColor="text1"/>
                <w:szCs w:val="20"/>
                <w14:textFill>
                  <w14:solidFill>
                    <w14:schemeClr w14:val="tx1"/>
                  </w14:solidFill>
                </w14:textFill>
              </w:rPr>
            </w:pPr>
            <w:r>
              <w:rPr>
                <w:rFonts w:hint="eastAsia"/>
                <w:color w:val="000000" w:themeColor="text1"/>
                <w:szCs w:val="20"/>
                <w14:textFill>
                  <w14:solidFill>
                    <w14:schemeClr w14:val="tx1"/>
                  </w14:solidFill>
                </w14:textFill>
              </w:rPr>
              <w:t>分包计划</w:t>
            </w:r>
          </w:p>
        </w:tc>
        <w:tc>
          <w:tcPr>
            <w:tcW w:w="5314" w:type="dxa"/>
            <w:tcMar>
              <w:left w:w="75" w:type="dxa"/>
            </w:tcMar>
            <w:vAlign w:val="center"/>
          </w:tcPr>
          <w:p>
            <w:pPr>
              <w:widowControl/>
              <w:jc w:val="left"/>
              <w:rPr>
                <w:color w:val="000000" w:themeColor="text1"/>
                <w:szCs w:val="21"/>
                <w14:textFill>
                  <w14:solidFill>
                    <w14:schemeClr w14:val="tx1"/>
                  </w14:solidFill>
                </w14:textFill>
              </w:rPr>
            </w:pPr>
            <w:r>
              <w:rPr>
                <w:color w:val="000000" w:themeColor="text1"/>
                <w:szCs w:val="20"/>
                <w14:textFill>
                  <w14:solidFill>
                    <w14:schemeClr w14:val="tx1"/>
                  </w14:solidFill>
                </w14:textFill>
              </w:rPr>
              <w:t>投标人如有分包计划，符合招标文件第二章“投标人须知”第1.11款规定，且按</w:t>
            </w:r>
            <w:r>
              <w:rPr>
                <w:rFonts w:hint="eastAsia"/>
                <w:color w:val="000000" w:themeColor="text1"/>
                <w:szCs w:val="20"/>
                <w14:textFill>
                  <w14:solidFill>
                    <w14:schemeClr w14:val="tx1"/>
                  </w14:solidFill>
                </w14:textFill>
              </w:rPr>
              <w:t>照</w:t>
            </w:r>
            <w:r>
              <w:rPr>
                <w:color w:val="000000" w:themeColor="text1"/>
                <w:szCs w:val="20"/>
                <w14:textFill>
                  <w14:solidFill>
                    <w14:schemeClr w14:val="tx1"/>
                  </w14:solidFill>
                </w14:textFill>
              </w:rPr>
              <w:t>招标文件</w:t>
            </w:r>
            <w:r>
              <w:rPr>
                <w:rFonts w:hint="eastAsia"/>
                <w:color w:val="000000" w:themeColor="text1"/>
                <w:szCs w:val="20"/>
                <w14:textFill>
                  <w14:solidFill>
                    <w14:schemeClr w14:val="tx1"/>
                  </w14:solidFill>
                </w14:textFill>
              </w:rPr>
              <w:t>第七章</w:t>
            </w:r>
            <w:r>
              <w:rPr>
                <w:color w:val="000000" w:themeColor="text1"/>
                <w:szCs w:val="20"/>
                <w14:textFill>
                  <w14:solidFill>
                    <w14:schemeClr w14:val="tx1"/>
                  </w14:solidFill>
                </w14:textFill>
              </w:rPr>
              <w:t>“投标文件格式”的要求填写了“拟分包项目情况表”</w:t>
            </w:r>
            <w:r>
              <w:rPr>
                <w:rFonts w:hint="eastAsia"/>
                <w:color w:val="000000" w:themeColor="text1"/>
                <w:szCs w:val="20"/>
                <w14:textFill>
                  <w14:solidFill>
                    <w14:schemeClr w14:val="tx1"/>
                  </w14:solidFill>
                </w14:textFill>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680" w:type="dxa"/>
            <w:vMerge w:val="continue"/>
            <w:vAlign w:val="center"/>
          </w:tcPr>
          <w:p>
            <w:pPr>
              <w:widowControl/>
              <w:jc w:val="left"/>
              <w:rPr>
                <w:color w:val="000000" w:themeColor="text1"/>
                <w:szCs w:val="21"/>
                <w14:textFill>
                  <w14:solidFill>
                    <w14:schemeClr w14:val="tx1"/>
                  </w14:solidFill>
                </w14:textFill>
              </w:rPr>
            </w:pPr>
          </w:p>
        </w:tc>
        <w:tc>
          <w:tcPr>
            <w:tcW w:w="863" w:type="dxa"/>
            <w:vMerge w:val="continue"/>
            <w:vAlign w:val="center"/>
          </w:tcPr>
          <w:p>
            <w:pPr>
              <w:widowControl/>
              <w:jc w:val="left"/>
              <w:rPr>
                <w:color w:val="000000" w:themeColor="text1"/>
                <w:szCs w:val="21"/>
                <w14:textFill>
                  <w14:solidFill>
                    <w14:schemeClr w14:val="tx1"/>
                  </w14:solidFill>
                </w14:textFill>
              </w:rPr>
            </w:pPr>
          </w:p>
        </w:tc>
        <w:tc>
          <w:tcPr>
            <w:tcW w:w="2058" w:type="dxa"/>
            <w:tcMar>
              <w:left w:w="75" w:type="dxa"/>
            </w:tcMar>
            <w:vAlign w:val="center"/>
          </w:tcPr>
          <w:p>
            <w:pPr>
              <w:widowControl/>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其他实质性要求</w:t>
            </w:r>
          </w:p>
        </w:tc>
        <w:tc>
          <w:tcPr>
            <w:tcW w:w="5314" w:type="dxa"/>
            <w:tcMar>
              <w:left w:w="75" w:type="dxa"/>
            </w:tcMar>
            <w:vAlign w:val="center"/>
          </w:tcPr>
          <w:p>
            <w:pPr>
              <w:widowControl/>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符合招标文件的其他实质性要求和条件。</w:t>
            </w:r>
          </w:p>
        </w:tc>
      </w:tr>
    </w:tbl>
    <w:p>
      <w:pPr>
        <w:ind w:firstLine="480"/>
        <w:jc w:val="left"/>
        <w:rPr>
          <w:color w:val="000000" w:themeColor="text1"/>
          <w:szCs w:val="20"/>
          <w14:textFill>
            <w14:solidFill>
              <w14:schemeClr w14:val="tx1"/>
            </w14:solidFill>
          </w14:textFill>
        </w:rPr>
      </w:pPr>
      <w:r>
        <w:rPr>
          <w:rFonts w:hint="eastAsia"/>
          <w:color w:val="000000" w:themeColor="text1"/>
          <w:szCs w:val="20"/>
          <w14:textFill>
            <w14:solidFill>
              <w14:schemeClr w14:val="tx1"/>
            </w14:solidFill>
          </w14:textFill>
        </w:rPr>
        <w:t>注：</w:t>
      </w:r>
    </w:p>
    <w:p>
      <w:pPr>
        <w:ind w:firstLine="480"/>
        <w:jc w:val="left"/>
        <w:rPr>
          <w:color w:val="000000" w:themeColor="text1"/>
          <w:szCs w:val="20"/>
          <w14:textFill>
            <w14:solidFill>
              <w14:schemeClr w14:val="tx1"/>
            </w14:solidFill>
          </w14:textFill>
        </w:rPr>
      </w:pPr>
      <w:r>
        <w:rPr>
          <w:rFonts w:hint="eastAsia"/>
          <w:color w:val="000000" w:themeColor="text1"/>
          <w:szCs w:val="20"/>
          <w14:textFill>
            <w14:solidFill>
              <w14:schemeClr w14:val="tx1"/>
            </w14:solidFill>
          </w14:textFill>
        </w:rPr>
        <w:t>1.评审因素“投标人业绩”和“项目经理、设计负责人、施工负责人业绩”，投标人应按照第七章“投标文件格式”的要求填写相应表格，并附相应业绩证明材料。</w:t>
      </w:r>
    </w:p>
    <w:p>
      <w:pPr>
        <w:widowControl/>
        <w:ind w:firstLine="480"/>
        <w:jc w:val="left"/>
        <w:rPr>
          <w:color w:val="000000" w:themeColor="text1"/>
          <w:szCs w:val="20"/>
          <w14:textFill>
            <w14:solidFill>
              <w14:schemeClr w14:val="tx1"/>
            </w14:solidFill>
          </w14:textFill>
        </w:rPr>
      </w:pPr>
      <w:r>
        <w:rPr>
          <w:rFonts w:hint="eastAsia"/>
          <w:color w:val="000000" w:themeColor="text1"/>
          <w:szCs w:val="20"/>
          <w14:textFill>
            <w14:solidFill>
              <w14:schemeClr w14:val="tx1"/>
            </w14:solidFill>
          </w14:textFill>
        </w:rPr>
        <w:t>2.评标委员会应按照第七章“投标文件格式”中“投标人业绩情况表（资格审查）”“项目经理、设计负责人、施工负责人业绩情况表（资格审查）”列明的业绩序号先后顺序依次进行评审，且仅评审“附录3  资格审查条件（业绩最低要求）”“附录5 资格审查条件（项目经理、设计负责人、施工负责人最低要求）规定数量的业绩，超出规定数量部分或未在表中列明的业绩均不作为资格审查投标人业绩（或项目经理、设计负责人、施工负责人业绩）予以评审。</w:t>
      </w:r>
    </w:p>
    <w:p>
      <w:pPr>
        <w:widowControl/>
        <w:spacing w:before="240" w:after="240" w:line="240" w:lineRule="auto"/>
        <w:ind w:firstLine="640"/>
        <w:jc w:val="center"/>
        <w:outlineLvl w:val="1"/>
        <w:rPr>
          <w:rFonts w:eastAsia="黑体"/>
          <w:color w:val="000000" w:themeColor="text1"/>
          <w:sz w:val="32"/>
          <w:szCs w:val="32"/>
          <w14:textFill>
            <w14:solidFill>
              <w14:schemeClr w14:val="tx1"/>
            </w14:solidFill>
          </w14:textFill>
        </w:rPr>
      </w:pPr>
      <w:bookmarkStart w:id="333" w:name="_Toc23190"/>
      <w:bookmarkStart w:id="334" w:name="_Toc19581"/>
      <w:bookmarkStart w:id="335" w:name="_Toc20536"/>
      <w:bookmarkStart w:id="336" w:name="_Toc32406"/>
      <w:r>
        <w:rPr>
          <w:rFonts w:hint="eastAsia" w:eastAsia="黑体"/>
          <w:color w:val="000000" w:themeColor="text1"/>
          <w:sz w:val="32"/>
          <w:szCs w:val="32"/>
          <w14:textFill>
            <w14:solidFill>
              <w14:schemeClr w14:val="tx1"/>
            </w14:solidFill>
          </w14:textFill>
        </w:rPr>
        <w:br w:type="page"/>
      </w:r>
      <w:bookmarkStart w:id="337" w:name="_Toc26632"/>
      <w:r>
        <w:rPr>
          <w:rFonts w:hint="eastAsia" w:ascii="Cambria" w:hAnsi="Cambria" w:eastAsia="黑体"/>
          <w:color w:val="000000" w:themeColor="text1"/>
          <w:sz w:val="32"/>
          <w:szCs w:val="32"/>
          <w14:textFill>
            <w14:solidFill>
              <w14:schemeClr w14:val="tx1"/>
            </w14:solidFill>
          </w14:textFill>
        </w:rPr>
        <w:t>报价文件初步评审标准</w:t>
      </w:r>
      <w:bookmarkEnd w:id="333"/>
      <w:bookmarkEnd w:id="334"/>
      <w:bookmarkEnd w:id="335"/>
      <w:bookmarkEnd w:id="336"/>
      <w:bookmarkEnd w:id="337"/>
    </w:p>
    <w:tbl>
      <w:tblPr>
        <w:tblStyle w:val="33"/>
        <w:tblW w:w="4999"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657"/>
        <w:gridCol w:w="948"/>
        <w:gridCol w:w="2270"/>
        <w:gridCol w:w="500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0" w:hRule="atLeast"/>
          <w:tblHeader/>
        </w:trPr>
        <w:tc>
          <w:tcPr>
            <w:tcW w:w="1602" w:type="dxa"/>
            <w:gridSpan w:val="2"/>
            <w:vAlign w:val="center"/>
          </w:tcPr>
          <w:p>
            <w:pPr>
              <w:widowControl/>
              <w:jc w:val="center"/>
              <w:rPr>
                <w:color w:val="000000" w:themeColor="text1"/>
                <w:szCs w:val="21"/>
                <w14:textFill>
                  <w14:solidFill>
                    <w14:schemeClr w14:val="tx1"/>
                  </w14:solidFill>
                </w14:textFill>
              </w:rPr>
            </w:pPr>
            <w:r>
              <w:rPr>
                <w:b/>
                <w:bCs/>
                <w:color w:val="000000" w:themeColor="text1"/>
                <w:szCs w:val="21"/>
                <w14:textFill>
                  <w14:solidFill>
                    <w14:schemeClr w14:val="tx1"/>
                  </w14:solidFill>
                </w14:textFill>
              </w:rPr>
              <w:t>条款号</w:t>
            </w:r>
          </w:p>
        </w:tc>
        <w:tc>
          <w:tcPr>
            <w:tcW w:w="2265" w:type="dxa"/>
            <w:vAlign w:val="center"/>
          </w:tcPr>
          <w:p>
            <w:pPr>
              <w:widowControl/>
              <w:ind w:firstLine="120"/>
              <w:jc w:val="center"/>
              <w:rPr>
                <w:color w:val="000000" w:themeColor="text1"/>
                <w:szCs w:val="21"/>
                <w14:textFill>
                  <w14:solidFill>
                    <w14:schemeClr w14:val="tx1"/>
                  </w14:solidFill>
                </w14:textFill>
              </w:rPr>
            </w:pPr>
            <w:r>
              <w:rPr>
                <w:b/>
                <w:bCs/>
                <w:color w:val="000000" w:themeColor="text1"/>
                <w:szCs w:val="21"/>
                <w14:textFill>
                  <w14:solidFill>
                    <w14:schemeClr w14:val="tx1"/>
                  </w14:solidFill>
                </w14:textFill>
              </w:rPr>
              <w:t>评审因素</w:t>
            </w:r>
          </w:p>
        </w:tc>
        <w:tc>
          <w:tcPr>
            <w:tcW w:w="4989" w:type="dxa"/>
            <w:vAlign w:val="center"/>
          </w:tcPr>
          <w:p>
            <w:pPr>
              <w:widowControl/>
              <w:ind w:firstLine="120"/>
              <w:jc w:val="center"/>
              <w:rPr>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评审标准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656" w:type="dxa"/>
            <w:vMerge w:val="restart"/>
            <w:vAlign w:val="center"/>
          </w:tcPr>
          <w:p>
            <w:pPr>
              <w:widowControl/>
              <w:jc w:val="center"/>
              <w:rPr>
                <w:color w:val="000000" w:themeColor="text1"/>
                <w:szCs w:val="21"/>
                <w14:textFill>
                  <w14:solidFill>
                    <w14:schemeClr w14:val="tx1"/>
                  </w14:solidFill>
                </w14:textFill>
              </w:rPr>
            </w:pPr>
            <w:r>
              <w:rPr>
                <w:bCs/>
                <w:color w:val="000000" w:themeColor="text1"/>
                <w:szCs w:val="21"/>
                <w14:textFill>
                  <w14:solidFill>
                    <w14:schemeClr w14:val="tx1"/>
                  </w14:solidFill>
                </w14:textFill>
              </w:rPr>
              <w:t>2.1.</w:t>
            </w:r>
            <w:r>
              <w:rPr>
                <w:rFonts w:hint="eastAsia"/>
                <w:bCs/>
                <w:color w:val="000000" w:themeColor="text1"/>
                <w:szCs w:val="21"/>
                <w14:textFill>
                  <w14:solidFill>
                    <w14:schemeClr w14:val="tx1"/>
                  </w14:solidFill>
                </w14:textFill>
              </w:rPr>
              <w:t>1</w:t>
            </w:r>
          </w:p>
        </w:tc>
        <w:tc>
          <w:tcPr>
            <w:tcW w:w="946" w:type="dxa"/>
            <w:vMerge w:val="restart"/>
            <w:vAlign w:val="center"/>
          </w:tcPr>
          <w:p>
            <w:pPr>
              <w:widowControl/>
              <w:jc w:val="center"/>
              <w:rPr>
                <w:color w:val="000000" w:themeColor="text1"/>
                <w:szCs w:val="21"/>
                <w14:textFill>
                  <w14:solidFill>
                    <w14:schemeClr w14:val="tx1"/>
                  </w14:solidFill>
                </w14:textFill>
              </w:rPr>
            </w:pPr>
            <w:r>
              <w:rPr>
                <w:bCs/>
                <w:color w:val="000000" w:themeColor="text1"/>
                <w:szCs w:val="21"/>
                <w14:textFill>
                  <w14:solidFill>
                    <w14:schemeClr w14:val="tx1"/>
                  </w14:solidFill>
                </w14:textFill>
              </w:rPr>
              <w:t>形式评审标准</w:t>
            </w:r>
          </w:p>
        </w:tc>
        <w:tc>
          <w:tcPr>
            <w:tcW w:w="2265" w:type="dxa"/>
            <w:tcMar>
              <w:left w:w="75" w:type="dxa"/>
            </w:tcMar>
            <w:vAlign w:val="center"/>
          </w:tcPr>
          <w:p>
            <w:pPr>
              <w:widowControl/>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投标人名称</w:t>
            </w:r>
          </w:p>
        </w:tc>
        <w:tc>
          <w:tcPr>
            <w:tcW w:w="4989" w:type="dxa"/>
            <w:tcMar>
              <w:left w:w="75" w:type="dxa"/>
            </w:tcMar>
            <w:vAlign w:val="center"/>
          </w:tcPr>
          <w:p>
            <w:pPr>
              <w:widowControl/>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与营业执照、资质证书一致。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656" w:type="dxa"/>
            <w:vMerge w:val="continue"/>
            <w:vAlign w:val="center"/>
          </w:tcPr>
          <w:p>
            <w:pPr>
              <w:widowControl/>
              <w:jc w:val="left"/>
              <w:rPr>
                <w:color w:val="000000" w:themeColor="text1"/>
                <w:szCs w:val="21"/>
                <w14:textFill>
                  <w14:solidFill>
                    <w14:schemeClr w14:val="tx1"/>
                  </w14:solidFill>
                </w14:textFill>
              </w:rPr>
            </w:pPr>
          </w:p>
        </w:tc>
        <w:tc>
          <w:tcPr>
            <w:tcW w:w="946" w:type="dxa"/>
            <w:vMerge w:val="continue"/>
            <w:vAlign w:val="center"/>
          </w:tcPr>
          <w:p>
            <w:pPr>
              <w:widowControl/>
              <w:jc w:val="center"/>
              <w:rPr>
                <w:color w:val="000000" w:themeColor="text1"/>
                <w:szCs w:val="21"/>
                <w14:textFill>
                  <w14:solidFill>
                    <w14:schemeClr w14:val="tx1"/>
                  </w14:solidFill>
                </w14:textFill>
              </w:rPr>
            </w:pPr>
          </w:p>
        </w:tc>
        <w:tc>
          <w:tcPr>
            <w:tcW w:w="2265" w:type="dxa"/>
            <w:tcMar>
              <w:left w:w="75" w:type="dxa"/>
            </w:tcMar>
            <w:vAlign w:val="center"/>
          </w:tcPr>
          <w:p>
            <w:pPr>
              <w:widowControl/>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签字盖章</w:t>
            </w:r>
          </w:p>
        </w:tc>
        <w:tc>
          <w:tcPr>
            <w:tcW w:w="4989" w:type="dxa"/>
            <w:tcMar>
              <w:left w:w="75" w:type="dxa"/>
            </w:tcMar>
            <w:vAlign w:val="center"/>
          </w:tcPr>
          <w:p>
            <w:pPr>
              <w:widowControl/>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符合第二章“投标人须知”第3.7.3项规定。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656" w:type="dxa"/>
            <w:vMerge w:val="continue"/>
            <w:vAlign w:val="center"/>
          </w:tcPr>
          <w:p>
            <w:pPr>
              <w:widowControl/>
              <w:jc w:val="left"/>
              <w:rPr>
                <w:color w:val="000000" w:themeColor="text1"/>
                <w:szCs w:val="21"/>
                <w14:textFill>
                  <w14:solidFill>
                    <w14:schemeClr w14:val="tx1"/>
                  </w14:solidFill>
                </w14:textFill>
              </w:rPr>
            </w:pPr>
          </w:p>
        </w:tc>
        <w:tc>
          <w:tcPr>
            <w:tcW w:w="946" w:type="dxa"/>
            <w:vMerge w:val="continue"/>
            <w:vAlign w:val="center"/>
          </w:tcPr>
          <w:p>
            <w:pPr>
              <w:widowControl/>
              <w:jc w:val="center"/>
              <w:rPr>
                <w:color w:val="000000" w:themeColor="text1"/>
                <w:szCs w:val="21"/>
                <w14:textFill>
                  <w14:solidFill>
                    <w14:schemeClr w14:val="tx1"/>
                  </w14:solidFill>
                </w14:textFill>
              </w:rPr>
            </w:pPr>
          </w:p>
        </w:tc>
        <w:tc>
          <w:tcPr>
            <w:tcW w:w="2265" w:type="dxa"/>
            <w:tcMar>
              <w:left w:w="75" w:type="dxa"/>
            </w:tcMar>
            <w:vAlign w:val="center"/>
          </w:tcPr>
          <w:p>
            <w:pPr>
              <w:widowControl/>
              <w:jc w:val="center"/>
              <w:rPr>
                <w:color w:val="000000" w:themeColor="text1"/>
                <w:szCs w:val="21"/>
                <w14:textFill>
                  <w14:solidFill>
                    <w14:schemeClr w14:val="tx1"/>
                  </w14:solidFill>
                </w14:textFill>
              </w:rPr>
            </w:pPr>
            <w:r>
              <w:rPr>
                <w:rFonts w:hint="eastAsia"/>
                <w:color w:val="000000" w:themeColor="text1"/>
                <w:szCs w:val="20"/>
                <w14:textFill>
                  <w14:solidFill>
                    <w14:schemeClr w14:val="tx1"/>
                  </w14:solidFill>
                </w14:textFill>
              </w:rPr>
              <w:t>投标文件</w:t>
            </w:r>
            <w:r>
              <w:rPr>
                <w:rFonts w:hint="eastAsia"/>
                <w:color w:val="000000" w:themeColor="text1"/>
                <w:szCs w:val="21"/>
                <w14:textFill>
                  <w14:solidFill>
                    <w14:schemeClr w14:val="tx1"/>
                  </w14:solidFill>
                </w14:textFill>
              </w:rPr>
              <w:t>格式</w:t>
            </w:r>
          </w:p>
        </w:tc>
        <w:tc>
          <w:tcPr>
            <w:tcW w:w="4989" w:type="dxa"/>
            <w:tcMar>
              <w:left w:w="75" w:type="dxa"/>
            </w:tcMar>
            <w:vAlign w:val="center"/>
          </w:tcPr>
          <w:p>
            <w:pPr>
              <w:widowControl/>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（1）报价文件电子文件可以正常</w:t>
            </w:r>
            <w:r>
              <w:rPr>
                <w:color w:val="000000" w:themeColor="text1"/>
                <w:szCs w:val="21"/>
                <w14:textFill>
                  <w14:solidFill>
                    <w14:schemeClr w14:val="tx1"/>
                  </w14:solidFill>
                </w14:textFill>
              </w:rPr>
              <w:t>读取</w:t>
            </w:r>
            <w:r>
              <w:rPr>
                <w:rFonts w:hint="eastAsia"/>
                <w:color w:val="000000" w:themeColor="text1"/>
                <w:szCs w:val="21"/>
                <w14:textFill>
                  <w14:solidFill>
                    <w14:schemeClr w14:val="tx1"/>
                  </w14:solidFill>
                </w14:textFill>
              </w:rPr>
              <w:t>。</w:t>
            </w:r>
          </w:p>
          <w:p>
            <w:pPr>
              <w:widowControl/>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（2）符合第七章“投标文件格式”的规定，</w:t>
            </w:r>
            <w:r>
              <w:rPr>
                <w:color w:val="000000" w:themeColor="text1"/>
                <w:szCs w:val="21"/>
                <w14:textFill>
                  <w14:solidFill>
                    <w14:schemeClr w14:val="tx1"/>
                  </w14:solidFill>
                </w14:textFill>
              </w:rPr>
              <w:t>关键字迹</w:t>
            </w:r>
            <w:r>
              <w:rPr>
                <w:rFonts w:hint="eastAsia"/>
                <w:color w:val="000000" w:themeColor="text1"/>
                <w:szCs w:val="21"/>
                <w14:textFill>
                  <w14:solidFill>
                    <w14:schemeClr w14:val="tx1"/>
                  </w14:solidFill>
                </w14:textFill>
              </w:rPr>
              <w:t>清晰可辨。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656" w:type="dxa"/>
            <w:vMerge w:val="continue"/>
            <w:vAlign w:val="center"/>
          </w:tcPr>
          <w:p>
            <w:pPr>
              <w:widowControl/>
              <w:jc w:val="left"/>
              <w:rPr>
                <w:color w:val="000000" w:themeColor="text1"/>
                <w:szCs w:val="21"/>
                <w14:textFill>
                  <w14:solidFill>
                    <w14:schemeClr w14:val="tx1"/>
                  </w14:solidFill>
                </w14:textFill>
              </w:rPr>
            </w:pPr>
          </w:p>
        </w:tc>
        <w:tc>
          <w:tcPr>
            <w:tcW w:w="946" w:type="dxa"/>
            <w:vMerge w:val="continue"/>
            <w:vAlign w:val="center"/>
          </w:tcPr>
          <w:p>
            <w:pPr>
              <w:widowControl/>
              <w:jc w:val="center"/>
              <w:rPr>
                <w:color w:val="000000" w:themeColor="text1"/>
                <w:szCs w:val="21"/>
                <w14:textFill>
                  <w14:solidFill>
                    <w14:schemeClr w14:val="tx1"/>
                  </w14:solidFill>
                </w14:textFill>
              </w:rPr>
            </w:pPr>
          </w:p>
        </w:tc>
        <w:tc>
          <w:tcPr>
            <w:tcW w:w="2265" w:type="dxa"/>
            <w:tcMar>
              <w:left w:w="75" w:type="dxa"/>
            </w:tcMar>
            <w:vAlign w:val="center"/>
          </w:tcPr>
          <w:p>
            <w:pPr>
              <w:jc w:val="center"/>
              <w:rPr>
                <w:color w:val="000000" w:themeColor="text1"/>
                <w:szCs w:val="20"/>
                <w14:textFill>
                  <w14:solidFill>
                    <w14:schemeClr w14:val="tx1"/>
                  </w14:solidFill>
                </w14:textFill>
              </w:rPr>
            </w:pPr>
            <w:r>
              <w:rPr>
                <w:rFonts w:hint="eastAsia"/>
                <w:color w:val="000000" w:themeColor="text1"/>
                <w:szCs w:val="21"/>
                <w14:textFill>
                  <w14:solidFill>
                    <w14:schemeClr w14:val="tx1"/>
                  </w14:solidFill>
                </w14:textFill>
              </w:rPr>
              <w:t>备选投标方案</w:t>
            </w:r>
          </w:p>
        </w:tc>
        <w:tc>
          <w:tcPr>
            <w:tcW w:w="4989" w:type="dxa"/>
            <w:tcMar>
              <w:left w:w="75" w:type="dxa"/>
            </w:tcMar>
            <w:vAlign w:val="center"/>
          </w:tcPr>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除招标文件明确允许备选投标方案外，投标人不得提交备选投标方案。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656" w:type="dxa"/>
            <w:vMerge w:val="continue"/>
            <w:vAlign w:val="center"/>
          </w:tcPr>
          <w:p>
            <w:pPr>
              <w:widowControl/>
              <w:jc w:val="left"/>
              <w:rPr>
                <w:color w:val="000000" w:themeColor="text1"/>
                <w:szCs w:val="21"/>
                <w14:textFill>
                  <w14:solidFill>
                    <w14:schemeClr w14:val="tx1"/>
                  </w14:solidFill>
                </w14:textFill>
              </w:rPr>
            </w:pPr>
          </w:p>
        </w:tc>
        <w:tc>
          <w:tcPr>
            <w:tcW w:w="946" w:type="dxa"/>
            <w:vMerge w:val="continue"/>
            <w:vAlign w:val="center"/>
          </w:tcPr>
          <w:p>
            <w:pPr>
              <w:widowControl/>
              <w:jc w:val="center"/>
              <w:rPr>
                <w:color w:val="000000" w:themeColor="text1"/>
                <w:szCs w:val="21"/>
                <w14:textFill>
                  <w14:solidFill>
                    <w14:schemeClr w14:val="tx1"/>
                  </w14:solidFill>
                </w14:textFill>
              </w:rPr>
            </w:pPr>
          </w:p>
        </w:tc>
        <w:tc>
          <w:tcPr>
            <w:tcW w:w="2265" w:type="dxa"/>
            <w:tcMar>
              <w:left w:w="75" w:type="dxa"/>
            </w:tcMar>
            <w:vAlign w:val="center"/>
          </w:tcPr>
          <w:p>
            <w:pPr>
              <w:widowControl/>
              <w:jc w:val="center"/>
              <w:rPr>
                <w:color w:val="000000" w:themeColor="text1"/>
                <w:szCs w:val="21"/>
                <w14:textFill>
                  <w14:solidFill>
                    <w14:schemeClr w14:val="tx1"/>
                  </w14:solidFill>
                </w14:textFill>
              </w:rPr>
            </w:pPr>
            <w:r>
              <w:rPr>
                <w:rFonts w:hint="eastAsia"/>
                <w:color w:val="000000" w:themeColor="text1"/>
                <w:szCs w:val="20"/>
                <w14:textFill>
                  <w14:solidFill>
                    <w14:schemeClr w14:val="tx1"/>
                  </w14:solidFill>
                </w14:textFill>
              </w:rPr>
              <w:t>未出现异常情形</w:t>
            </w:r>
          </w:p>
        </w:tc>
        <w:tc>
          <w:tcPr>
            <w:tcW w:w="4989" w:type="dxa"/>
            <w:tcMar>
              <w:left w:w="75" w:type="dxa"/>
            </w:tcMar>
          </w:tcPr>
          <w:p>
            <w:pPr>
              <w:widowControl/>
              <w:jc w:val="left"/>
              <w:rPr>
                <w:color w:val="000000" w:themeColor="text1"/>
                <w:szCs w:val="21"/>
                <w14:textFill>
                  <w14:solidFill>
                    <w14:schemeClr w14:val="tx1"/>
                  </w14:solidFill>
                </w14:textFill>
              </w:rPr>
            </w:pPr>
            <w:r>
              <w:rPr>
                <w:rFonts w:hint="eastAsia"/>
                <w:color w:val="000000" w:themeColor="text1"/>
                <w:szCs w:val="20"/>
                <w14:textFill>
                  <w14:solidFill>
                    <w14:schemeClr w14:val="tx1"/>
                  </w14:solidFill>
                </w14:textFill>
              </w:rPr>
              <w:t>不同投标人未出现使用相同的投标文件制作机器码进行投标或使用相同加密锁号的造价软件的情形。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656" w:type="dxa"/>
            <w:vMerge w:val="restart"/>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2.1.3</w:t>
            </w:r>
          </w:p>
        </w:tc>
        <w:tc>
          <w:tcPr>
            <w:tcW w:w="946" w:type="dxa"/>
            <w:vMerge w:val="restart"/>
            <w:vAlign w:val="center"/>
          </w:tcPr>
          <w:p>
            <w:pPr>
              <w:jc w:val="center"/>
              <w:rPr>
                <w:color w:val="000000" w:themeColor="text1"/>
                <w:szCs w:val="21"/>
                <w14:textFill>
                  <w14:solidFill>
                    <w14:schemeClr w14:val="tx1"/>
                  </w14:solidFill>
                </w14:textFill>
              </w:rPr>
            </w:pPr>
            <w:r>
              <w:rPr>
                <w:rFonts w:hint="eastAsia"/>
                <w:bCs/>
                <w:color w:val="000000" w:themeColor="text1"/>
                <w14:textFill>
                  <w14:solidFill>
                    <w14:schemeClr w14:val="tx1"/>
                  </w14:solidFill>
                </w14:textFill>
              </w:rPr>
              <w:t>响应性评审标准</w:t>
            </w:r>
          </w:p>
        </w:tc>
        <w:tc>
          <w:tcPr>
            <w:tcW w:w="2265" w:type="dxa"/>
            <w:tcMar>
              <w:left w:w="75" w:type="dxa"/>
            </w:tcMar>
            <w:vAlign w:val="center"/>
          </w:tcPr>
          <w:p>
            <w:pPr>
              <w:widowControl/>
              <w:jc w:val="center"/>
              <w:rPr>
                <w:color w:val="000000" w:themeColor="text1"/>
                <w:szCs w:val="21"/>
                <w14:textFill>
                  <w14:solidFill>
                    <w14:schemeClr w14:val="tx1"/>
                  </w14:solidFill>
                </w14:textFill>
              </w:rPr>
            </w:pPr>
            <w:r>
              <w:rPr>
                <w:rFonts w:hint="eastAsia"/>
                <w:color w:val="000000" w:themeColor="text1"/>
                <w14:textFill>
                  <w14:solidFill>
                    <w14:schemeClr w14:val="tx1"/>
                  </w14:solidFill>
                </w14:textFill>
              </w:rPr>
              <w:t>投标内容</w:t>
            </w:r>
          </w:p>
        </w:tc>
        <w:tc>
          <w:tcPr>
            <w:tcW w:w="4989" w:type="dxa"/>
            <w:tcMar>
              <w:left w:w="75" w:type="dxa"/>
            </w:tcMar>
            <w:vAlign w:val="center"/>
          </w:tcPr>
          <w:p>
            <w:pPr>
              <w:widowControl/>
              <w:jc w:val="left"/>
              <w:rPr>
                <w:color w:val="000000" w:themeColor="text1"/>
                <w:szCs w:val="21"/>
                <w14:textFill>
                  <w14:solidFill>
                    <w14:schemeClr w14:val="tx1"/>
                  </w14:solidFill>
                </w14:textFill>
              </w:rPr>
            </w:pPr>
            <w:r>
              <w:rPr>
                <w:rFonts w:hint="eastAsia"/>
                <w:color w:val="000000" w:themeColor="text1"/>
                <w14:textFill>
                  <w14:solidFill>
                    <w14:schemeClr w14:val="tx1"/>
                  </w14:solidFill>
                </w14:textFill>
              </w:rPr>
              <w:t>符合第二章“投标人须知”第1.3.1项规定。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656" w:type="dxa"/>
            <w:vMerge w:val="continue"/>
            <w:vAlign w:val="center"/>
          </w:tcPr>
          <w:p>
            <w:pPr>
              <w:jc w:val="center"/>
              <w:rPr>
                <w:bCs/>
                <w:color w:val="000000" w:themeColor="text1"/>
                <w:szCs w:val="21"/>
                <w14:textFill>
                  <w14:solidFill>
                    <w14:schemeClr w14:val="tx1"/>
                  </w14:solidFill>
                </w14:textFill>
              </w:rPr>
            </w:pPr>
          </w:p>
        </w:tc>
        <w:tc>
          <w:tcPr>
            <w:tcW w:w="946" w:type="dxa"/>
            <w:vMerge w:val="continue"/>
            <w:vAlign w:val="center"/>
          </w:tcPr>
          <w:p>
            <w:pPr>
              <w:jc w:val="center"/>
              <w:rPr>
                <w:bCs/>
                <w:color w:val="000000" w:themeColor="text1"/>
                <w:szCs w:val="21"/>
                <w14:textFill>
                  <w14:solidFill>
                    <w14:schemeClr w14:val="tx1"/>
                  </w14:solidFill>
                </w14:textFill>
              </w:rPr>
            </w:pPr>
          </w:p>
        </w:tc>
        <w:tc>
          <w:tcPr>
            <w:tcW w:w="2265" w:type="dxa"/>
            <w:tcMar>
              <w:left w:w="75" w:type="dxa"/>
            </w:tcMar>
            <w:vAlign w:val="center"/>
          </w:tcPr>
          <w:p>
            <w:pPr>
              <w:widowControl/>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投标报价</w:t>
            </w:r>
          </w:p>
        </w:tc>
        <w:tc>
          <w:tcPr>
            <w:tcW w:w="4989" w:type="dxa"/>
            <w:tcMar>
              <w:left w:w="75" w:type="dxa"/>
            </w:tcMar>
            <w:vAlign w:val="center"/>
          </w:tcPr>
          <w:p>
            <w:pPr>
              <w:widowControl/>
              <w:numPr>
                <w:ilvl w:val="0"/>
                <w:numId w:val="6"/>
              </w:numPr>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投标报价未超过招标文件设定的最高投标限价。</w:t>
            </w:r>
          </w:p>
          <w:p>
            <w:pPr>
              <w:widowControl/>
              <w:numPr>
                <w:ilvl w:val="0"/>
                <w:numId w:val="6"/>
              </w:numPr>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分项投标报价未超过招标文件设定的分项最高投标限价。</w:t>
            </w:r>
          </w:p>
          <w:p>
            <w:pPr>
              <w:widowControl/>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（3）投标报价的大写数值能确定具体数值，未出现数量级错误、报价金额单位错误。</w:t>
            </w:r>
          </w:p>
          <w:p>
            <w:pPr>
              <w:widowControl/>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（4）同一投标人未递交两个以上不同的投标报价，但招标文件要求提交备选投标的除外。</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656" w:type="dxa"/>
            <w:vMerge w:val="continue"/>
            <w:vAlign w:val="center"/>
          </w:tcPr>
          <w:p>
            <w:pPr>
              <w:widowControl/>
              <w:jc w:val="left"/>
              <w:rPr>
                <w:color w:val="000000" w:themeColor="text1"/>
                <w:szCs w:val="21"/>
                <w14:textFill>
                  <w14:solidFill>
                    <w14:schemeClr w14:val="tx1"/>
                  </w14:solidFill>
                </w14:textFill>
              </w:rPr>
            </w:pPr>
          </w:p>
        </w:tc>
        <w:tc>
          <w:tcPr>
            <w:tcW w:w="946" w:type="dxa"/>
            <w:vMerge w:val="continue"/>
            <w:vAlign w:val="center"/>
          </w:tcPr>
          <w:p>
            <w:pPr>
              <w:widowControl/>
              <w:jc w:val="left"/>
              <w:rPr>
                <w:color w:val="000000" w:themeColor="text1"/>
                <w:szCs w:val="21"/>
                <w14:textFill>
                  <w14:solidFill>
                    <w14:schemeClr w14:val="tx1"/>
                  </w14:solidFill>
                </w14:textFill>
              </w:rPr>
            </w:pPr>
          </w:p>
        </w:tc>
        <w:tc>
          <w:tcPr>
            <w:tcW w:w="2265" w:type="dxa"/>
            <w:tcMar>
              <w:left w:w="75" w:type="dxa"/>
            </w:tcMar>
            <w:vAlign w:val="center"/>
          </w:tcPr>
          <w:p>
            <w:pPr>
              <w:widowControl/>
              <w:ind w:left="-65"/>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其他情形</w:t>
            </w:r>
          </w:p>
        </w:tc>
        <w:tc>
          <w:tcPr>
            <w:tcW w:w="4989" w:type="dxa"/>
            <w:tcMar>
              <w:left w:w="75" w:type="dxa"/>
            </w:tcMar>
            <w:vAlign w:val="center"/>
          </w:tcPr>
          <w:p>
            <w:pPr>
              <w:widowControl/>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（1）清标结果未显示投标人的投标文件存在以下情形之一：</w:t>
            </w:r>
          </w:p>
          <w:p>
            <w:pPr>
              <w:widowControl/>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①不同投标人的投标文件存在异常一致的情形；</w:t>
            </w:r>
          </w:p>
          <w:p>
            <w:pPr>
              <w:widowControl/>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②投标报价呈规律性差异等招投标相关法律法规明确规定为串通投标的情形；</w:t>
            </w:r>
          </w:p>
          <w:p>
            <w:pPr>
              <w:widowControl/>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③弄虚作假的情形；</w:t>
            </w:r>
          </w:p>
          <w:p>
            <w:pPr>
              <w:widowControl/>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④有其他违法行为的情形。</w:t>
            </w:r>
          </w:p>
          <w:p>
            <w:pPr>
              <w:widowControl/>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（2）项目评审中，多家投标人投标报价规律性集中出现在高价区域，明显与近期类似项目报价情况不一致，以致影响正常评审的，评标委员会应确定项目投标报价明显缺乏竞争性，宣布流标。</w:t>
            </w:r>
          </w:p>
          <w:p>
            <w:pPr>
              <w:widowControl/>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（3）投标文件中不得存在招标人不能接受的其他实质性条件。</w:t>
            </w:r>
          </w:p>
          <w:p>
            <w:pPr>
              <w:widowControl/>
              <w:jc w:val="left"/>
              <w:rPr>
                <w:color w:val="000000" w:themeColor="text1"/>
                <w:szCs w:val="21"/>
                <w14:textFill>
                  <w14:solidFill>
                    <w14:schemeClr w14:val="tx1"/>
                  </w14:solidFill>
                </w14:textFill>
              </w:rPr>
            </w:pPr>
            <w:r>
              <w:rPr>
                <w:rFonts w:hint="eastAsia"/>
                <w:color w:val="000000" w:themeColor="text1"/>
                <w14:textFill>
                  <w14:solidFill>
                    <w14:schemeClr w14:val="tx1"/>
                  </w14:solidFill>
                </w14:textFill>
              </w:rPr>
              <w:t>（4）法律、法规规定的其他情形。</w:t>
            </w:r>
          </w:p>
        </w:tc>
      </w:tr>
    </w:tbl>
    <w:p>
      <w:pPr>
        <w:pStyle w:val="193"/>
        <w:spacing w:before="240" w:after="240"/>
        <w:jc w:val="center"/>
        <w:rPr>
          <w:color w:val="000000" w:themeColor="text1"/>
          <w14:textFill>
            <w14:solidFill>
              <w14:schemeClr w14:val="tx1"/>
            </w14:solidFill>
          </w14:textFill>
        </w:rPr>
      </w:pPr>
      <w:r>
        <w:rPr>
          <w:color w:val="000000" w:themeColor="text1"/>
          <w14:textFill>
            <w14:solidFill>
              <w14:schemeClr w14:val="tx1"/>
            </w14:solidFill>
          </w14:textFill>
        </w:rPr>
        <w:br w:type="page"/>
      </w:r>
      <w:bookmarkStart w:id="338" w:name="_Toc4110"/>
      <w:r>
        <w:rPr>
          <w:rFonts w:hint="eastAsia"/>
          <w:b w:val="0"/>
          <w:bCs w:val="0"/>
          <w:color w:val="000000" w:themeColor="text1"/>
          <w14:textFill>
            <w14:solidFill>
              <w14:schemeClr w14:val="tx1"/>
            </w14:solidFill>
          </w14:textFill>
        </w:rPr>
        <w:t>详细评审标准</w:t>
      </w:r>
      <w:bookmarkEnd w:id="338"/>
    </w:p>
    <w:tbl>
      <w:tblPr>
        <w:tblStyle w:val="33"/>
        <w:tblW w:w="5224" w:type="pct"/>
        <w:tblInd w:w="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75" w:type="dxa"/>
          <w:bottom w:w="0" w:type="dxa"/>
          <w:right w:w="0" w:type="dxa"/>
        </w:tblCellMar>
      </w:tblPr>
      <w:tblGrid>
        <w:gridCol w:w="683"/>
        <w:gridCol w:w="868"/>
        <w:gridCol w:w="1184"/>
        <w:gridCol w:w="807"/>
        <w:gridCol w:w="58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5" w:type="dxa"/>
            <w:bottom w:w="0" w:type="dxa"/>
            <w:right w:w="0" w:type="dxa"/>
          </w:tblCellMar>
        </w:tblPrEx>
        <w:trPr>
          <w:trHeight w:val="594" w:hRule="atLeast"/>
        </w:trPr>
        <w:tc>
          <w:tcPr>
            <w:tcW w:w="1551" w:type="dxa"/>
            <w:gridSpan w:val="2"/>
            <w:vAlign w:val="center"/>
          </w:tcPr>
          <w:p>
            <w:pPr>
              <w:jc w:val="center"/>
              <w:rPr>
                <w:rFonts w:eastAsia="黑体"/>
                <w:color w:val="000000" w:themeColor="text1"/>
                <w14:textFill>
                  <w14:solidFill>
                    <w14:schemeClr w14:val="tx1"/>
                  </w14:solidFill>
                </w14:textFill>
              </w:rPr>
            </w:pPr>
            <w:r>
              <w:rPr>
                <w:rFonts w:hint="eastAsia" w:eastAsia="黑体"/>
                <w:color w:val="000000" w:themeColor="text1"/>
                <w14:textFill>
                  <w14:solidFill>
                    <w14:schemeClr w14:val="tx1"/>
                  </w14:solidFill>
                </w14:textFill>
              </w:rPr>
              <w:t>条款号</w:t>
            </w:r>
          </w:p>
        </w:tc>
        <w:tc>
          <w:tcPr>
            <w:tcW w:w="1183" w:type="dxa"/>
            <w:tcMar>
              <w:left w:w="75" w:type="dxa"/>
            </w:tcMar>
            <w:vAlign w:val="center"/>
          </w:tcPr>
          <w:p>
            <w:pPr>
              <w:jc w:val="center"/>
              <w:rPr>
                <w:rFonts w:eastAsia="黑体"/>
                <w:color w:val="000000" w:themeColor="text1"/>
                <w14:textFill>
                  <w14:solidFill>
                    <w14:schemeClr w14:val="tx1"/>
                  </w14:solidFill>
                </w14:textFill>
              </w:rPr>
            </w:pPr>
            <w:r>
              <w:rPr>
                <w:rFonts w:hint="eastAsia" w:eastAsia="黑体"/>
                <w:color w:val="000000" w:themeColor="text1"/>
                <w14:textFill>
                  <w14:solidFill>
                    <w14:schemeClr w14:val="tx1"/>
                  </w14:solidFill>
                </w14:textFill>
              </w:rPr>
              <w:t>评审因素</w:t>
            </w:r>
          </w:p>
        </w:tc>
        <w:tc>
          <w:tcPr>
            <w:tcW w:w="807" w:type="dxa"/>
            <w:vAlign w:val="center"/>
          </w:tcPr>
          <w:p>
            <w:pPr>
              <w:widowControl/>
              <w:jc w:val="center"/>
              <w:rPr>
                <w:rFonts w:eastAsia="黑体"/>
                <w:color w:val="000000" w:themeColor="text1"/>
                <w14:textFill>
                  <w14:solidFill>
                    <w14:schemeClr w14:val="tx1"/>
                  </w14:solidFill>
                </w14:textFill>
              </w:rPr>
            </w:pPr>
            <w:r>
              <w:rPr>
                <w:rFonts w:hint="eastAsia" w:eastAsia="黑体"/>
                <w:color w:val="000000" w:themeColor="text1"/>
                <w14:textFill>
                  <w14:solidFill>
                    <w14:schemeClr w14:val="tx1"/>
                  </w14:solidFill>
                </w14:textFill>
              </w:rPr>
              <w:t>分值</w:t>
            </w:r>
          </w:p>
        </w:tc>
        <w:tc>
          <w:tcPr>
            <w:tcW w:w="5803" w:type="dxa"/>
            <w:vAlign w:val="center"/>
          </w:tcPr>
          <w:p>
            <w:pPr>
              <w:jc w:val="center"/>
              <w:rPr>
                <w:rFonts w:eastAsia="黑体"/>
                <w:color w:val="000000" w:themeColor="text1"/>
                <w14:textFill>
                  <w14:solidFill>
                    <w14:schemeClr w14:val="tx1"/>
                  </w14:solidFill>
                </w14:textFill>
              </w:rPr>
            </w:pPr>
            <w:r>
              <w:rPr>
                <w:rFonts w:hint="eastAsia" w:eastAsia="黑体"/>
                <w:color w:val="000000" w:themeColor="text1"/>
                <w14:textFill>
                  <w14:solidFill>
                    <w14:schemeClr w14:val="tx1"/>
                  </w14:solidFill>
                </w14:textFill>
              </w:rPr>
              <w:t>评审标准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5" w:type="dxa"/>
            <w:bottom w:w="0" w:type="dxa"/>
            <w:right w:w="0" w:type="dxa"/>
          </w:tblCellMar>
        </w:tblPrEx>
        <w:trPr>
          <w:trHeight w:val="195" w:hRule="atLeast"/>
        </w:trPr>
        <w:tc>
          <w:tcPr>
            <w:tcW w:w="683" w:type="dxa"/>
            <w:vMerge w:val="restart"/>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2.2.2（1）</w:t>
            </w:r>
          </w:p>
        </w:tc>
        <w:tc>
          <w:tcPr>
            <w:tcW w:w="868" w:type="dxa"/>
            <w:vMerge w:val="restart"/>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技术文件评分标准</w:t>
            </w:r>
          </w:p>
        </w:tc>
        <w:tc>
          <w:tcPr>
            <w:tcW w:w="1183" w:type="dxa"/>
            <w:vMerge w:val="restart"/>
            <w:tcMar>
              <w:left w:w="75" w:type="dxa"/>
            </w:tcMar>
            <w:vAlign w:val="center"/>
          </w:tcPr>
          <w:p>
            <w:pPr>
              <w:widowControl/>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项目设计</w:t>
            </w:r>
          </w:p>
        </w:tc>
        <w:tc>
          <w:tcPr>
            <w:tcW w:w="807" w:type="dxa"/>
            <w:vMerge w:val="restart"/>
            <w:vAlign w:val="center"/>
          </w:tcPr>
          <w:p>
            <w:pPr>
              <w:widowControl/>
              <w:jc w:val="center"/>
              <w:rPr>
                <w:color w:val="000000" w:themeColor="text1"/>
                <w14:textFill>
                  <w14:solidFill>
                    <w14:schemeClr w14:val="tx1"/>
                  </w14:solidFill>
                </w14:textFill>
              </w:rPr>
            </w:pPr>
            <w:r>
              <w:rPr>
                <w:rFonts w:hint="eastAsia"/>
                <w:color w:val="000000" w:themeColor="text1"/>
                <w:u w:val="single"/>
                <w14:textFill>
                  <w14:solidFill>
                    <w14:schemeClr w14:val="tx1"/>
                  </w14:solidFill>
                </w14:textFill>
              </w:rPr>
              <w:t>30</w:t>
            </w:r>
            <w:r>
              <w:rPr>
                <w:rFonts w:hint="eastAsia"/>
                <w:color w:val="000000" w:themeColor="text1"/>
                <w14:textFill>
                  <w14:solidFill>
                    <w14:schemeClr w14:val="tx1"/>
                  </w14:solidFill>
                </w14:textFill>
              </w:rPr>
              <w:t>分</w:t>
            </w:r>
          </w:p>
        </w:tc>
        <w:tc>
          <w:tcPr>
            <w:tcW w:w="5803" w:type="dxa"/>
            <w:vAlign w:val="center"/>
          </w:tcPr>
          <w:p>
            <w:pPr>
              <w:ind w:firstLine="480" w:firstLineChars="200"/>
              <w:jc w:val="left"/>
              <w:rPr>
                <w:rFonts w:ascii="宋体" w:hAnsi="宋体" w:cs="宋体"/>
                <w:szCs w:val="21"/>
              </w:rPr>
            </w:pPr>
            <w:r>
              <w:rPr>
                <w:rFonts w:hint="eastAsia" w:ascii="宋体" w:hAnsi="宋体" w:cs="宋体"/>
                <w:szCs w:val="21"/>
              </w:rPr>
              <w:t>1.项目设计组织方案</w:t>
            </w:r>
          </w:p>
          <w:p>
            <w:pPr>
              <w:ind w:firstLine="480" w:firstLineChars="200"/>
              <w:jc w:val="left"/>
              <w:rPr>
                <w:rFonts w:ascii="宋体" w:hAnsi="宋体" w:cs="宋体"/>
                <w:szCs w:val="21"/>
              </w:rPr>
            </w:pPr>
            <w:r>
              <w:rPr>
                <w:rFonts w:hint="eastAsia" w:ascii="宋体" w:hAnsi="宋体" w:cs="宋体"/>
                <w:szCs w:val="21"/>
              </w:rPr>
              <w:t>1.1项目设计计划合理，能有效配合项目实施进度。能够协调业主要求，协调施工与采购工作，满足业主要求。</w:t>
            </w:r>
          </w:p>
          <w:p>
            <w:pPr>
              <w:ind w:firstLine="480" w:firstLineChars="200"/>
              <w:jc w:val="left"/>
              <w:rPr>
                <w:rFonts w:ascii="宋体" w:hAnsi="宋体" w:cs="宋体"/>
                <w:szCs w:val="21"/>
              </w:rPr>
            </w:pPr>
            <w:r>
              <w:rPr>
                <w:rFonts w:hint="eastAsia" w:ascii="宋体" w:hAnsi="宋体" w:cs="宋体"/>
                <w:szCs w:val="21"/>
              </w:rPr>
              <w:t>优秀得3分；</w:t>
            </w:r>
          </w:p>
          <w:p>
            <w:pPr>
              <w:ind w:firstLine="480" w:firstLineChars="200"/>
              <w:jc w:val="left"/>
              <w:rPr>
                <w:rFonts w:ascii="宋体" w:hAnsi="宋体" w:cs="宋体"/>
                <w:szCs w:val="21"/>
              </w:rPr>
            </w:pPr>
            <w:r>
              <w:rPr>
                <w:rFonts w:hint="eastAsia" w:ascii="宋体" w:hAnsi="宋体" w:cs="宋体"/>
                <w:szCs w:val="21"/>
              </w:rPr>
              <w:t>良好得2分；</w:t>
            </w:r>
          </w:p>
          <w:p>
            <w:pPr>
              <w:ind w:firstLine="480" w:firstLineChars="200"/>
              <w:jc w:val="left"/>
              <w:rPr>
                <w:rFonts w:ascii="宋体" w:hAnsi="宋体" w:cs="宋体"/>
                <w:szCs w:val="21"/>
              </w:rPr>
            </w:pPr>
            <w:r>
              <w:rPr>
                <w:rFonts w:hint="eastAsia" w:ascii="宋体" w:hAnsi="宋体" w:cs="宋体"/>
                <w:szCs w:val="21"/>
              </w:rPr>
              <w:t>一般得1分；</w:t>
            </w:r>
          </w:p>
          <w:p>
            <w:pPr>
              <w:ind w:firstLine="480" w:firstLineChars="200"/>
              <w:jc w:val="left"/>
              <w:rPr>
                <w:rFonts w:ascii="宋体" w:hAnsi="宋体" w:cs="宋体"/>
                <w:szCs w:val="21"/>
              </w:rPr>
            </w:pPr>
            <w:r>
              <w:rPr>
                <w:rFonts w:hint="eastAsia" w:ascii="宋体" w:hAnsi="宋体" w:cs="宋体"/>
                <w:szCs w:val="21"/>
              </w:rPr>
              <w:t>没有不得分。</w:t>
            </w:r>
          </w:p>
          <w:p>
            <w:pPr>
              <w:ind w:firstLine="480" w:firstLineChars="200"/>
              <w:jc w:val="left"/>
              <w:rPr>
                <w:rFonts w:ascii="宋体" w:hAnsi="宋体" w:cs="宋体"/>
                <w:szCs w:val="21"/>
              </w:rPr>
            </w:pPr>
            <w:r>
              <w:rPr>
                <w:rFonts w:hint="eastAsia" w:ascii="宋体" w:hAnsi="宋体" w:cs="宋体"/>
                <w:szCs w:val="21"/>
              </w:rPr>
              <w:t>1.2对项目各系统方案理解透彻，设计重点及难点有可行的应对措施。</w:t>
            </w:r>
          </w:p>
          <w:p>
            <w:pPr>
              <w:ind w:firstLine="480" w:firstLineChars="200"/>
              <w:jc w:val="left"/>
              <w:rPr>
                <w:rFonts w:ascii="宋体" w:hAnsi="宋体" w:cs="宋体"/>
                <w:szCs w:val="21"/>
              </w:rPr>
            </w:pPr>
            <w:r>
              <w:rPr>
                <w:rFonts w:hint="eastAsia" w:ascii="宋体" w:hAnsi="宋体" w:cs="宋体"/>
                <w:szCs w:val="21"/>
              </w:rPr>
              <w:t>优秀得3分；</w:t>
            </w:r>
          </w:p>
          <w:p>
            <w:pPr>
              <w:ind w:firstLine="480" w:firstLineChars="200"/>
              <w:jc w:val="left"/>
              <w:rPr>
                <w:rFonts w:ascii="宋体" w:hAnsi="宋体" w:cs="宋体"/>
                <w:szCs w:val="21"/>
              </w:rPr>
            </w:pPr>
            <w:r>
              <w:rPr>
                <w:rFonts w:hint="eastAsia" w:ascii="宋体" w:hAnsi="宋体" w:cs="宋体"/>
                <w:szCs w:val="21"/>
              </w:rPr>
              <w:t>良好得2分；</w:t>
            </w:r>
          </w:p>
          <w:p>
            <w:pPr>
              <w:ind w:firstLine="480" w:firstLineChars="200"/>
              <w:jc w:val="left"/>
              <w:rPr>
                <w:rFonts w:ascii="宋体" w:hAnsi="宋体" w:cs="宋体"/>
                <w:szCs w:val="21"/>
              </w:rPr>
            </w:pPr>
            <w:r>
              <w:rPr>
                <w:rFonts w:hint="eastAsia" w:ascii="宋体" w:hAnsi="宋体" w:cs="宋体"/>
                <w:szCs w:val="21"/>
              </w:rPr>
              <w:t>一般得1分；</w:t>
            </w:r>
          </w:p>
          <w:p>
            <w:pPr>
              <w:ind w:firstLine="480" w:firstLineChars="200"/>
              <w:jc w:val="left"/>
              <w:rPr>
                <w:rFonts w:ascii="宋体" w:hAnsi="宋体" w:cs="宋体"/>
                <w:szCs w:val="21"/>
              </w:rPr>
            </w:pPr>
            <w:r>
              <w:rPr>
                <w:rFonts w:hint="eastAsia" w:ascii="宋体" w:hAnsi="宋体" w:cs="宋体"/>
                <w:szCs w:val="21"/>
              </w:rPr>
              <w:t>没有不得分。</w:t>
            </w:r>
          </w:p>
          <w:p>
            <w:pPr>
              <w:ind w:firstLine="480" w:firstLineChars="200"/>
              <w:jc w:val="left"/>
              <w:rPr>
                <w:rFonts w:ascii="宋体" w:hAnsi="宋体" w:cs="宋体"/>
                <w:szCs w:val="21"/>
              </w:rPr>
            </w:pPr>
            <w:r>
              <w:rPr>
                <w:rFonts w:hint="eastAsia" w:ascii="宋体" w:hAnsi="宋体" w:cs="宋体"/>
                <w:szCs w:val="21"/>
              </w:rPr>
              <w:t>1.3设计深度符合如下要求（提供机械、纯废水、气体化学、强弱电、消防、空间管理等专业的原理图/架构图，系统容量及输送能力、设备平面布置及主要管线走向、PID图，空管BIM模型，提供设计数据支撑，包含但不限于洁净室冷热负荷计算书、功能区冷热负荷计算书、全期电力复核计算书、水平衡图等），设计原则符合国家规范和标准。</w:t>
            </w:r>
          </w:p>
          <w:p>
            <w:pPr>
              <w:ind w:firstLine="480" w:firstLineChars="200"/>
              <w:jc w:val="left"/>
              <w:rPr>
                <w:rFonts w:ascii="宋体" w:hAnsi="宋体" w:cs="宋体"/>
                <w:szCs w:val="21"/>
              </w:rPr>
            </w:pPr>
            <w:r>
              <w:rPr>
                <w:rFonts w:hint="eastAsia" w:ascii="宋体" w:hAnsi="宋体" w:cs="宋体"/>
                <w:szCs w:val="21"/>
              </w:rPr>
              <w:t>优秀得8分；</w:t>
            </w:r>
          </w:p>
          <w:p>
            <w:pPr>
              <w:ind w:firstLine="480" w:firstLineChars="200"/>
              <w:jc w:val="left"/>
              <w:rPr>
                <w:rFonts w:ascii="宋体" w:hAnsi="宋体" w:cs="宋体"/>
                <w:szCs w:val="21"/>
              </w:rPr>
            </w:pPr>
            <w:r>
              <w:rPr>
                <w:rFonts w:hint="eastAsia" w:ascii="宋体" w:hAnsi="宋体" w:cs="宋体"/>
                <w:szCs w:val="21"/>
              </w:rPr>
              <w:t>良好得5分；</w:t>
            </w:r>
          </w:p>
          <w:p>
            <w:pPr>
              <w:ind w:firstLine="480" w:firstLineChars="200"/>
              <w:jc w:val="left"/>
              <w:rPr>
                <w:rFonts w:ascii="宋体" w:hAnsi="宋体" w:cs="宋体"/>
                <w:szCs w:val="21"/>
              </w:rPr>
            </w:pPr>
            <w:r>
              <w:rPr>
                <w:rFonts w:hint="eastAsia" w:ascii="宋体" w:hAnsi="宋体" w:cs="宋体"/>
                <w:szCs w:val="21"/>
              </w:rPr>
              <w:t>一般得2分；</w:t>
            </w:r>
          </w:p>
          <w:p>
            <w:pPr>
              <w:ind w:firstLine="480" w:firstLineChars="200"/>
              <w:jc w:val="left"/>
              <w:rPr>
                <w:rFonts w:ascii="宋体" w:hAnsi="宋体"/>
                <w:color w:val="000000" w:themeColor="text1"/>
                <w:lang w:bidi="ar"/>
                <w14:textFill>
                  <w14:solidFill>
                    <w14:schemeClr w14:val="tx1"/>
                  </w14:solidFill>
                </w14:textFill>
              </w:rPr>
            </w:pPr>
            <w:r>
              <w:rPr>
                <w:rFonts w:hint="eastAsia" w:ascii="宋体" w:hAnsi="宋体" w:cs="宋体"/>
                <w:szCs w:val="21"/>
              </w:rPr>
              <w:t>没有得0分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5" w:type="dxa"/>
            <w:bottom w:w="0" w:type="dxa"/>
            <w:right w:w="0" w:type="dxa"/>
          </w:tblCellMar>
        </w:tblPrEx>
        <w:trPr>
          <w:trHeight w:val="195" w:hRule="atLeast"/>
        </w:trPr>
        <w:tc>
          <w:tcPr>
            <w:tcW w:w="683" w:type="dxa"/>
            <w:vMerge w:val="continue"/>
            <w:vAlign w:val="center"/>
          </w:tcPr>
          <w:p>
            <w:pPr>
              <w:jc w:val="left"/>
            </w:pPr>
          </w:p>
        </w:tc>
        <w:tc>
          <w:tcPr>
            <w:tcW w:w="868" w:type="dxa"/>
            <w:vMerge w:val="continue"/>
            <w:vAlign w:val="center"/>
          </w:tcPr>
          <w:p>
            <w:pPr>
              <w:jc w:val="left"/>
            </w:pPr>
          </w:p>
        </w:tc>
        <w:tc>
          <w:tcPr>
            <w:tcW w:w="1183" w:type="dxa"/>
            <w:vMerge w:val="continue"/>
            <w:tcMar>
              <w:left w:w="75" w:type="dxa"/>
            </w:tcMar>
            <w:vAlign w:val="center"/>
          </w:tcPr>
          <w:p>
            <w:pPr>
              <w:jc w:val="left"/>
            </w:pPr>
          </w:p>
        </w:tc>
        <w:tc>
          <w:tcPr>
            <w:tcW w:w="807" w:type="dxa"/>
            <w:vMerge w:val="continue"/>
            <w:vAlign w:val="center"/>
          </w:tcPr>
          <w:p>
            <w:pPr>
              <w:jc w:val="left"/>
            </w:pPr>
          </w:p>
        </w:tc>
        <w:tc>
          <w:tcPr>
            <w:tcW w:w="5803" w:type="dxa"/>
            <w:vAlign w:val="center"/>
          </w:tcPr>
          <w:p>
            <w:pPr>
              <w:ind w:firstLine="480" w:firstLineChars="200"/>
              <w:jc w:val="left"/>
              <w:rPr>
                <w:rFonts w:ascii="宋体" w:hAnsi="宋体" w:cs="宋体"/>
                <w:szCs w:val="21"/>
              </w:rPr>
            </w:pPr>
            <w:r>
              <w:rPr>
                <w:rFonts w:hint="eastAsia" w:ascii="宋体" w:hAnsi="宋体" w:cs="宋体"/>
                <w:szCs w:val="21"/>
              </w:rPr>
              <w:t>2.设计人员配备完备性及设计人员能力</w:t>
            </w:r>
          </w:p>
          <w:p>
            <w:pPr>
              <w:ind w:firstLine="480" w:firstLineChars="200"/>
              <w:jc w:val="left"/>
              <w:rPr>
                <w:rFonts w:ascii="宋体" w:hAnsi="宋体" w:cs="宋体"/>
                <w:szCs w:val="21"/>
              </w:rPr>
            </w:pPr>
            <w:r>
              <w:rPr>
                <w:rFonts w:hint="eastAsia" w:ascii="宋体" w:hAnsi="宋体" w:cs="宋体"/>
                <w:szCs w:val="21"/>
              </w:rPr>
              <w:t>设计人员配备架构完善，经验丰富可以满足项目设计进度及质量要求。</w:t>
            </w:r>
          </w:p>
          <w:p>
            <w:pPr>
              <w:ind w:firstLine="480" w:firstLineChars="200"/>
              <w:jc w:val="left"/>
              <w:rPr>
                <w:rFonts w:ascii="宋体" w:hAnsi="宋体" w:cs="宋体"/>
                <w:szCs w:val="21"/>
              </w:rPr>
            </w:pPr>
            <w:r>
              <w:rPr>
                <w:rFonts w:hint="eastAsia" w:ascii="宋体" w:hAnsi="宋体" w:cs="宋体"/>
                <w:szCs w:val="21"/>
              </w:rPr>
              <w:t>2.1 人员配备架构</w:t>
            </w:r>
          </w:p>
          <w:p>
            <w:pPr>
              <w:ind w:firstLine="480" w:firstLineChars="200"/>
              <w:jc w:val="left"/>
              <w:rPr>
                <w:rFonts w:ascii="宋体" w:hAnsi="宋体" w:cs="宋体"/>
                <w:szCs w:val="21"/>
              </w:rPr>
            </w:pPr>
            <w:r>
              <w:rPr>
                <w:rFonts w:hint="eastAsia" w:ascii="宋体" w:hAnsi="宋体" w:cs="宋体"/>
                <w:szCs w:val="21"/>
              </w:rPr>
              <w:t>架构完善且满足招标人要求：</w:t>
            </w:r>
            <w:r>
              <w:rPr>
                <w:rFonts w:ascii="宋体" w:hAnsi="宋体" w:cs="宋体"/>
                <w:szCs w:val="21"/>
              </w:rPr>
              <w:t>3</w:t>
            </w:r>
            <w:r>
              <w:rPr>
                <w:rFonts w:hint="eastAsia" w:ascii="宋体" w:hAnsi="宋体" w:cs="宋体"/>
                <w:szCs w:val="21"/>
              </w:rPr>
              <w:t xml:space="preserve"> 分；</w:t>
            </w:r>
          </w:p>
          <w:p>
            <w:pPr>
              <w:ind w:firstLine="480" w:firstLineChars="200"/>
              <w:jc w:val="left"/>
              <w:rPr>
                <w:rFonts w:ascii="宋体" w:hAnsi="宋体" w:cs="宋体"/>
                <w:szCs w:val="21"/>
              </w:rPr>
            </w:pPr>
            <w:r>
              <w:rPr>
                <w:rFonts w:hint="eastAsia" w:ascii="宋体" w:hAnsi="宋体" w:cs="宋体"/>
                <w:szCs w:val="21"/>
              </w:rPr>
              <w:t>架构基本满足招标人要求：2 分；</w:t>
            </w:r>
          </w:p>
          <w:p>
            <w:pPr>
              <w:ind w:firstLine="480" w:firstLineChars="200"/>
              <w:jc w:val="left"/>
              <w:rPr>
                <w:rFonts w:ascii="宋体" w:hAnsi="宋体" w:cs="宋体"/>
                <w:szCs w:val="21"/>
              </w:rPr>
            </w:pPr>
            <w:r>
              <w:rPr>
                <w:rFonts w:hint="eastAsia" w:ascii="宋体" w:hAnsi="宋体" w:cs="宋体"/>
                <w:szCs w:val="21"/>
              </w:rPr>
              <w:t>架构不满足招标人要求：0分；</w:t>
            </w:r>
          </w:p>
          <w:p>
            <w:pPr>
              <w:ind w:firstLine="480" w:firstLineChars="200"/>
              <w:jc w:val="left"/>
              <w:rPr>
                <w:rFonts w:ascii="宋体" w:hAnsi="宋体" w:cs="宋体"/>
                <w:szCs w:val="21"/>
              </w:rPr>
            </w:pPr>
            <w:r>
              <w:rPr>
                <w:rFonts w:hint="eastAsia" w:ascii="宋体" w:hAnsi="宋体" w:cs="宋体"/>
                <w:szCs w:val="21"/>
              </w:rPr>
              <w:t>2.2 人员配备质量</w:t>
            </w:r>
          </w:p>
          <w:p>
            <w:pPr>
              <w:ind w:firstLine="480" w:firstLineChars="200"/>
              <w:jc w:val="left"/>
              <w:rPr>
                <w:rFonts w:ascii="宋体" w:hAnsi="宋体" w:cs="宋体"/>
                <w:szCs w:val="21"/>
              </w:rPr>
            </w:pPr>
            <w:r>
              <w:rPr>
                <w:rFonts w:hint="eastAsia" w:ascii="宋体" w:hAnsi="宋体" w:cs="宋体"/>
                <w:szCs w:val="21"/>
              </w:rPr>
              <w:t>人员配备质量优秀：</w:t>
            </w:r>
            <w:r>
              <w:rPr>
                <w:rFonts w:ascii="宋体" w:hAnsi="宋体" w:cs="宋体"/>
                <w:szCs w:val="21"/>
              </w:rPr>
              <w:t>3</w:t>
            </w:r>
            <w:r>
              <w:rPr>
                <w:rFonts w:hint="eastAsia" w:ascii="宋体" w:hAnsi="宋体" w:cs="宋体"/>
                <w:szCs w:val="21"/>
              </w:rPr>
              <w:t>分；</w:t>
            </w:r>
          </w:p>
          <w:p>
            <w:pPr>
              <w:ind w:firstLine="480" w:firstLineChars="200"/>
              <w:jc w:val="left"/>
              <w:rPr>
                <w:rFonts w:ascii="宋体" w:hAnsi="宋体" w:cs="宋体"/>
                <w:szCs w:val="21"/>
              </w:rPr>
            </w:pPr>
            <w:r>
              <w:rPr>
                <w:rFonts w:hint="eastAsia" w:ascii="宋体" w:hAnsi="宋体" w:cs="宋体"/>
                <w:szCs w:val="21"/>
              </w:rPr>
              <w:t>人员配备质量良好：</w:t>
            </w:r>
            <w:r>
              <w:rPr>
                <w:rFonts w:ascii="宋体" w:hAnsi="宋体" w:cs="宋体"/>
                <w:szCs w:val="21"/>
              </w:rPr>
              <w:t>2</w:t>
            </w:r>
            <w:r>
              <w:rPr>
                <w:rFonts w:hint="eastAsia" w:ascii="宋体" w:hAnsi="宋体" w:cs="宋体"/>
                <w:szCs w:val="21"/>
              </w:rPr>
              <w:t>分；</w:t>
            </w:r>
          </w:p>
          <w:p>
            <w:pPr>
              <w:ind w:firstLine="480" w:firstLineChars="200"/>
              <w:jc w:val="left"/>
              <w:rPr>
                <w:rFonts w:ascii="宋体" w:hAnsi="宋体" w:cs="宋体"/>
                <w:szCs w:val="21"/>
              </w:rPr>
            </w:pPr>
            <w:r>
              <w:rPr>
                <w:rFonts w:hint="eastAsia" w:ascii="宋体" w:hAnsi="宋体" w:cs="宋体"/>
                <w:szCs w:val="21"/>
              </w:rPr>
              <w:t>人员配备质量一般：</w:t>
            </w:r>
            <w:r>
              <w:rPr>
                <w:rFonts w:ascii="宋体" w:hAnsi="宋体" w:cs="宋体"/>
                <w:szCs w:val="21"/>
              </w:rPr>
              <w:t>1</w:t>
            </w:r>
            <w:r>
              <w:rPr>
                <w:rFonts w:hint="eastAsia" w:ascii="宋体" w:hAnsi="宋体" w:cs="宋体"/>
                <w:szCs w:val="21"/>
              </w:rPr>
              <w:t>分；</w:t>
            </w:r>
          </w:p>
          <w:p>
            <w:pPr>
              <w:ind w:firstLine="480" w:firstLineChars="200"/>
              <w:jc w:val="left"/>
              <w:rPr>
                <w:rFonts w:ascii="宋体" w:hAnsi="宋体"/>
                <w:color w:val="000000" w:themeColor="text1"/>
                <w:lang w:bidi="ar"/>
                <w14:textFill>
                  <w14:solidFill>
                    <w14:schemeClr w14:val="tx1"/>
                  </w14:solidFill>
                </w14:textFill>
              </w:rPr>
            </w:pPr>
            <w:r>
              <w:rPr>
                <w:rFonts w:hint="eastAsia" w:ascii="宋体" w:hAnsi="宋体" w:cs="宋体"/>
                <w:szCs w:val="21"/>
              </w:rPr>
              <w:t>没有不得分。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5" w:type="dxa"/>
            <w:bottom w:w="0" w:type="dxa"/>
            <w:right w:w="0" w:type="dxa"/>
          </w:tblCellMar>
        </w:tblPrEx>
        <w:trPr>
          <w:trHeight w:val="195" w:hRule="atLeast"/>
        </w:trPr>
        <w:tc>
          <w:tcPr>
            <w:tcW w:w="683" w:type="dxa"/>
            <w:vMerge w:val="continue"/>
            <w:vAlign w:val="center"/>
          </w:tcPr>
          <w:p>
            <w:pPr>
              <w:jc w:val="left"/>
              <w:rPr>
                <w:rFonts w:ascii="宋体" w:hAnsi="宋体"/>
                <w:color w:val="000000" w:themeColor="text1"/>
                <w:lang w:bidi="ar"/>
                <w14:textFill>
                  <w14:solidFill>
                    <w14:schemeClr w14:val="tx1"/>
                  </w14:solidFill>
                </w14:textFill>
              </w:rPr>
            </w:pPr>
          </w:p>
        </w:tc>
        <w:tc>
          <w:tcPr>
            <w:tcW w:w="868" w:type="dxa"/>
            <w:vMerge w:val="continue"/>
            <w:vAlign w:val="center"/>
          </w:tcPr>
          <w:p>
            <w:pPr>
              <w:jc w:val="left"/>
              <w:rPr>
                <w:rFonts w:ascii="宋体" w:hAnsi="宋体"/>
                <w:color w:val="000000" w:themeColor="text1"/>
                <w:lang w:bidi="ar"/>
                <w14:textFill>
                  <w14:solidFill>
                    <w14:schemeClr w14:val="tx1"/>
                  </w14:solidFill>
                </w14:textFill>
              </w:rPr>
            </w:pPr>
          </w:p>
        </w:tc>
        <w:tc>
          <w:tcPr>
            <w:tcW w:w="1183" w:type="dxa"/>
            <w:vMerge w:val="continue"/>
            <w:tcMar>
              <w:left w:w="75" w:type="dxa"/>
            </w:tcMar>
            <w:vAlign w:val="center"/>
          </w:tcPr>
          <w:p>
            <w:pPr>
              <w:jc w:val="left"/>
              <w:rPr>
                <w:rFonts w:ascii="宋体" w:hAnsi="宋体"/>
                <w:color w:val="000000" w:themeColor="text1"/>
                <w:lang w:bidi="ar"/>
                <w14:textFill>
                  <w14:solidFill>
                    <w14:schemeClr w14:val="tx1"/>
                  </w14:solidFill>
                </w14:textFill>
              </w:rPr>
            </w:pPr>
          </w:p>
        </w:tc>
        <w:tc>
          <w:tcPr>
            <w:tcW w:w="807" w:type="dxa"/>
            <w:vMerge w:val="continue"/>
            <w:vAlign w:val="center"/>
          </w:tcPr>
          <w:p>
            <w:pPr>
              <w:jc w:val="left"/>
              <w:rPr>
                <w:rFonts w:ascii="宋体" w:hAnsi="宋体"/>
                <w:color w:val="000000" w:themeColor="text1"/>
                <w:lang w:bidi="ar"/>
                <w14:textFill>
                  <w14:solidFill>
                    <w14:schemeClr w14:val="tx1"/>
                  </w14:solidFill>
                </w14:textFill>
              </w:rPr>
            </w:pPr>
          </w:p>
        </w:tc>
        <w:tc>
          <w:tcPr>
            <w:tcW w:w="5803" w:type="dxa"/>
            <w:vAlign w:val="center"/>
          </w:tcPr>
          <w:p>
            <w:pPr>
              <w:ind w:firstLine="480" w:firstLineChars="200"/>
              <w:jc w:val="left"/>
              <w:rPr>
                <w:rFonts w:ascii="宋体" w:hAnsi="宋体" w:cs="宋体"/>
                <w:szCs w:val="21"/>
              </w:rPr>
            </w:pPr>
            <w:r>
              <w:rPr>
                <w:rFonts w:hint="eastAsia" w:ascii="宋体" w:hAnsi="宋体" w:cs="宋体"/>
                <w:szCs w:val="21"/>
              </w:rPr>
              <w:t>3.设计管理方案</w:t>
            </w:r>
          </w:p>
          <w:p>
            <w:pPr>
              <w:ind w:firstLine="480" w:firstLineChars="200"/>
              <w:jc w:val="left"/>
              <w:rPr>
                <w:rFonts w:ascii="宋体" w:hAnsi="宋体" w:cs="宋体"/>
                <w:szCs w:val="21"/>
              </w:rPr>
            </w:pPr>
            <w:r>
              <w:rPr>
                <w:rFonts w:hint="eastAsia" w:ascii="宋体" w:hAnsi="宋体" w:cs="宋体"/>
                <w:szCs w:val="21"/>
              </w:rPr>
              <w:t>3.1 空间管理及BIM模型方案完备</w:t>
            </w:r>
          </w:p>
          <w:p>
            <w:pPr>
              <w:ind w:firstLine="480" w:firstLineChars="200"/>
              <w:jc w:val="left"/>
              <w:rPr>
                <w:rFonts w:ascii="宋体" w:hAnsi="宋体" w:cs="宋体"/>
                <w:szCs w:val="21"/>
              </w:rPr>
            </w:pPr>
            <w:r>
              <w:rPr>
                <w:rFonts w:hint="eastAsia" w:ascii="宋体" w:hAnsi="宋体" w:cs="宋体"/>
                <w:szCs w:val="21"/>
              </w:rPr>
              <w:t>优秀得</w:t>
            </w:r>
            <w:r>
              <w:rPr>
                <w:rFonts w:ascii="宋体" w:hAnsi="宋体" w:cs="宋体"/>
                <w:szCs w:val="21"/>
              </w:rPr>
              <w:t>5</w:t>
            </w:r>
            <w:r>
              <w:rPr>
                <w:rFonts w:hint="eastAsia" w:ascii="宋体" w:hAnsi="宋体" w:cs="宋体"/>
                <w:szCs w:val="21"/>
              </w:rPr>
              <w:t>分；</w:t>
            </w:r>
          </w:p>
          <w:p>
            <w:pPr>
              <w:ind w:firstLine="480" w:firstLineChars="200"/>
              <w:jc w:val="left"/>
              <w:rPr>
                <w:rFonts w:ascii="宋体" w:hAnsi="宋体" w:cs="宋体"/>
                <w:szCs w:val="21"/>
              </w:rPr>
            </w:pPr>
            <w:r>
              <w:rPr>
                <w:rFonts w:hint="eastAsia" w:ascii="宋体" w:hAnsi="宋体" w:cs="宋体"/>
                <w:szCs w:val="21"/>
              </w:rPr>
              <w:t>良好得2分；</w:t>
            </w:r>
          </w:p>
          <w:p>
            <w:pPr>
              <w:ind w:firstLine="480" w:firstLineChars="200"/>
              <w:jc w:val="left"/>
              <w:rPr>
                <w:rFonts w:ascii="宋体" w:hAnsi="宋体" w:cs="宋体"/>
                <w:szCs w:val="21"/>
              </w:rPr>
            </w:pPr>
            <w:r>
              <w:rPr>
                <w:rFonts w:hint="eastAsia" w:ascii="宋体" w:hAnsi="宋体" w:cs="宋体"/>
                <w:szCs w:val="21"/>
              </w:rPr>
              <w:t>一般得1分；</w:t>
            </w:r>
          </w:p>
          <w:p>
            <w:pPr>
              <w:ind w:firstLine="480" w:firstLineChars="200"/>
              <w:jc w:val="left"/>
              <w:rPr>
                <w:rFonts w:ascii="宋体" w:hAnsi="宋体" w:cs="宋体"/>
                <w:szCs w:val="21"/>
              </w:rPr>
            </w:pPr>
            <w:r>
              <w:rPr>
                <w:rFonts w:hint="eastAsia" w:ascii="宋体" w:hAnsi="宋体" w:cs="宋体"/>
                <w:szCs w:val="21"/>
              </w:rPr>
              <w:t>没有不得分。</w:t>
            </w:r>
          </w:p>
          <w:p>
            <w:pPr>
              <w:ind w:firstLine="480" w:firstLineChars="200"/>
              <w:jc w:val="left"/>
              <w:rPr>
                <w:rFonts w:ascii="宋体" w:hAnsi="宋体" w:cs="宋体"/>
                <w:szCs w:val="21"/>
              </w:rPr>
            </w:pPr>
            <w:r>
              <w:rPr>
                <w:rFonts w:hint="eastAsia" w:ascii="宋体" w:hAnsi="宋体" w:cs="宋体"/>
                <w:szCs w:val="21"/>
              </w:rPr>
              <w:t>3.2 设计图纸版次管理，有完整合理的设计质量保证体系和措施</w:t>
            </w:r>
          </w:p>
          <w:p>
            <w:pPr>
              <w:ind w:firstLine="480" w:firstLineChars="200"/>
              <w:jc w:val="left"/>
              <w:rPr>
                <w:rFonts w:ascii="宋体" w:hAnsi="宋体" w:cs="宋体"/>
                <w:szCs w:val="21"/>
              </w:rPr>
            </w:pPr>
            <w:r>
              <w:rPr>
                <w:rFonts w:hint="eastAsia" w:ascii="宋体" w:hAnsi="宋体" w:cs="宋体"/>
                <w:szCs w:val="21"/>
              </w:rPr>
              <w:t>优秀得</w:t>
            </w:r>
            <w:r>
              <w:rPr>
                <w:rFonts w:ascii="宋体" w:hAnsi="宋体" w:cs="宋体"/>
                <w:szCs w:val="21"/>
              </w:rPr>
              <w:t>5</w:t>
            </w:r>
            <w:r>
              <w:rPr>
                <w:rFonts w:hint="eastAsia" w:ascii="宋体" w:hAnsi="宋体" w:cs="宋体"/>
                <w:szCs w:val="21"/>
              </w:rPr>
              <w:t>分；</w:t>
            </w:r>
          </w:p>
          <w:p>
            <w:pPr>
              <w:ind w:firstLine="480" w:firstLineChars="200"/>
              <w:jc w:val="left"/>
              <w:rPr>
                <w:rFonts w:ascii="宋体" w:hAnsi="宋体" w:cs="宋体"/>
                <w:szCs w:val="21"/>
              </w:rPr>
            </w:pPr>
            <w:r>
              <w:rPr>
                <w:rFonts w:hint="eastAsia" w:ascii="宋体" w:hAnsi="宋体" w:cs="宋体"/>
                <w:szCs w:val="21"/>
              </w:rPr>
              <w:t>良好得2分；</w:t>
            </w:r>
          </w:p>
          <w:p>
            <w:pPr>
              <w:ind w:firstLine="480" w:firstLineChars="200"/>
              <w:jc w:val="left"/>
              <w:rPr>
                <w:rFonts w:ascii="宋体" w:hAnsi="宋体" w:cs="宋体"/>
                <w:szCs w:val="21"/>
              </w:rPr>
            </w:pPr>
            <w:r>
              <w:rPr>
                <w:rFonts w:hint="eastAsia" w:ascii="宋体" w:hAnsi="宋体" w:cs="宋体"/>
                <w:szCs w:val="21"/>
              </w:rPr>
              <w:t>一般得1分；</w:t>
            </w:r>
          </w:p>
          <w:p>
            <w:pPr>
              <w:ind w:firstLine="480" w:firstLineChars="200"/>
              <w:jc w:val="left"/>
              <w:rPr>
                <w:rFonts w:ascii="宋体" w:hAnsi="宋体"/>
                <w:color w:val="000000" w:themeColor="text1"/>
                <w:lang w:bidi="ar"/>
                <w14:textFill>
                  <w14:solidFill>
                    <w14:schemeClr w14:val="tx1"/>
                  </w14:solidFill>
                </w14:textFill>
              </w:rPr>
            </w:pPr>
            <w:r>
              <w:rPr>
                <w:rFonts w:hint="eastAsia" w:ascii="宋体" w:hAnsi="宋体" w:cs="宋体"/>
                <w:szCs w:val="21"/>
              </w:rPr>
              <w:t>没有不得分。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5" w:type="dxa"/>
            <w:bottom w:w="0" w:type="dxa"/>
            <w:right w:w="0" w:type="dxa"/>
          </w:tblCellMar>
        </w:tblPrEx>
        <w:trPr>
          <w:trHeight w:val="115" w:hRule="atLeast"/>
        </w:trPr>
        <w:tc>
          <w:tcPr>
            <w:tcW w:w="683" w:type="dxa"/>
            <w:vMerge w:val="continue"/>
            <w:vAlign w:val="center"/>
          </w:tcPr>
          <w:p>
            <w:pPr>
              <w:jc w:val="center"/>
              <w:rPr>
                <w:bCs/>
                <w:color w:val="000000" w:themeColor="text1"/>
                <w14:textFill>
                  <w14:solidFill>
                    <w14:schemeClr w14:val="tx1"/>
                  </w14:solidFill>
                </w14:textFill>
              </w:rPr>
            </w:pPr>
          </w:p>
        </w:tc>
        <w:tc>
          <w:tcPr>
            <w:tcW w:w="868" w:type="dxa"/>
            <w:vMerge w:val="continue"/>
            <w:vAlign w:val="center"/>
          </w:tcPr>
          <w:p>
            <w:pPr>
              <w:jc w:val="center"/>
              <w:rPr>
                <w:color w:val="000000" w:themeColor="text1"/>
                <w14:textFill>
                  <w14:solidFill>
                    <w14:schemeClr w14:val="tx1"/>
                  </w14:solidFill>
                </w14:textFill>
              </w:rPr>
            </w:pPr>
          </w:p>
        </w:tc>
        <w:tc>
          <w:tcPr>
            <w:tcW w:w="1183" w:type="dxa"/>
            <w:vMerge w:val="restart"/>
            <w:tcMar>
              <w:left w:w="75" w:type="dxa"/>
            </w:tcMar>
            <w:vAlign w:val="center"/>
          </w:tcPr>
          <w:p>
            <w:pPr>
              <w:widowControl/>
              <w:jc w:val="center"/>
              <w:rPr>
                <w:color w:val="000000" w:themeColor="text1"/>
                <w14:textFill>
                  <w14:solidFill>
                    <w14:schemeClr w14:val="tx1"/>
                  </w14:solidFill>
                </w14:textFill>
              </w:rPr>
            </w:pPr>
            <w:r>
              <w:rPr>
                <w:rFonts w:hint="eastAsia" w:ascii="宋体" w:hAnsi="宋体" w:cs="宋体"/>
                <w:szCs w:val="21"/>
              </w:rPr>
              <w:t>项目管理方案</w:t>
            </w:r>
          </w:p>
        </w:tc>
        <w:tc>
          <w:tcPr>
            <w:tcW w:w="807" w:type="dxa"/>
            <w:vMerge w:val="restart"/>
            <w:vAlign w:val="center"/>
          </w:tcPr>
          <w:p>
            <w:pPr>
              <w:widowControl/>
              <w:jc w:val="center"/>
              <w:rPr>
                <w:color w:val="000000" w:themeColor="text1"/>
                <w:u w:val="single"/>
                <w14:textFill>
                  <w14:solidFill>
                    <w14:schemeClr w14:val="tx1"/>
                  </w14:solidFill>
                </w14:textFill>
              </w:rPr>
            </w:pPr>
            <w:r>
              <w:rPr>
                <w:rFonts w:hint="eastAsia"/>
                <w:color w:val="000000" w:themeColor="text1"/>
                <w:u w:val="single"/>
                <w14:textFill>
                  <w14:solidFill>
                    <w14:schemeClr w14:val="tx1"/>
                  </w14:solidFill>
                </w14:textFill>
              </w:rPr>
              <w:t>30</w:t>
            </w:r>
            <w:r>
              <w:rPr>
                <w:rFonts w:hint="eastAsia"/>
                <w:color w:val="000000" w:themeColor="text1"/>
                <w14:textFill>
                  <w14:solidFill>
                    <w14:schemeClr w14:val="tx1"/>
                  </w14:solidFill>
                </w14:textFill>
              </w:rPr>
              <w:t>分</w:t>
            </w:r>
          </w:p>
        </w:tc>
        <w:tc>
          <w:tcPr>
            <w:tcW w:w="5803" w:type="dxa"/>
            <w:shd w:val="clear" w:color="auto" w:fill="auto"/>
            <w:vAlign w:val="center"/>
          </w:tcPr>
          <w:p>
            <w:pPr>
              <w:ind w:firstLine="480" w:firstLineChars="200"/>
              <w:jc w:val="left"/>
              <w:rPr>
                <w:rFonts w:ascii="宋体" w:hAnsi="宋体" w:cs="宋体"/>
                <w:szCs w:val="21"/>
              </w:rPr>
            </w:pPr>
            <w:r>
              <w:rPr>
                <w:rFonts w:hint="eastAsia" w:ascii="宋体" w:hAnsi="宋体" w:cs="宋体"/>
                <w:szCs w:val="21"/>
              </w:rPr>
              <w:t>4.工程管理质量方案</w:t>
            </w:r>
          </w:p>
          <w:p>
            <w:pPr>
              <w:ind w:firstLine="480" w:firstLineChars="200"/>
              <w:jc w:val="left"/>
              <w:rPr>
                <w:rFonts w:ascii="宋体" w:hAnsi="宋体" w:cs="宋体"/>
                <w:szCs w:val="21"/>
              </w:rPr>
            </w:pPr>
            <w:r>
              <w:rPr>
                <w:rFonts w:hint="eastAsia" w:ascii="宋体" w:hAnsi="宋体" w:cs="宋体"/>
                <w:szCs w:val="21"/>
              </w:rPr>
              <w:t>4.1工程施工现场的总体布置合理，人员考核及管理方案，质量体系完备，管理制度清晰。</w:t>
            </w:r>
          </w:p>
          <w:p>
            <w:pPr>
              <w:ind w:firstLine="480" w:firstLineChars="200"/>
              <w:jc w:val="left"/>
              <w:rPr>
                <w:rFonts w:ascii="宋体" w:hAnsi="宋体" w:cs="宋体"/>
                <w:szCs w:val="21"/>
              </w:rPr>
            </w:pPr>
            <w:r>
              <w:rPr>
                <w:rFonts w:hint="eastAsia" w:ascii="宋体" w:hAnsi="宋体" w:cs="宋体"/>
                <w:szCs w:val="21"/>
              </w:rPr>
              <w:t>优秀得3分；</w:t>
            </w:r>
          </w:p>
          <w:p>
            <w:pPr>
              <w:ind w:firstLine="480" w:firstLineChars="200"/>
              <w:jc w:val="left"/>
              <w:rPr>
                <w:rFonts w:ascii="宋体" w:hAnsi="宋体" w:cs="宋体"/>
                <w:szCs w:val="21"/>
              </w:rPr>
            </w:pPr>
            <w:r>
              <w:rPr>
                <w:rFonts w:hint="eastAsia" w:ascii="宋体" w:hAnsi="宋体" w:cs="宋体"/>
                <w:szCs w:val="21"/>
              </w:rPr>
              <w:t>良好得2分；</w:t>
            </w:r>
          </w:p>
          <w:p>
            <w:pPr>
              <w:ind w:firstLine="480" w:firstLineChars="200"/>
              <w:jc w:val="left"/>
              <w:rPr>
                <w:rFonts w:ascii="宋体" w:hAnsi="宋体" w:cs="宋体"/>
                <w:szCs w:val="21"/>
              </w:rPr>
            </w:pPr>
            <w:r>
              <w:rPr>
                <w:rFonts w:hint="eastAsia" w:ascii="宋体" w:hAnsi="宋体" w:cs="宋体"/>
                <w:szCs w:val="21"/>
              </w:rPr>
              <w:t>一般得1分；</w:t>
            </w:r>
          </w:p>
          <w:p>
            <w:pPr>
              <w:ind w:firstLine="480" w:firstLineChars="200"/>
              <w:jc w:val="left"/>
              <w:rPr>
                <w:rFonts w:ascii="宋体" w:hAnsi="宋体" w:cs="宋体"/>
                <w:szCs w:val="21"/>
              </w:rPr>
            </w:pPr>
            <w:r>
              <w:rPr>
                <w:rFonts w:hint="eastAsia" w:ascii="宋体" w:hAnsi="宋体" w:cs="宋体"/>
                <w:szCs w:val="21"/>
              </w:rPr>
              <w:t>没有不得分。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5" w:type="dxa"/>
            <w:bottom w:w="0" w:type="dxa"/>
            <w:right w:w="0" w:type="dxa"/>
          </w:tblCellMar>
        </w:tblPrEx>
        <w:trPr>
          <w:trHeight w:val="115" w:hRule="atLeast"/>
        </w:trPr>
        <w:tc>
          <w:tcPr>
            <w:tcW w:w="683" w:type="dxa"/>
            <w:vMerge w:val="continue"/>
            <w:vAlign w:val="center"/>
          </w:tcPr>
          <w:p>
            <w:pPr>
              <w:widowControl/>
              <w:jc w:val="left"/>
            </w:pPr>
          </w:p>
        </w:tc>
        <w:tc>
          <w:tcPr>
            <w:tcW w:w="868" w:type="dxa"/>
            <w:vMerge w:val="continue"/>
            <w:vAlign w:val="center"/>
          </w:tcPr>
          <w:p>
            <w:pPr>
              <w:widowControl/>
              <w:jc w:val="left"/>
            </w:pPr>
          </w:p>
        </w:tc>
        <w:tc>
          <w:tcPr>
            <w:tcW w:w="1183" w:type="dxa"/>
            <w:vMerge w:val="continue"/>
            <w:tcMar>
              <w:left w:w="75" w:type="dxa"/>
            </w:tcMar>
            <w:vAlign w:val="center"/>
          </w:tcPr>
          <w:p>
            <w:pPr>
              <w:widowControl/>
              <w:jc w:val="left"/>
            </w:pPr>
          </w:p>
        </w:tc>
        <w:tc>
          <w:tcPr>
            <w:tcW w:w="807" w:type="dxa"/>
            <w:vMerge w:val="continue"/>
            <w:vAlign w:val="center"/>
          </w:tcPr>
          <w:p>
            <w:pPr>
              <w:widowControl/>
              <w:jc w:val="left"/>
            </w:pPr>
          </w:p>
        </w:tc>
        <w:tc>
          <w:tcPr>
            <w:tcW w:w="5803" w:type="dxa"/>
            <w:shd w:val="clear" w:color="auto" w:fill="auto"/>
            <w:vAlign w:val="center"/>
          </w:tcPr>
          <w:p>
            <w:pPr>
              <w:ind w:firstLine="480" w:firstLineChars="200"/>
              <w:jc w:val="left"/>
              <w:rPr>
                <w:rFonts w:ascii="宋体" w:hAnsi="宋体" w:cs="宋体"/>
                <w:szCs w:val="21"/>
              </w:rPr>
            </w:pPr>
            <w:r>
              <w:rPr>
                <w:rFonts w:hint="eastAsia" w:ascii="宋体" w:hAnsi="宋体" w:cs="宋体"/>
                <w:szCs w:val="21"/>
              </w:rPr>
              <w:t>5.工程安全管理方案</w:t>
            </w:r>
          </w:p>
          <w:p>
            <w:pPr>
              <w:ind w:firstLine="480" w:firstLineChars="200"/>
              <w:jc w:val="left"/>
              <w:rPr>
                <w:rFonts w:ascii="宋体" w:hAnsi="宋体" w:cs="宋体"/>
                <w:szCs w:val="21"/>
              </w:rPr>
            </w:pPr>
            <w:r>
              <w:rPr>
                <w:rFonts w:hint="eastAsia" w:ascii="宋体" w:hAnsi="宋体" w:cs="宋体"/>
                <w:szCs w:val="21"/>
              </w:rPr>
              <w:t>针对项目易产生的风险识别清晰准确，施工管理协调重难点把握准确，针对性强，有严格的管控措施和方案，相关流程合理。</w:t>
            </w:r>
          </w:p>
          <w:p>
            <w:pPr>
              <w:ind w:firstLine="480" w:firstLineChars="200"/>
              <w:jc w:val="left"/>
              <w:rPr>
                <w:rFonts w:ascii="宋体" w:hAnsi="宋体" w:cs="宋体"/>
                <w:szCs w:val="21"/>
              </w:rPr>
            </w:pPr>
            <w:r>
              <w:rPr>
                <w:rFonts w:hint="eastAsia" w:ascii="宋体" w:hAnsi="宋体" w:cs="宋体"/>
                <w:szCs w:val="21"/>
              </w:rPr>
              <w:t>优秀得3分；</w:t>
            </w:r>
          </w:p>
          <w:p>
            <w:pPr>
              <w:ind w:firstLine="480" w:firstLineChars="200"/>
              <w:jc w:val="left"/>
              <w:rPr>
                <w:rFonts w:ascii="宋体" w:hAnsi="宋体" w:cs="宋体"/>
                <w:szCs w:val="21"/>
              </w:rPr>
            </w:pPr>
            <w:r>
              <w:rPr>
                <w:rFonts w:hint="eastAsia" w:ascii="宋体" w:hAnsi="宋体" w:cs="宋体"/>
                <w:szCs w:val="21"/>
              </w:rPr>
              <w:t>良好得2分；</w:t>
            </w:r>
          </w:p>
          <w:p>
            <w:pPr>
              <w:ind w:firstLine="480" w:firstLineChars="200"/>
              <w:jc w:val="left"/>
              <w:rPr>
                <w:rFonts w:ascii="宋体" w:hAnsi="宋体" w:cs="宋体"/>
                <w:szCs w:val="21"/>
              </w:rPr>
            </w:pPr>
            <w:r>
              <w:rPr>
                <w:rFonts w:hint="eastAsia" w:ascii="宋体" w:hAnsi="宋体" w:cs="宋体"/>
                <w:szCs w:val="21"/>
              </w:rPr>
              <w:t>一般得1分；</w:t>
            </w:r>
          </w:p>
          <w:p>
            <w:pPr>
              <w:ind w:firstLine="480" w:firstLineChars="200"/>
              <w:jc w:val="left"/>
              <w:rPr>
                <w:rFonts w:ascii="宋体" w:hAnsi="宋体" w:cs="宋体"/>
                <w:szCs w:val="21"/>
              </w:rPr>
            </w:pPr>
            <w:r>
              <w:rPr>
                <w:rFonts w:hint="eastAsia" w:ascii="宋体" w:hAnsi="宋体" w:cs="宋体"/>
                <w:szCs w:val="21"/>
              </w:rPr>
              <w:t>没有不得分。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5" w:type="dxa"/>
            <w:bottom w:w="0" w:type="dxa"/>
            <w:right w:w="0" w:type="dxa"/>
          </w:tblCellMar>
        </w:tblPrEx>
        <w:trPr>
          <w:trHeight w:val="115" w:hRule="atLeast"/>
        </w:trPr>
        <w:tc>
          <w:tcPr>
            <w:tcW w:w="683" w:type="dxa"/>
            <w:vMerge w:val="continue"/>
            <w:vAlign w:val="center"/>
          </w:tcPr>
          <w:p>
            <w:pPr>
              <w:widowControl/>
              <w:jc w:val="left"/>
              <w:rPr>
                <w:color w:val="000000" w:themeColor="text1"/>
                <w:lang w:bidi="ar"/>
                <w14:textFill>
                  <w14:solidFill>
                    <w14:schemeClr w14:val="tx1"/>
                  </w14:solidFill>
                </w14:textFill>
              </w:rPr>
            </w:pPr>
          </w:p>
        </w:tc>
        <w:tc>
          <w:tcPr>
            <w:tcW w:w="868" w:type="dxa"/>
            <w:vMerge w:val="continue"/>
            <w:vAlign w:val="center"/>
          </w:tcPr>
          <w:p>
            <w:pPr>
              <w:widowControl/>
              <w:jc w:val="left"/>
              <w:rPr>
                <w:color w:val="000000" w:themeColor="text1"/>
                <w:lang w:bidi="ar"/>
                <w14:textFill>
                  <w14:solidFill>
                    <w14:schemeClr w14:val="tx1"/>
                  </w14:solidFill>
                </w14:textFill>
              </w:rPr>
            </w:pPr>
          </w:p>
        </w:tc>
        <w:tc>
          <w:tcPr>
            <w:tcW w:w="1183" w:type="dxa"/>
            <w:vMerge w:val="continue"/>
            <w:tcMar>
              <w:left w:w="75" w:type="dxa"/>
            </w:tcMar>
            <w:vAlign w:val="center"/>
          </w:tcPr>
          <w:p>
            <w:pPr>
              <w:widowControl/>
              <w:jc w:val="left"/>
              <w:rPr>
                <w:color w:val="000000" w:themeColor="text1"/>
                <w:lang w:bidi="ar"/>
                <w14:textFill>
                  <w14:solidFill>
                    <w14:schemeClr w14:val="tx1"/>
                  </w14:solidFill>
                </w14:textFill>
              </w:rPr>
            </w:pPr>
          </w:p>
        </w:tc>
        <w:tc>
          <w:tcPr>
            <w:tcW w:w="807" w:type="dxa"/>
            <w:vMerge w:val="continue"/>
            <w:vAlign w:val="center"/>
          </w:tcPr>
          <w:p>
            <w:pPr>
              <w:widowControl/>
              <w:jc w:val="left"/>
              <w:rPr>
                <w:color w:val="000000" w:themeColor="text1"/>
                <w:lang w:bidi="ar"/>
                <w14:textFill>
                  <w14:solidFill>
                    <w14:schemeClr w14:val="tx1"/>
                  </w14:solidFill>
                </w14:textFill>
              </w:rPr>
            </w:pPr>
          </w:p>
        </w:tc>
        <w:tc>
          <w:tcPr>
            <w:tcW w:w="5803" w:type="dxa"/>
            <w:shd w:val="clear" w:color="auto" w:fill="auto"/>
            <w:vAlign w:val="center"/>
          </w:tcPr>
          <w:p>
            <w:pPr>
              <w:ind w:firstLine="480" w:firstLineChars="200"/>
              <w:jc w:val="left"/>
              <w:rPr>
                <w:rFonts w:ascii="宋体" w:hAnsi="宋体" w:cs="宋体"/>
                <w:szCs w:val="21"/>
              </w:rPr>
            </w:pPr>
            <w:r>
              <w:rPr>
                <w:rFonts w:hint="eastAsia" w:ascii="宋体" w:hAnsi="宋体" w:cs="宋体"/>
                <w:szCs w:val="21"/>
              </w:rPr>
              <w:t>6.进度管理体系及措施</w:t>
            </w:r>
          </w:p>
          <w:p>
            <w:pPr>
              <w:ind w:firstLine="480" w:firstLineChars="200"/>
              <w:jc w:val="left"/>
              <w:rPr>
                <w:rFonts w:ascii="宋体" w:hAnsi="宋体" w:cs="宋体"/>
                <w:szCs w:val="21"/>
              </w:rPr>
            </w:pPr>
            <w:r>
              <w:rPr>
                <w:rFonts w:hint="eastAsia" w:ascii="宋体" w:hAnsi="宋体" w:cs="宋体"/>
                <w:szCs w:val="21"/>
              </w:rPr>
              <w:t>6.1符合项目需求的资源保障体系和计划，有清晰合理的进度计划。</w:t>
            </w:r>
          </w:p>
          <w:p>
            <w:pPr>
              <w:ind w:firstLine="480" w:firstLineChars="200"/>
              <w:jc w:val="left"/>
              <w:rPr>
                <w:rFonts w:ascii="宋体" w:hAnsi="宋体" w:cs="宋体"/>
                <w:szCs w:val="21"/>
              </w:rPr>
            </w:pPr>
            <w:r>
              <w:rPr>
                <w:rFonts w:hint="eastAsia" w:ascii="宋体" w:hAnsi="宋体" w:cs="宋体"/>
                <w:szCs w:val="21"/>
              </w:rPr>
              <w:t>优秀得3分；</w:t>
            </w:r>
          </w:p>
          <w:p>
            <w:pPr>
              <w:ind w:firstLine="480" w:firstLineChars="200"/>
              <w:jc w:val="left"/>
              <w:rPr>
                <w:rFonts w:ascii="宋体" w:hAnsi="宋体" w:cs="宋体"/>
                <w:szCs w:val="21"/>
              </w:rPr>
            </w:pPr>
            <w:r>
              <w:rPr>
                <w:rFonts w:hint="eastAsia" w:ascii="宋体" w:hAnsi="宋体" w:cs="宋体"/>
                <w:szCs w:val="21"/>
              </w:rPr>
              <w:t>良好得2分；</w:t>
            </w:r>
          </w:p>
          <w:p>
            <w:pPr>
              <w:ind w:firstLine="480" w:firstLineChars="200"/>
              <w:jc w:val="left"/>
              <w:rPr>
                <w:rFonts w:ascii="宋体" w:hAnsi="宋体" w:cs="宋体"/>
                <w:szCs w:val="21"/>
              </w:rPr>
            </w:pPr>
            <w:r>
              <w:rPr>
                <w:rFonts w:hint="eastAsia" w:ascii="宋体" w:hAnsi="宋体" w:cs="宋体"/>
                <w:szCs w:val="21"/>
              </w:rPr>
              <w:t>一般得1分；</w:t>
            </w:r>
          </w:p>
          <w:p>
            <w:pPr>
              <w:ind w:firstLine="480" w:firstLineChars="200"/>
              <w:jc w:val="left"/>
              <w:rPr>
                <w:rFonts w:ascii="宋体" w:hAnsi="宋体" w:cs="宋体"/>
                <w:szCs w:val="21"/>
              </w:rPr>
            </w:pPr>
            <w:r>
              <w:rPr>
                <w:rFonts w:hint="eastAsia" w:ascii="宋体" w:hAnsi="宋体" w:cs="宋体"/>
                <w:szCs w:val="21"/>
              </w:rPr>
              <w:t>没有不得分。</w:t>
            </w:r>
          </w:p>
          <w:p>
            <w:pPr>
              <w:ind w:firstLine="480" w:firstLineChars="200"/>
              <w:jc w:val="left"/>
              <w:rPr>
                <w:rFonts w:ascii="宋体" w:hAnsi="宋体" w:cs="宋体"/>
                <w:szCs w:val="21"/>
              </w:rPr>
            </w:pPr>
            <w:r>
              <w:rPr>
                <w:rFonts w:hint="eastAsia" w:ascii="宋体" w:hAnsi="宋体" w:cs="宋体"/>
                <w:szCs w:val="21"/>
              </w:rPr>
              <w:t>6.2科学、完整、合理的设计-采购-施工协调方案，有明确的工作划分、物流人流布置安排。</w:t>
            </w:r>
          </w:p>
          <w:p>
            <w:pPr>
              <w:ind w:firstLine="480" w:firstLineChars="200"/>
              <w:jc w:val="left"/>
              <w:rPr>
                <w:rFonts w:ascii="宋体" w:hAnsi="宋体" w:cs="宋体"/>
                <w:szCs w:val="21"/>
              </w:rPr>
            </w:pPr>
            <w:r>
              <w:rPr>
                <w:rFonts w:hint="eastAsia" w:ascii="宋体" w:hAnsi="宋体" w:cs="宋体"/>
                <w:szCs w:val="21"/>
              </w:rPr>
              <w:t>优秀得3分；</w:t>
            </w:r>
          </w:p>
          <w:p>
            <w:pPr>
              <w:ind w:firstLine="480" w:firstLineChars="200"/>
              <w:jc w:val="left"/>
              <w:rPr>
                <w:rFonts w:ascii="宋体" w:hAnsi="宋体" w:cs="宋体"/>
                <w:szCs w:val="21"/>
              </w:rPr>
            </w:pPr>
            <w:r>
              <w:rPr>
                <w:rFonts w:hint="eastAsia" w:ascii="宋体" w:hAnsi="宋体" w:cs="宋体"/>
                <w:szCs w:val="21"/>
              </w:rPr>
              <w:t>良好得2分；</w:t>
            </w:r>
          </w:p>
          <w:p>
            <w:pPr>
              <w:ind w:firstLine="480" w:firstLineChars="200"/>
              <w:jc w:val="left"/>
              <w:rPr>
                <w:rFonts w:ascii="宋体" w:hAnsi="宋体" w:cs="宋体"/>
                <w:szCs w:val="21"/>
              </w:rPr>
            </w:pPr>
            <w:r>
              <w:rPr>
                <w:rFonts w:hint="eastAsia" w:ascii="宋体" w:hAnsi="宋体" w:cs="宋体"/>
                <w:szCs w:val="21"/>
              </w:rPr>
              <w:t>一般得1分；</w:t>
            </w:r>
          </w:p>
          <w:p>
            <w:pPr>
              <w:ind w:firstLine="480" w:firstLineChars="200"/>
              <w:jc w:val="left"/>
              <w:rPr>
                <w:rFonts w:ascii="宋体" w:hAnsi="宋体" w:cs="宋体"/>
                <w:szCs w:val="21"/>
              </w:rPr>
            </w:pPr>
            <w:r>
              <w:rPr>
                <w:rFonts w:hint="eastAsia" w:ascii="宋体" w:hAnsi="宋体" w:cs="宋体"/>
                <w:szCs w:val="21"/>
              </w:rPr>
              <w:t>没有不得分。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5" w:type="dxa"/>
            <w:bottom w:w="0" w:type="dxa"/>
            <w:right w:w="0" w:type="dxa"/>
          </w:tblCellMar>
        </w:tblPrEx>
        <w:trPr>
          <w:trHeight w:val="115" w:hRule="atLeast"/>
        </w:trPr>
        <w:tc>
          <w:tcPr>
            <w:tcW w:w="683" w:type="dxa"/>
            <w:vMerge w:val="continue"/>
            <w:vAlign w:val="center"/>
          </w:tcPr>
          <w:p>
            <w:pPr>
              <w:widowControl/>
              <w:jc w:val="left"/>
              <w:rPr>
                <w:color w:val="000000" w:themeColor="text1"/>
                <w:lang w:bidi="ar"/>
                <w14:textFill>
                  <w14:solidFill>
                    <w14:schemeClr w14:val="tx1"/>
                  </w14:solidFill>
                </w14:textFill>
              </w:rPr>
            </w:pPr>
          </w:p>
        </w:tc>
        <w:tc>
          <w:tcPr>
            <w:tcW w:w="868" w:type="dxa"/>
            <w:vMerge w:val="continue"/>
            <w:vAlign w:val="center"/>
          </w:tcPr>
          <w:p>
            <w:pPr>
              <w:widowControl/>
              <w:jc w:val="left"/>
              <w:rPr>
                <w:color w:val="000000" w:themeColor="text1"/>
                <w:lang w:bidi="ar"/>
                <w14:textFill>
                  <w14:solidFill>
                    <w14:schemeClr w14:val="tx1"/>
                  </w14:solidFill>
                </w14:textFill>
              </w:rPr>
            </w:pPr>
          </w:p>
        </w:tc>
        <w:tc>
          <w:tcPr>
            <w:tcW w:w="1183" w:type="dxa"/>
            <w:vMerge w:val="continue"/>
            <w:tcMar>
              <w:left w:w="75" w:type="dxa"/>
            </w:tcMar>
            <w:vAlign w:val="center"/>
          </w:tcPr>
          <w:p>
            <w:pPr>
              <w:widowControl/>
              <w:jc w:val="left"/>
              <w:rPr>
                <w:color w:val="000000" w:themeColor="text1"/>
                <w:lang w:bidi="ar"/>
                <w14:textFill>
                  <w14:solidFill>
                    <w14:schemeClr w14:val="tx1"/>
                  </w14:solidFill>
                </w14:textFill>
              </w:rPr>
            </w:pPr>
          </w:p>
        </w:tc>
        <w:tc>
          <w:tcPr>
            <w:tcW w:w="807" w:type="dxa"/>
            <w:vMerge w:val="continue"/>
            <w:vAlign w:val="center"/>
          </w:tcPr>
          <w:p>
            <w:pPr>
              <w:widowControl/>
              <w:jc w:val="left"/>
              <w:rPr>
                <w:color w:val="000000" w:themeColor="text1"/>
                <w:lang w:bidi="ar"/>
                <w14:textFill>
                  <w14:solidFill>
                    <w14:schemeClr w14:val="tx1"/>
                  </w14:solidFill>
                </w14:textFill>
              </w:rPr>
            </w:pPr>
          </w:p>
        </w:tc>
        <w:tc>
          <w:tcPr>
            <w:tcW w:w="5803" w:type="dxa"/>
            <w:shd w:val="clear" w:color="auto" w:fill="auto"/>
            <w:vAlign w:val="center"/>
          </w:tcPr>
          <w:p>
            <w:pPr>
              <w:ind w:firstLine="480" w:firstLineChars="200"/>
              <w:jc w:val="left"/>
              <w:rPr>
                <w:rFonts w:ascii="宋体" w:hAnsi="宋体" w:cs="宋体"/>
                <w:szCs w:val="21"/>
              </w:rPr>
            </w:pPr>
            <w:r>
              <w:rPr>
                <w:rFonts w:hint="eastAsia" w:ascii="宋体" w:hAnsi="宋体" w:cs="宋体"/>
                <w:szCs w:val="21"/>
              </w:rPr>
              <w:t>7.管理人员体系</w:t>
            </w:r>
          </w:p>
          <w:p>
            <w:pPr>
              <w:ind w:firstLine="480" w:firstLineChars="200"/>
              <w:jc w:val="left"/>
              <w:rPr>
                <w:rFonts w:ascii="宋体" w:hAnsi="宋体" w:cs="宋体"/>
                <w:szCs w:val="21"/>
              </w:rPr>
            </w:pPr>
            <w:r>
              <w:rPr>
                <w:rFonts w:hint="eastAsia" w:ascii="宋体" w:hAnsi="宋体" w:cs="宋体"/>
                <w:szCs w:val="21"/>
              </w:rPr>
              <w:t>7.1 人员配备完备性</w:t>
            </w:r>
          </w:p>
          <w:p>
            <w:pPr>
              <w:ind w:firstLine="480" w:firstLineChars="200"/>
              <w:jc w:val="left"/>
              <w:rPr>
                <w:rFonts w:ascii="宋体" w:hAnsi="宋体" w:cs="宋体"/>
                <w:szCs w:val="21"/>
              </w:rPr>
            </w:pPr>
            <w:r>
              <w:rPr>
                <w:rFonts w:hint="eastAsia" w:ascii="宋体" w:hAnsi="宋体" w:cs="宋体"/>
                <w:szCs w:val="21"/>
              </w:rPr>
              <w:t>架构完善且满足招标人要求：</w:t>
            </w:r>
            <w:r>
              <w:rPr>
                <w:rFonts w:ascii="宋体" w:hAnsi="宋体" w:cs="宋体"/>
                <w:szCs w:val="21"/>
              </w:rPr>
              <w:t>1</w:t>
            </w:r>
            <w:r>
              <w:rPr>
                <w:rFonts w:hint="eastAsia" w:ascii="宋体" w:hAnsi="宋体" w:cs="宋体"/>
                <w:szCs w:val="21"/>
              </w:rPr>
              <w:t xml:space="preserve"> 分；</w:t>
            </w:r>
          </w:p>
          <w:p>
            <w:pPr>
              <w:ind w:firstLine="480" w:firstLineChars="200"/>
              <w:jc w:val="left"/>
              <w:rPr>
                <w:rFonts w:ascii="宋体" w:hAnsi="宋体" w:cs="宋体"/>
                <w:szCs w:val="21"/>
              </w:rPr>
            </w:pPr>
            <w:r>
              <w:rPr>
                <w:rFonts w:hint="eastAsia" w:ascii="宋体" w:hAnsi="宋体" w:cs="宋体"/>
                <w:szCs w:val="21"/>
              </w:rPr>
              <w:t>架构不满足招标人要求：0分；</w:t>
            </w:r>
          </w:p>
          <w:p>
            <w:pPr>
              <w:ind w:firstLine="480" w:firstLineChars="200"/>
              <w:jc w:val="left"/>
              <w:rPr>
                <w:rFonts w:ascii="宋体" w:hAnsi="宋体" w:cs="宋体"/>
                <w:szCs w:val="21"/>
              </w:rPr>
            </w:pPr>
            <w:r>
              <w:rPr>
                <w:rFonts w:hint="eastAsia" w:ascii="宋体" w:hAnsi="宋体" w:cs="宋体"/>
                <w:szCs w:val="21"/>
              </w:rPr>
              <w:t>7.2 人员配备质量</w:t>
            </w:r>
          </w:p>
          <w:p>
            <w:pPr>
              <w:ind w:firstLine="480" w:firstLineChars="200"/>
              <w:jc w:val="left"/>
              <w:rPr>
                <w:rFonts w:ascii="宋体" w:hAnsi="宋体" w:cs="宋体"/>
                <w:szCs w:val="21"/>
              </w:rPr>
            </w:pPr>
            <w:r>
              <w:rPr>
                <w:rFonts w:hint="eastAsia" w:ascii="宋体" w:hAnsi="宋体" w:cs="宋体"/>
                <w:szCs w:val="21"/>
              </w:rPr>
              <w:t>人员配备质量优秀：</w:t>
            </w:r>
            <w:r>
              <w:rPr>
                <w:rFonts w:ascii="宋体" w:hAnsi="宋体" w:cs="宋体"/>
                <w:szCs w:val="21"/>
              </w:rPr>
              <w:t>2</w:t>
            </w:r>
            <w:r>
              <w:rPr>
                <w:rFonts w:hint="eastAsia" w:ascii="宋体" w:hAnsi="宋体" w:cs="宋体"/>
                <w:szCs w:val="21"/>
              </w:rPr>
              <w:t xml:space="preserve"> 分；</w:t>
            </w:r>
          </w:p>
          <w:p>
            <w:pPr>
              <w:ind w:firstLine="480" w:firstLineChars="200"/>
              <w:jc w:val="left"/>
              <w:rPr>
                <w:rFonts w:ascii="宋体" w:hAnsi="宋体" w:cs="宋体"/>
                <w:szCs w:val="21"/>
              </w:rPr>
            </w:pPr>
            <w:r>
              <w:rPr>
                <w:rFonts w:hint="eastAsia" w:ascii="宋体" w:hAnsi="宋体" w:cs="宋体"/>
                <w:szCs w:val="21"/>
              </w:rPr>
              <w:t>人员配备质量良好：</w:t>
            </w:r>
            <w:r>
              <w:rPr>
                <w:rFonts w:ascii="宋体" w:hAnsi="宋体" w:cs="宋体"/>
                <w:szCs w:val="21"/>
              </w:rPr>
              <w:t>1</w:t>
            </w:r>
            <w:r>
              <w:rPr>
                <w:rFonts w:hint="eastAsia" w:ascii="宋体" w:hAnsi="宋体" w:cs="宋体"/>
                <w:szCs w:val="21"/>
              </w:rPr>
              <w:t>分；</w:t>
            </w:r>
          </w:p>
          <w:p>
            <w:pPr>
              <w:ind w:firstLine="480" w:firstLineChars="200"/>
              <w:jc w:val="left"/>
              <w:rPr>
                <w:rFonts w:ascii="宋体" w:hAnsi="宋体" w:cs="宋体"/>
                <w:szCs w:val="21"/>
              </w:rPr>
            </w:pPr>
            <w:r>
              <w:rPr>
                <w:rFonts w:hint="eastAsia" w:ascii="宋体" w:hAnsi="宋体" w:cs="宋体"/>
                <w:szCs w:val="21"/>
              </w:rPr>
              <w:t xml:space="preserve">人员配备质量一般： </w:t>
            </w:r>
            <w:r>
              <w:rPr>
                <w:rFonts w:ascii="宋体" w:hAnsi="宋体" w:cs="宋体"/>
                <w:szCs w:val="21"/>
              </w:rPr>
              <w:t>0</w:t>
            </w:r>
            <w:r>
              <w:rPr>
                <w:rFonts w:hint="eastAsia" w:ascii="宋体" w:hAnsi="宋体" w:cs="宋体"/>
                <w:szCs w:val="21"/>
              </w:rPr>
              <w:t>分；</w:t>
            </w:r>
          </w:p>
          <w:p>
            <w:pPr>
              <w:ind w:firstLine="480" w:firstLineChars="200"/>
              <w:jc w:val="left"/>
              <w:rPr>
                <w:rFonts w:ascii="宋体" w:hAnsi="宋体" w:cs="宋体"/>
                <w:szCs w:val="21"/>
              </w:rPr>
            </w:pPr>
            <w:r>
              <w:rPr>
                <w:rFonts w:hint="eastAsia" w:ascii="宋体" w:hAnsi="宋体" w:cs="宋体"/>
                <w:szCs w:val="21"/>
              </w:rPr>
              <w:t>7.3 人员规划管理匹配项目进度状况，具有明确的人员审核，考勤管理规范</w:t>
            </w:r>
          </w:p>
          <w:p>
            <w:pPr>
              <w:ind w:firstLine="480" w:firstLineChars="200"/>
              <w:jc w:val="left"/>
              <w:rPr>
                <w:rFonts w:ascii="宋体" w:hAnsi="宋体" w:cs="宋体"/>
                <w:szCs w:val="21"/>
              </w:rPr>
            </w:pPr>
            <w:r>
              <w:rPr>
                <w:rFonts w:hint="eastAsia" w:ascii="宋体" w:hAnsi="宋体" w:cs="宋体"/>
                <w:szCs w:val="21"/>
              </w:rPr>
              <w:t>优秀得3分；</w:t>
            </w:r>
          </w:p>
          <w:p>
            <w:pPr>
              <w:ind w:firstLine="480" w:firstLineChars="200"/>
              <w:jc w:val="left"/>
              <w:rPr>
                <w:rFonts w:ascii="宋体" w:hAnsi="宋体" w:cs="宋体"/>
                <w:szCs w:val="21"/>
              </w:rPr>
            </w:pPr>
            <w:r>
              <w:rPr>
                <w:rFonts w:hint="eastAsia" w:ascii="宋体" w:hAnsi="宋体" w:cs="宋体"/>
                <w:szCs w:val="21"/>
              </w:rPr>
              <w:t>良好得2分；</w:t>
            </w:r>
          </w:p>
          <w:p>
            <w:pPr>
              <w:ind w:firstLine="480" w:firstLineChars="200"/>
              <w:jc w:val="left"/>
              <w:rPr>
                <w:rFonts w:ascii="宋体" w:hAnsi="宋体" w:cs="宋体"/>
                <w:szCs w:val="21"/>
              </w:rPr>
            </w:pPr>
            <w:r>
              <w:rPr>
                <w:rFonts w:hint="eastAsia" w:ascii="宋体" w:hAnsi="宋体" w:cs="宋体"/>
                <w:szCs w:val="21"/>
              </w:rPr>
              <w:t>一般得1分；</w:t>
            </w:r>
          </w:p>
          <w:p>
            <w:pPr>
              <w:ind w:firstLine="480" w:firstLineChars="200"/>
              <w:rPr>
                <w:rFonts w:ascii="宋体" w:hAnsi="宋体" w:cs="宋体"/>
                <w:szCs w:val="21"/>
              </w:rPr>
            </w:pPr>
            <w:r>
              <w:rPr>
                <w:rFonts w:hint="eastAsia" w:ascii="宋体" w:hAnsi="宋体" w:cs="宋体"/>
                <w:szCs w:val="21"/>
              </w:rPr>
              <w:t>没有不得分。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5" w:type="dxa"/>
            <w:bottom w:w="0" w:type="dxa"/>
            <w:right w:w="0" w:type="dxa"/>
          </w:tblCellMar>
        </w:tblPrEx>
        <w:trPr>
          <w:trHeight w:val="115" w:hRule="atLeast"/>
        </w:trPr>
        <w:tc>
          <w:tcPr>
            <w:tcW w:w="683" w:type="dxa"/>
            <w:vMerge w:val="continue"/>
            <w:vAlign w:val="center"/>
          </w:tcPr>
          <w:p>
            <w:pPr>
              <w:widowControl/>
              <w:jc w:val="left"/>
              <w:rPr>
                <w:color w:val="000000" w:themeColor="text1"/>
                <w:lang w:bidi="ar"/>
                <w14:textFill>
                  <w14:solidFill>
                    <w14:schemeClr w14:val="tx1"/>
                  </w14:solidFill>
                </w14:textFill>
              </w:rPr>
            </w:pPr>
          </w:p>
        </w:tc>
        <w:tc>
          <w:tcPr>
            <w:tcW w:w="868" w:type="dxa"/>
            <w:vMerge w:val="continue"/>
            <w:vAlign w:val="center"/>
          </w:tcPr>
          <w:p>
            <w:pPr>
              <w:widowControl/>
              <w:jc w:val="left"/>
              <w:rPr>
                <w:color w:val="000000" w:themeColor="text1"/>
                <w:lang w:bidi="ar"/>
                <w14:textFill>
                  <w14:solidFill>
                    <w14:schemeClr w14:val="tx1"/>
                  </w14:solidFill>
                </w14:textFill>
              </w:rPr>
            </w:pPr>
          </w:p>
        </w:tc>
        <w:tc>
          <w:tcPr>
            <w:tcW w:w="1183" w:type="dxa"/>
            <w:vMerge w:val="continue"/>
            <w:tcMar>
              <w:left w:w="75" w:type="dxa"/>
            </w:tcMar>
            <w:vAlign w:val="center"/>
          </w:tcPr>
          <w:p>
            <w:pPr>
              <w:widowControl/>
              <w:jc w:val="left"/>
              <w:rPr>
                <w:color w:val="000000" w:themeColor="text1"/>
                <w:lang w:bidi="ar"/>
                <w14:textFill>
                  <w14:solidFill>
                    <w14:schemeClr w14:val="tx1"/>
                  </w14:solidFill>
                </w14:textFill>
              </w:rPr>
            </w:pPr>
          </w:p>
        </w:tc>
        <w:tc>
          <w:tcPr>
            <w:tcW w:w="807" w:type="dxa"/>
            <w:vMerge w:val="continue"/>
            <w:vAlign w:val="center"/>
          </w:tcPr>
          <w:p>
            <w:pPr>
              <w:widowControl/>
              <w:jc w:val="left"/>
              <w:rPr>
                <w:color w:val="000000" w:themeColor="text1"/>
                <w:lang w:bidi="ar"/>
                <w14:textFill>
                  <w14:solidFill>
                    <w14:schemeClr w14:val="tx1"/>
                  </w14:solidFill>
                </w14:textFill>
              </w:rPr>
            </w:pPr>
          </w:p>
        </w:tc>
        <w:tc>
          <w:tcPr>
            <w:tcW w:w="5803" w:type="dxa"/>
            <w:shd w:val="clear" w:color="auto" w:fill="auto"/>
            <w:vAlign w:val="center"/>
          </w:tcPr>
          <w:p>
            <w:pPr>
              <w:ind w:firstLine="480" w:firstLineChars="200"/>
              <w:jc w:val="left"/>
              <w:rPr>
                <w:rFonts w:ascii="宋体" w:hAnsi="宋体" w:cs="宋体"/>
                <w:szCs w:val="21"/>
              </w:rPr>
            </w:pPr>
            <w:r>
              <w:rPr>
                <w:rFonts w:hint="eastAsia" w:ascii="宋体" w:hAnsi="宋体" w:cs="宋体"/>
                <w:szCs w:val="21"/>
              </w:rPr>
              <w:t>8</w:t>
            </w:r>
            <w:r>
              <w:rPr>
                <w:rFonts w:ascii="宋体" w:hAnsi="宋体" w:cs="宋体"/>
                <w:szCs w:val="21"/>
              </w:rPr>
              <w:t>.</w:t>
            </w:r>
            <w:r>
              <w:rPr>
                <w:rFonts w:hint="eastAsia" w:ascii="宋体" w:hAnsi="宋体" w:cs="宋体"/>
                <w:szCs w:val="21"/>
              </w:rPr>
              <w:t>文档及报建管理</w:t>
            </w:r>
          </w:p>
          <w:p>
            <w:pPr>
              <w:ind w:firstLine="480" w:firstLineChars="200"/>
              <w:jc w:val="left"/>
              <w:rPr>
                <w:rFonts w:ascii="宋体" w:hAnsi="宋体" w:cs="宋体"/>
                <w:szCs w:val="21"/>
              </w:rPr>
            </w:pPr>
            <w:r>
              <w:rPr>
                <w:rFonts w:hint="eastAsia" w:ascii="宋体" w:hAnsi="宋体" w:cs="宋体"/>
                <w:szCs w:val="21"/>
              </w:rPr>
              <w:t>8</w:t>
            </w:r>
            <w:r>
              <w:rPr>
                <w:rFonts w:ascii="宋体" w:hAnsi="宋体" w:cs="宋体"/>
                <w:szCs w:val="21"/>
              </w:rPr>
              <w:t xml:space="preserve">.1 </w:t>
            </w:r>
            <w:r>
              <w:rPr>
                <w:rFonts w:hint="eastAsia" w:ascii="宋体" w:hAnsi="宋体" w:cs="宋体"/>
                <w:szCs w:val="21"/>
              </w:rPr>
              <w:t>政府协调、项目报建、竣工验收服务完善 得</w:t>
            </w:r>
            <w:r>
              <w:rPr>
                <w:rFonts w:ascii="宋体" w:hAnsi="宋体" w:cs="宋体"/>
                <w:szCs w:val="21"/>
              </w:rPr>
              <w:t>1</w:t>
            </w:r>
            <w:r>
              <w:rPr>
                <w:rFonts w:hint="eastAsia" w:ascii="宋体" w:hAnsi="宋体" w:cs="宋体"/>
                <w:szCs w:val="21"/>
              </w:rPr>
              <w:t>分，没有不得分；</w:t>
            </w:r>
          </w:p>
          <w:p>
            <w:pPr>
              <w:ind w:firstLine="480" w:firstLineChars="200"/>
              <w:jc w:val="left"/>
              <w:rPr>
                <w:rFonts w:ascii="宋体" w:hAnsi="宋体" w:cs="宋体"/>
                <w:szCs w:val="21"/>
              </w:rPr>
            </w:pPr>
            <w:r>
              <w:rPr>
                <w:rFonts w:hint="eastAsia" w:ascii="宋体" w:hAnsi="宋体" w:cs="宋体"/>
                <w:szCs w:val="21"/>
              </w:rPr>
              <w:t>8</w:t>
            </w:r>
            <w:r>
              <w:rPr>
                <w:rFonts w:ascii="宋体" w:hAnsi="宋体" w:cs="宋体"/>
                <w:szCs w:val="21"/>
              </w:rPr>
              <w:t xml:space="preserve">.2 </w:t>
            </w:r>
            <w:r>
              <w:rPr>
                <w:rFonts w:hint="eastAsia" w:ascii="宋体" w:hAnsi="宋体" w:cs="宋体"/>
                <w:szCs w:val="21"/>
              </w:rPr>
              <w:t>项目文档管理组织严密，体系完整 得1分，没有不得分；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5" w:type="dxa"/>
            <w:bottom w:w="0" w:type="dxa"/>
            <w:right w:w="0" w:type="dxa"/>
          </w:tblCellMar>
        </w:tblPrEx>
        <w:trPr>
          <w:trHeight w:val="115" w:hRule="atLeast"/>
        </w:trPr>
        <w:tc>
          <w:tcPr>
            <w:tcW w:w="683" w:type="dxa"/>
            <w:vMerge w:val="continue"/>
            <w:vAlign w:val="center"/>
          </w:tcPr>
          <w:p>
            <w:pPr>
              <w:widowControl/>
              <w:jc w:val="left"/>
              <w:rPr>
                <w:color w:val="000000" w:themeColor="text1"/>
                <w:lang w:bidi="ar"/>
                <w14:textFill>
                  <w14:solidFill>
                    <w14:schemeClr w14:val="tx1"/>
                  </w14:solidFill>
                </w14:textFill>
              </w:rPr>
            </w:pPr>
          </w:p>
        </w:tc>
        <w:tc>
          <w:tcPr>
            <w:tcW w:w="868" w:type="dxa"/>
            <w:vMerge w:val="continue"/>
            <w:vAlign w:val="center"/>
          </w:tcPr>
          <w:p>
            <w:pPr>
              <w:widowControl/>
              <w:jc w:val="left"/>
              <w:rPr>
                <w:color w:val="000000" w:themeColor="text1"/>
                <w:lang w:bidi="ar"/>
                <w14:textFill>
                  <w14:solidFill>
                    <w14:schemeClr w14:val="tx1"/>
                  </w14:solidFill>
                </w14:textFill>
              </w:rPr>
            </w:pPr>
          </w:p>
        </w:tc>
        <w:tc>
          <w:tcPr>
            <w:tcW w:w="1183" w:type="dxa"/>
            <w:vMerge w:val="continue"/>
            <w:tcMar>
              <w:left w:w="75" w:type="dxa"/>
            </w:tcMar>
            <w:vAlign w:val="center"/>
          </w:tcPr>
          <w:p>
            <w:pPr>
              <w:widowControl/>
              <w:jc w:val="left"/>
              <w:rPr>
                <w:color w:val="000000" w:themeColor="text1"/>
                <w:lang w:bidi="ar"/>
                <w14:textFill>
                  <w14:solidFill>
                    <w14:schemeClr w14:val="tx1"/>
                  </w14:solidFill>
                </w14:textFill>
              </w:rPr>
            </w:pPr>
          </w:p>
        </w:tc>
        <w:tc>
          <w:tcPr>
            <w:tcW w:w="807" w:type="dxa"/>
            <w:vMerge w:val="continue"/>
            <w:vAlign w:val="center"/>
          </w:tcPr>
          <w:p>
            <w:pPr>
              <w:widowControl/>
              <w:jc w:val="left"/>
              <w:rPr>
                <w:color w:val="000000" w:themeColor="text1"/>
                <w:lang w:bidi="ar"/>
                <w14:textFill>
                  <w14:solidFill>
                    <w14:schemeClr w14:val="tx1"/>
                  </w14:solidFill>
                </w14:textFill>
              </w:rPr>
            </w:pPr>
          </w:p>
        </w:tc>
        <w:tc>
          <w:tcPr>
            <w:tcW w:w="5803" w:type="dxa"/>
            <w:shd w:val="clear" w:color="auto" w:fill="auto"/>
            <w:vAlign w:val="center"/>
          </w:tcPr>
          <w:p>
            <w:pPr>
              <w:ind w:firstLine="480" w:firstLineChars="200"/>
              <w:jc w:val="left"/>
              <w:rPr>
                <w:rFonts w:ascii="宋体" w:hAnsi="宋体" w:cs="宋体"/>
                <w:szCs w:val="21"/>
              </w:rPr>
            </w:pPr>
            <w:r>
              <w:rPr>
                <w:rFonts w:ascii="宋体" w:hAnsi="宋体" w:cs="宋体"/>
                <w:szCs w:val="21"/>
              </w:rPr>
              <w:t>9</w:t>
            </w:r>
            <w:r>
              <w:rPr>
                <w:rFonts w:hint="eastAsia" w:ascii="宋体" w:hAnsi="宋体" w:cs="宋体"/>
                <w:szCs w:val="21"/>
              </w:rPr>
              <w:t>.成本管控</w:t>
            </w:r>
          </w:p>
          <w:p>
            <w:pPr>
              <w:ind w:firstLine="480" w:firstLineChars="200"/>
              <w:jc w:val="left"/>
              <w:rPr>
                <w:rFonts w:ascii="宋体" w:hAnsi="宋体" w:cs="宋体"/>
                <w:szCs w:val="21"/>
              </w:rPr>
            </w:pPr>
            <w:r>
              <w:rPr>
                <w:rFonts w:hint="eastAsia" w:ascii="宋体" w:hAnsi="宋体" w:cs="宋体"/>
                <w:szCs w:val="21"/>
              </w:rPr>
              <w:t>成本管控规范清晰，可实现有效的成本管控，失控可及时发现</w:t>
            </w:r>
          </w:p>
          <w:p>
            <w:pPr>
              <w:ind w:firstLine="480" w:firstLineChars="200"/>
              <w:jc w:val="left"/>
              <w:rPr>
                <w:rFonts w:ascii="宋体" w:hAnsi="宋体" w:cs="宋体"/>
                <w:szCs w:val="21"/>
              </w:rPr>
            </w:pPr>
            <w:r>
              <w:rPr>
                <w:rFonts w:hint="eastAsia" w:ascii="宋体" w:hAnsi="宋体" w:cs="宋体"/>
                <w:szCs w:val="21"/>
              </w:rPr>
              <w:t>优秀得3分；</w:t>
            </w:r>
          </w:p>
          <w:p>
            <w:pPr>
              <w:ind w:firstLine="480" w:firstLineChars="200"/>
              <w:jc w:val="left"/>
              <w:rPr>
                <w:rFonts w:ascii="宋体" w:hAnsi="宋体" w:cs="宋体"/>
                <w:szCs w:val="21"/>
              </w:rPr>
            </w:pPr>
            <w:r>
              <w:rPr>
                <w:rFonts w:hint="eastAsia" w:ascii="宋体" w:hAnsi="宋体" w:cs="宋体"/>
                <w:szCs w:val="21"/>
              </w:rPr>
              <w:t>良好得2分；</w:t>
            </w:r>
          </w:p>
          <w:p>
            <w:pPr>
              <w:ind w:firstLine="480" w:firstLineChars="200"/>
              <w:jc w:val="left"/>
              <w:rPr>
                <w:rFonts w:ascii="宋体" w:hAnsi="宋体" w:cs="宋体"/>
                <w:szCs w:val="21"/>
              </w:rPr>
            </w:pPr>
            <w:r>
              <w:rPr>
                <w:rFonts w:hint="eastAsia" w:ascii="宋体" w:hAnsi="宋体" w:cs="宋体"/>
                <w:szCs w:val="21"/>
              </w:rPr>
              <w:t>一般得1分；</w:t>
            </w:r>
          </w:p>
          <w:p>
            <w:pPr>
              <w:ind w:firstLine="480" w:firstLineChars="200"/>
              <w:jc w:val="left"/>
              <w:rPr>
                <w:rFonts w:ascii="宋体" w:hAnsi="宋体" w:cs="宋体"/>
                <w:szCs w:val="21"/>
              </w:rPr>
            </w:pPr>
            <w:r>
              <w:rPr>
                <w:rFonts w:hint="eastAsia" w:ascii="宋体" w:hAnsi="宋体" w:cs="宋体"/>
                <w:szCs w:val="21"/>
              </w:rPr>
              <w:t>没有不得分。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5" w:type="dxa"/>
            <w:bottom w:w="0" w:type="dxa"/>
            <w:right w:w="0" w:type="dxa"/>
          </w:tblCellMar>
        </w:tblPrEx>
        <w:trPr>
          <w:trHeight w:val="115" w:hRule="atLeast"/>
        </w:trPr>
        <w:tc>
          <w:tcPr>
            <w:tcW w:w="683" w:type="dxa"/>
            <w:vMerge w:val="continue"/>
            <w:vAlign w:val="center"/>
          </w:tcPr>
          <w:p>
            <w:pPr>
              <w:widowControl/>
              <w:jc w:val="left"/>
              <w:rPr>
                <w:color w:val="000000" w:themeColor="text1"/>
                <w:lang w:bidi="ar"/>
                <w14:textFill>
                  <w14:solidFill>
                    <w14:schemeClr w14:val="tx1"/>
                  </w14:solidFill>
                </w14:textFill>
              </w:rPr>
            </w:pPr>
          </w:p>
        </w:tc>
        <w:tc>
          <w:tcPr>
            <w:tcW w:w="868" w:type="dxa"/>
            <w:vMerge w:val="continue"/>
            <w:vAlign w:val="center"/>
          </w:tcPr>
          <w:p>
            <w:pPr>
              <w:widowControl/>
              <w:jc w:val="left"/>
              <w:rPr>
                <w:color w:val="000000" w:themeColor="text1"/>
                <w:lang w:bidi="ar"/>
                <w14:textFill>
                  <w14:solidFill>
                    <w14:schemeClr w14:val="tx1"/>
                  </w14:solidFill>
                </w14:textFill>
              </w:rPr>
            </w:pPr>
          </w:p>
        </w:tc>
        <w:tc>
          <w:tcPr>
            <w:tcW w:w="1183" w:type="dxa"/>
            <w:vMerge w:val="continue"/>
            <w:tcMar>
              <w:left w:w="75" w:type="dxa"/>
            </w:tcMar>
            <w:vAlign w:val="center"/>
          </w:tcPr>
          <w:p>
            <w:pPr>
              <w:widowControl/>
              <w:jc w:val="left"/>
              <w:rPr>
                <w:color w:val="000000" w:themeColor="text1"/>
                <w:lang w:bidi="ar"/>
                <w14:textFill>
                  <w14:solidFill>
                    <w14:schemeClr w14:val="tx1"/>
                  </w14:solidFill>
                </w14:textFill>
              </w:rPr>
            </w:pPr>
          </w:p>
        </w:tc>
        <w:tc>
          <w:tcPr>
            <w:tcW w:w="807" w:type="dxa"/>
            <w:vMerge w:val="continue"/>
            <w:vAlign w:val="center"/>
          </w:tcPr>
          <w:p>
            <w:pPr>
              <w:widowControl/>
              <w:jc w:val="left"/>
              <w:rPr>
                <w:color w:val="000000" w:themeColor="text1"/>
                <w:lang w:bidi="ar"/>
                <w14:textFill>
                  <w14:solidFill>
                    <w14:schemeClr w14:val="tx1"/>
                  </w14:solidFill>
                </w14:textFill>
              </w:rPr>
            </w:pPr>
          </w:p>
        </w:tc>
        <w:tc>
          <w:tcPr>
            <w:tcW w:w="5803" w:type="dxa"/>
            <w:shd w:val="clear" w:color="auto" w:fill="auto"/>
            <w:vAlign w:val="center"/>
          </w:tcPr>
          <w:p>
            <w:pPr>
              <w:ind w:firstLine="480" w:firstLineChars="200"/>
              <w:jc w:val="left"/>
              <w:rPr>
                <w:rFonts w:ascii="宋体" w:hAnsi="宋体" w:cs="宋体"/>
                <w:szCs w:val="21"/>
              </w:rPr>
            </w:pPr>
            <w:r>
              <w:rPr>
                <w:rFonts w:ascii="宋体" w:hAnsi="宋体" w:cs="宋体"/>
                <w:szCs w:val="21"/>
              </w:rPr>
              <w:t>10</w:t>
            </w:r>
            <w:r>
              <w:rPr>
                <w:rFonts w:hint="eastAsia" w:ascii="宋体" w:hAnsi="宋体" w:cs="宋体"/>
                <w:szCs w:val="21"/>
              </w:rPr>
              <w:t>.采购管理方案</w:t>
            </w:r>
          </w:p>
          <w:p>
            <w:pPr>
              <w:ind w:firstLine="480" w:firstLineChars="200"/>
              <w:jc w:val="left"/>
              <w:rPr>
                <w:rFonts w:ascii="宋体" w:hAnsi="宋体" w:cs="宋体"/>
                <w:szCs w:val="21"/>
              </w:rPr>
            </w:pPr>
            <w:r>
              <w:rPr>
                <w:rFonts w:hint="eastAsia" w:ascii="宋体" w:hAnsi="宋体" w:cs="宋体"/>
                <w:szCs w:val="21"/>
              </w:rPr>
              <w:t>10.1工程工作包策划合理，适合本项目系统特点与要求，界面划分及界面衔接清晰、明确；采购流程合理，能够保证进度，满足管理流程需求</w:t>
            </w:r>
          </w:p>
          <w:p>
            <w:pPr>
              <w:ind w:firstLine="480" w:firstLineChars="200"/>
              <w:jc w:val="left"/>
              <w:rPr>
                <w:rFonts w:ascii="宋体" w:hAnsi="宋体" w:cs="宋体"/>
                <w:szCs w:val="21"/>
              </w:rPr>
            </w:pPr>
            <w:r>
              <w:rPr>
                <w:rFonts w:hint="eastAsia" w:ascii="宋体" w:hAnsi="宋体" w:cs="宋体"/>
                <w:szCs w:val="21"/>
              </w:rPr>
              <w:t>优秀得2 分；</w:t>
            </w:r>
          </w:p>
          <w:p>
            <w:pPr>
              <w:ind w:firstLine="480" w:firstLineChars="200"/>
              <w:jc w:val="left"/>
              <w:rPr>
                <w:rFonts w:ascii="宋体" w:hAnsi="宋体" w:cs="宋体"/>
                <w:szCs w:val="21"/>
              </w:rPr>
            </w:pPr>
            <w:r>
              <w:rPr>
                <w:rFonts w:hint="eastAsia" w:ascii="宋体" w:hAnsi="宋体" w:cs="宋体"/>
                <w:szCs w:val="21"/>
              </w:rPr>
              <w:t>良好得1 分；</w:t>
            </w:r>
          </w:p>
          <w:p>
            <w:pPr>
              <w:ind w:firstLine="480" w:firstLineChars="200"/>
              <w:jc w:val="left"/>
              <w:rPr>
                <w:rFonts w:ascii="宋体" w:hAnsi="宋体" w:cs="宋体"/>
                <w:szCs w:val="21"/>
              </w:rPr>
            </w:pPr>
            <w:r>
              <w:rPr>
                <w:rFonts w:hint="eastAsia" w:ascii="宋体" w:hAnsi="宋体" w:cs="宋体"/>
                <w:szCs w:val="21"/>
              </w:rPr>
              <w:t>一般得0.5 分；</w:t>
            </w:r>
          </w:p>
          <w:p>
            <w:pPr>
              <w:ind w:firstLine="480" w:firstLineChars="200"/>
              <w:jc w:val="left"/>
              <w:rPr>
                <w:rFonts w:ascii="宋体" w:hAnsi="宋体" w:cs="宋体"/>
                <w:szCs w:val="21"/>
              </w:rPr>
            </w:pPr>
            <w:r>
              <w:rPr>
                <w:rFonts w:hint="eastAsia" w:ascii="宋体" w:hAnsi="宋体" w:cs="宋体"/>
                <w:szCs w:val="21"/>
              </w:rPr>
              <w:t>没有不得分。</w:t>
            </w:r>
          </w:p>
          <w:p>
            <w:pPr>
              <w:ind w:firstLine="480" w:firstLineChars="200"/>
              <w:jc w:val="left"/>
              <w:rPr>
                <w:rFonts w:ascii="宋体" w:hAnsi="宋体" w:cs="宋体"/>
                <w:szCs w:val="21"/>
              </w:rPr>
            </w:pPr>
            <w:r>
              <w:rPr>
                <w:rFonts w:hint="eastAsia" w:ascii="宋体" w:hAnsi="宋体" w:cs="宋体"/>
                <w:szCs w:val="21"/>
              </w:rPr>
              <w:t>10.2项目采购管理工作安排合理，能够保证工作质量和工程进度</w:t>
            </w:r>
          </w:p>
          <w:p>
            <w:pPr>
              <w:ind w:firstLine="480" w:firstLineChars="200"/>
              <w:jc w:val="left"/>
              <w:rPr>
                <w:rFonts w:ascii="宋体" w:hAnsi="宋体" w:cs="宋体"/>
                <w:szCs w:val="21"/>
              </w:rPr>
            </w:pPr>
            <w:r>
              <w:rPr>
                <w:rFonts w:hint="eastAsia" w:ascii="宋体" w:hAnsi="宋体" w:cs="宋体"/>
                <w:szCs w:val="21"/>
              </w:rPr>
              <w:t>优秀得2 分；</w:t>
            </w:r>
          </w:p>
          <w:p>
            <w:pPr>
              <w:ind w:firstLine="480" w:firstLineChars="200"/>
              <w:jc w:val="left"/>
              <w:rPr>
                <w:rFonts w:ascii="宋体" w:hAnsi="宋体" w:cs="宋体"/>
                <w:szCs w:val="21"/>
              </w:rPr>
            </w:pPr>
            <w:r>
              <w:rPr>
                <w:rFonts w:hint="eastAsia" w:ascii="宋体" w:hAnsi="宋体" w:cs="宋体"/>
                <w:szCs w:val="21"/>
              </w:rPr>
              <w:t>良好得1 分；</w:t>
            </w:r>
          </w:p>
          <w:p>
            <w:pPr>
              <w:ind w:firstLine="480" w:firstLineChars="200"/>
              <w:jc w:val="left"/>
              <w:rPr>
                <w:rFonts w:ascii="宋体" w:hAnsi="宋体" w:cs="宋体"/>
                <w:szCs w:val="21"/>
              </w:rPr>
            </w:pPr>
            <w:r>
              <w:rPr>
                <w:rFonts w:hint="eastAsia" w:ascii="宋体" w:hAnsi="宋体" w:cs="宋体"/>
                <w:szCs w:val="21"/>
              </w:rPr>
              <w:t>一般得0.5 分；</w:t>
            </w:r>
          </w:p>
          <w:p>
            <w:pPr>
              <w:ind w:firstLine="480" w:firstLineChars="200"/>
              <w:jc w:val="left"/>
              <w:rPr>
                <w:rFonts w:ascii="宋体" w:hAnsi="宋体" w:cs="宋体"/>
                <w:b/>
                <w:szCs w:val="21"/>
              </w:rPr>
            </w:pPr>
            <w:r>
              <w:rPr>
                <w:rFonts w:hint="eastAsia" w:ascii="宋体" w:hAnsi="宋体" w:cs="宋体"/>
                <w:szCs w:val="21"/>
              </w:rPr>
              <w:t>没有不得分。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5" w:type="dxa"/>
            <w:bottom w:w="0" w:type="dxa"/>
            <w:right w:w="0" w:type="dxa"/>
          </w:tblCellMar>
        </w:tblPrEx>
        <w:trPr>
          <w:trHeight w:val="115" w:hRule="atLeast"/>
        </w:trPr>
        <w:tc>
          <w:tcPr>
            <w:tcW w:w="683" w:type="dxa"/>
            <w:vMerge w:val="continue"/>
            <w:vAlign w:val="center"/>
          </w:tcPr>
          <w:p>
            <w:pPr>
              <w:widowControl/>
              <w:jc w:val="left"/>
              <w:rPr>
                <w:color w:val="000000" w:themeColor="text1"/>
                <w:lang w:bidi="ar"/>
                <w14:textFill>
                  <w14:solidFill>
                    <w14:schemeClr w14:val="tx1"/>
                  </w14:solidFill>
                </w14:textFill>
              </w:rPr>
            </w:pPr>
          </w:p>
        </w:tc>
        <w:tc>
          <w:tcPr>
            <w:tcW w:w="868" w:type="dxa"/>
            <w:vMerge w:val="continue"/>
            <w:vAlign w:val="center"/>
          </w:tcPr>
          <w:p>
            <w:pPr>
              <w:widowControl/>
              <w:jc w:val="left"/>
              <w:rPr>
                <w:color w:val="000000" w:themeColor="text1"/>
                <w:lang w:bidi="ar"/>
                <w14:textFill>
                  <w14:solidFill>
                    <w14:schemeClr w14:val="tx1"/>
                  </w14:solidFill>
                </w14:textFill>
              </w:rPr>
            </w:pPr>
          </w:p>
        </w:tc>
        <w:tc>
          <w:tcPr>
            <w:tcW w:w="1183" w:type="dxa"/>
            <w:vMerge w:val="continue"/>
            <w:tcMar>
              <w:left w:w="75" w:type="dxa"/>
            </w:tcMar>
            <w:vAlign w:val="center"/>
          </w:tcPr>
          <w:p>
            <w:pPr>
              <w:widowControl/>
              <w:jc w:val="left"/>
              <w:rPr>
                <w:color w:val="000000" w:themeColor="text1"/>
                <w:lang w:bidi="ar"/>
                <w14:textFill>
                  <w14:solidFill>
                    <w14:schemeClr w14:val="tx1"/>
                  </w14:solidFill>
                </w14:textFill>
              </w:rPr>
            </w:pPr>
          </w:p>
        </w:tc>
        <w:tc>
          <w:tcPr>
            <w:tcW w:w="807" w:type="dxa"/>
            <w:vMerge w:val="continue"/>
            <w:vAlign w:val="center"/>
          </w:tcPr>
          <w:p>
            <w:pPr>
              <w:widowControl/>
              <w:jc w:val="left"/>
              <w:rPr>
                <w:color w:val="000000" w:themeColor="text1"/>
                <w:lang w:bidi="ar"/>
                <w14:textFill>
                  <w14:solidFill>
                    <w14:schemeClr w14:val="tx1"/>
                  </w14:solidFill>
                </w14:textFill>
              </w:rPr>
            </w:pPr>
          </w:p>
        </w:tc>
        <w:tc>
          <w:tcPr>
            <w:tcW w:w="5803" w:type="dxa"/>
            <w:shd w:val="clear" w:color="auto" w:fill="auto"/>
            <w:vAlign w:val="center"/>
          </w:tcPr>
          <w:p>
            <w:pPr>
              <w:ind w:firstLine="480" w:firstLineChars="200"/>
              <w:jc w:val="left"/>
              <w:rPr>
                <w:rFonts w:ascii="宋体" w:hAnsi="宋体" w:cs="宋体"/>
                <w:szCs w:val="21"/>
              </w:rPr>
            </w:pPr>
            <w:r>
              <w:rPr>
                <w:rFonts w:ascii="宋体" w:hAnsi="宋体" w:cs="宋体"/>
                <w:szCs w:val="21"/>
              </w:rPr>
              <w:t>11</w:t>
            </w:r>
            <w:r>
              <w:rPr>
                <w:rFonts w:hint="eastAsia" w:ascii="宋体" w:hAnsi="宋体" w:cs="宋体"/>
                <w:szCs w:val="21"/>
              </w:rPr>
              <w:t>.售后服务及维保</w:t>
            </w:r>
          </w:p>
          <w:p>
            <w:pPr>
              <w:ind w:firstLine="480" w:firstLineChars="200"/>
              <w:jc w:val="left"/>
              <w:rPr>
                <w:rFonts w:ascii="宋体" w:hAnsi="宋体" w:cs="宋体"/>
                <w:szCs w:val="21"/>
              </w:rPr>
            </w:pPr>
            <w:r>
              <w:rPr>
                <w:rFonts w:hint="eastAsia" w:ascii="宋体" w:hAnsi="宋体" w:cs="宋体"/>
                <w:szCs w:val="21"/>
              </w:rPr>
              <w:t>完备的售后管理方案，维保管理规范，定义详尽的职责，分级和响应效率明确。</w:t>
            </w:r>
          </w:p>
          <w:p>
            <w:pPr>
              <w:ind w:firstLine="480" w:firstLineChars="200"/>
              <w:jc w:val="left"/>
              <w:rPr>
                <w:rFonts w:ascii="宋体" w:hAnsi="宋体" w:cs="宋体"/>
                <w:szCs w:val="21"/>
              </w:rPr>
            </w:pPr>
            <w:r>
              <w:rPr>
                <w:rFonts w:hint="eastAsia" w:ascii="宋体" w:hAnsi="宋体" w:cs="宋体"/>
                <w:szCs w:val="21"/>
              </w:rPr>
              <w:t>优秀得3分；</w:t>
            </w:r>
          </w:p>
          <w:p>
            <w:pPr>
              <w:ind w:firstLine="480" w:firstLineChars="200"/>
              <w:jc w:val="left"/>
              <w:rPr>
                <w:rFonts w:ascii="宋体" w:hAnsi="宋体" w:cs="宋体"/>
                <w:szCs w:val="21"/>
              </w:rPr>
            </w:pPr>
            <w:r>
              <w:rPr>
                <w:rFonts w:hint="eastAsia" w:ascii="宋体" w:hAnsi="宋体" w:cs="宋体"/>
                <w:szCs w:val="21"/>
              </w:rPr>
              <w:t>良好得2分；</w:t>
            </w:r>
          </w:p>
          <w:p>
            <w:pPr>
              <w:ind w:firstLine="480" w:firstLineChars="200"/>
              <w:jc w:val="left"/>
              <w:rPr>
                <w:rFonts w:ascii="宋体" w:hAnsi="宋体" w:cs="宋体"/>
                <w:szCs w:val="21"/>
              </w:rPr>
            </w:pPr>
            <w:r>
              <w:rPr>
                <w:rFonts w:hint="eastAsia" w:ascii="宋体" w:hAnsi="宋体" w:cs="宋体"/>
                <w:szCs w:val="21"/>
              </w:rPr>
              <w:t>一般得1分；</w:t>
            </w:r>
          </w:p>
          <w:p>
            <w:pPr>
              <w:ind w:firstLine="480" w:firstLineChars="200"/>
              <w:jc w:val="left"/>
              <w:rPr>
                <w:rFonts w:ascii="宋体" w:hAnsi="宋体" w:cs="宋体"/>
                <w:szCs w:val="21"/>
              </w:rPr>
            </w:pPr>
            <w:r>
              <w:rPr>
                <w:rFonts w:hint="eastAsia" w:ascii="宋体" w:hAnsi="宋体" w:cs="宋体"/>
                <w:szCs w:val="21"/>
              </w:rPr>
              <w:t>没有不得分。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5" w:type="dxa"/>
            <w:bottom w:w="0" w:type="dxa"/>
            <w:right w:w="0" w:type="dxa"/>
          </w:tblCellMar>
        </w:tblPrEx>
        <w:trPr>
          <w:trHeight w:val="706" w:hRule="atLeast"/>
        </w:trPr>
        <w:tc>
          <w:tcPr>
            <w:tcW w:w="683" w:type="dxa"/>
            <w:vAlign w:val="center"/>
          </w:tcPr>
          <w:p>
            <w:pPr>
              <w:jc w:val="cente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2.2.2（2）</w:t>
            </w:r>
          </w:p>
        </w:tc>
        <w:tc>
          <w:tcPr>
            <w:tcW w:w="868" w:type="dxa"/>
            <w:vAlign w:val="center"/>
          </w:tcPr>
          <w:p>
            <w:pPr>
              <w:widowControl/>
              <w:jc w:val="center"/>
              <w:rPr>
                <w:bCs/>
                <w:color w:val="000000" w:themeColor="text1"/>
                <w14:textFill>
                  <w14:solidFill>
                    <w14:schemeClr w14:val="tx1"/>
                  </w14:solidFill>
                </w14:textFill>
              </w:rPr>
            </w:pPr>
            <w:r>
              <w:rPr>
                <w:rFonts w:hint="eastAsia"/>
                <w:color w:val="000000" w:themeColor="text1"/>
                <w14:textFill>
                  <w14:solidFill>
                    <w14:schemeClr w14:val="tx1"/>
                  </w14:solidFill>
                </w14:textFill>
              </w:rPr>
              <w:t>商务文件评分标准</w:t>
            </w:r>
          </w:p>
        </w:tc>
        <w:tc>
          <w:tcPr>
            <w:tcW w:w="1183" w:type="dxa"/>
            <w:tcMar>
              <w:left w:w="75" w:type="dxa"/>
            </w:tcMar>
            <w:vAlign w:val="center"/>
          </w:tcPr>
          <w:p>
            <w:pPr>
              <w:spacing w:line="360" w:lineRule="exact"/>
              <w:ind w:left="-35" w:right="-38"/>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投标人业绩</w:t>
            </w:r>
          </w:p>
        </w:tc>
        <w:tc>
          <w:tcPr>
            <w:tcW w:w="807" w:type="dxa"/>
            <w:vAlign w:val="center"/>
          </w:tcPr>
          <w:p>
            <w:pPr>
              <w:widowControl/>
              <w:jc w:val="center"/>
              <w:rPr>
                <w:color w:val="000000" w:themeColor="text1"/>
                <w14:textFill>
                  <w14:solidFill>
                    <w14:schemeClr w14:val="tx1"/>
                  </w14:solidFill>
                </w14:textFill>
              </w:rPr>
            </w:pPr>
            <w:r>
              <w:rPr>
                <w:rFonts w:hint="eastAsia"/>
                <w:color w:val="000000" w:themeColor="text1"/>
                <w:u w:val="single"/>
                <w14:textFill>
                  <w14:solidFill>
                    <w14:schemeClr w14:val="tx1"/>
                  </w14:solidFill>
                </w14:textFill>
              </w:rPr>
              <w:t>10</w:t>
            </w:r>
            <w:r>
              <w:rPr>
                <w:rFonts w:hint="eastAsia"/>
                <w:color w:val="000000" w:themeColor="text1"/>
                <w14:textFill>
                  <w14:solidFill>
                    <w14:schemeClr w14:val="tx1"/>
                  </w14:solidFill>
                </w14:textFill>
              </w:rPr>
              <w:t>分</w:t>
            </w:r>
          </w:p>
        </w:tc>
        <w:tc>
          <w:tcPr>
            <w:tcW w:w="5803" w:type="dxa"/>
            <w:shd w:val="clear" w:color="auto" w:fill="auto"/>
            <w:vAlign w:val="center"/>
          </w:tcPr>
          <w:p>
            <w:pPr>
              <w:jc w:val="left"/>
              <w:rPr>
                <w:rFonts w:ascii="宋体" w:hAnsi="宋体" w:cs="宋体"/>
                <w:szCs w:val="21"/>
              </w:rPr>
            </w:pPr>
            <w:r>
              <w:rPr>
                <w:rFonts w:hint="eastAsia" w:ascii="宋体" w:hAnsi="宋体" w:cs="宋体"/>
                <w:szCs w:val="21"/>
              </w:rPr>
              <w:t>近5年承揽中国大陆12英寸集成电路工厂EPC总承包项目或设计施工总承包项目,每个业绩得3分；</w:t>
            </w:r>
          </w:p>
          <w:p>
            <w:pPr>
              <w:jc w:val="left"/>
              <w:rPr>
                <w:rFonts w:ascii="宋体" w:hAnsi="宋体" w:cs="宋体"/>
                <w:szCs w:val="21"/>
              </w:rPr>
            </w:pPr>
            <w:r>
              <w:rPr>
                <w:rFonts w:hint="eastAsia" w:ascii="宋体" w:hAnsi="宋体" w:cs="宋体"/>
                <w:szCs w:val="21"/>
              </w:rPr>
              <w:t>近5年承揽中国大陆8英寸集成电路工厂EPC总承包项目或设计施工总承包项目,每个业绩得2分；</w:t>
            </w:r>
          </w:p>
          <w:p>
            <w:pPr>
              <w:widowControl/>
              <w:jc w:val="left"/>
              <w:rPr>
                <w:rFonts w:ascii="宋体" w:hAnsi="宋体"/>
                <w:b/>
                <w:bCs/>
                <w:color w:val="000000" w:themeColor="text1"/>
                <w:lang w:bidi="ar"/>
                <w14:textFill>
                  <w14:solidFill>
                    <w14:schemeClr w14:val="tx1"/>
                  </w14:solidFill>
                </w14:textFill>
              </w:rPr>
            </w:pPr>
            <w:r>
              <w:rPr>
                <w:rFonts w:hint="eastAsia" w:ascii="宋体" w:hAnsi="宋体"/>
                <w:b/>
                <w:bCs/>
                <w:color w:val="000000" w:themeColor="text1"/>
                <w:lang w:bidi="ar"/>
                <w14:textFill>
                  <w14:solidFill>
                    <w14:schemeClr w14:val="tx1"/>
                  </w14:solidFill>
                </w14:textFill>
              </w:rPr>
              <w:t>注：（</w:t>
            </w:r>
            <w:r>
              <w:rPr>
                <w:b/>
                <w:bCs/>
                <w:color w:val="000000" w:themeColor="text1"/>
                <w:lang w:bidi="ar"/>
                <w14:textFill>
                  <w14:solidFill>
                    <w14:schemeClr w14:val="tx1"/>
                  </w14:solidFill>
                </w14:textFill>
              </w:rPr>
              <w:t>1</w:t>
            </w:r>
            <w:r>
              <w:rPr>
                <w:rFonts w:hint="eastAsia" w:ascii="宋体" w:hAnsi="宋体"/>
                <w:b/>
                <w:bCs/>
                <w:color w:val="000000" w:themeColor="text1"/>
                <w:lang w:bidi="ar"/>
                <w14:textFill>
                  <w14:solidFill>
                    <w14:schemeClr w14:val="tx1"/>
                  </w14:solidFill>
                </w14:textFill>
              </w:rPr>
              <w:t xml:space="preserve">）投标人业绩（详细评审）评审规定数量: </w:t>
            </w:r>
            <w:r>
              <w:rPr>
                <w:rFonts w:ascii="宋体" w:hAnsi="宋体"/>
                <w:b/>
                <w:bCs/>
                <w:color w:val="000000" w:themeColor="text1"/>
                <w:lang w:bidi="ar"/>
                <w14:textFill>
                  <w14:solidFill>
                    <w14:schemeClr w14:val="tx1"/>
                  </w14:solidFill>
                </w14:textFill>
              </w:rPr>
              <w:t>4</w:t>
            </w:r>
            <w:r>
              <w:rPr>
                <w:rFonts w:hint="eastAsia" w:ascii="宋体" w:hAnsi="宋体"/>
                <w:b/>
                <w:bCs/>
                <w:color w:val="000000" w:themeColor="text1"/>
                <w:lang w:bidi="ar"/>
                <w14:textFill>
                  <w14:solidFill>
                    <w14:schemeClr w14:val="tx1"/>
                  </w14:solidFill>
                </w14:textFill>
              </w:rPr>
              <w:t xml:space="preserve"> 个</w:t>
            </w:r>
          </w:p>
          <w:p>
            <w:pPr>
              <w:jc w:val="left"/>
              <w:rPr>
                <w:rFonts w:ascii="宋体" w:hAnsi="宋体" w:cs="宋体"/>
                <w:szCs w:val="21"/>
              </w:rPr>
            </w:pPr>
            <w:r>
              <w:rPr>
                <w:rFonts w:hint="eastAsia" w:ascii="宋体" w:hAnsi="宋体"/>
                <w:b/>
                <w:bCs/>
                <w:color w:val="000000" w:themeColor="text1"/>
                <w:lang w:bidi="ar"/>
                <w14:textFill>
                  <w14:solidFill>
                    <w14:schemeClr w14:val="tx1"/>
                  </w14:solidFill>
                </w14:textFill>
              </w:rPr>
              <w:t>（</w:t>
            </w:r>
            <w:r>
              <w:rPr>
                <w:rFonts w:hint="eastAsia"/>
                <w:b/>
                <w:bCs/>
                <w:color w:val="000000" w:themeColor="text1"/>
                <w:lang w:bidi="ar"/>
                <w14:textFill>
                  <w14:solidFill>
                    <w14:schemeClr w14:val="tx1"/>
                  </w14:solidFill>
                </w14:textFill>
              </w:rPr>
              <w:t>2</w:t>
            </w:r>
            <w:r>
              <w:rPr>
                <w:rFonts w:hint="eastAsia" w:ascii="宋体" w:hAnsi="宋体"/>
                <w:b/>
                <w:bCs/>
                <w:color w:val="000000" w:themeColor="text1"/>
                <w:lang w:bidi="ar"/>
                <w14:textFill>
                  <w14:solidFill>
                    <w14:schemeClr w14:val="tx1"/>
                  </w14:solidFill>
                </w14:textFill>
              </w:rPr>
              <w:t>）</w:t>
            </w:r>
            <w:r>
              <w:rPr>
                <w:rFonts w:hint="eastAsia" w:ascii="宋体" w:hAnsi="宋体"/>
                <w:color w:val="000000" w:themeColor="text1"/>
                <w:lang w:bidi="ar"/>
                <w14:textFill>
                  <w14:solidFill>
                    <w14:schemeClr w14:val="tx1"/>
                  </w14:solidFill>
                </w14:textFill>
              </w:rPr>
              <w:t>业绩证明材料提供要求详见</w:t>
            </w:r>
            <w:r>
              <w:rPr>
                <w:color w:val="000000" w:themeColor="text1"/>
                <w:lang w:bidi="ar"/>
                <w14:textFill>
                  <w14:solidFill>
                    <w14:schemeClr w14:val="tx1"/>
                  </w14:solidFill>
                </w14:textFill>
              </w:rPr>
              <w:t>“</w:t>
            </w:r>
            <w:r>
              <w:rPr>
                <w:rFonts w:hint="eastAsia" w:ascii="宋体" w:hAnsi="宋体"/>
                <w:color w:val="000000" w:themeColor="text1"/>
                <w:lang w:bidi="ar"/>
                <w14:textFill>
                  <w14:solidFill>
                    <w14:schemeClr w14:val="tx1"/>
                  </w14:solidFill>
                </w14:textFill>
              </w:rPr>
              <w:t>第二章 投标人须知</w:t>
            </w:r>
            <w:r>
              <w:rPr>
                <w:color w:val="000000" w:themeColor="text1"/>
                <w:lang w:bidi="ar"/>
                <w14:textFill>
                  <w14:solidFill>
                    <w14:schemeClr w14:val="tx1"/>
                  </w14:solidFill>
                </w14:textFill>
              </w:rPr>
              <w:t>”</w:t>
            </w:r>
            <w:r>
              <w:rPr>
                <w:rFonts w:hint="eastAsia" w:ascii="宋体" w:hAnsi="宋体"/>
                <w:color w:val="000000" w:themeColor="text1"/>
                <w:lang w:bidi="ar"/>
                <w14:textFill>
                  <w14:solidFill>
                    <w14:schemeClr w14:val="tx1"/>
                  </w14:solidFill>
                </w14:textFill>
              </w:rPr>
              <w:t xml:space="preserve">附录 </w:t>
            </w:r>
            <w:r>
              <w:rPr>
                <w:color w:val="000000" w:themeColor="text1"/>
                <w:lang w:bidi="ar"/>
                <w14:textFill>
                  <w14:solidFill>
                    <w14:schemeClr w14:val="tx1"/>
                  </w14:solidFill>
                </w14:textFill>
              </w:rPr>
              <w:t>3</w:t>
            </w:r>
            <w:r>
              <w:rPr>
                <w:rFonts w:hint="eastAsia" w:ascii="宋体" w:hAnsi="宋体"/>
                <w:color w:val="000000" w:themeColor="text1"/>
                <w:lang w:bidi="ar"/>
                <w14:textFill>
                  <w14:solidFill>
                    <w14:schemeClr w14:val="tx1"/>
                  </w14:solidFill>
                </w14:textFill>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5" w:type="dxa"/>
            <w:bottom w:w="0" w:type="dxa"/>
            <w:right w:w="0" w:type="dxa"/>
          </w:tblCellMar>
        </w:tblPrEx>
        <w:trPr>
          <w:trHeight w:val="594" w:hRule="atLeast"/>
        </w:trPr>
        <w:tc>
          <w:tcPr>
            <w:tcW w:w="683" w:type="dxa"/>
            <w:vAlign w:val="center"/>
          </w:tcPr>
          <w:p>
            <w:pPr>
              <w:jc w:val="center"/>
              <w:rPr>
                <w:rFonts w:eastAsia="楷体"/>
                <w:bCs/>
                <w:color w:val="000000" w:themeColor="text1"/>
                <w14:textFill>
                  <w14:solidFill>
                    <w14:schemeClr w14:val="tx1"/>
                  </w14:solidFill>
                </w14:textFill>
              </w:rPr>
            </w:pPr>
            <w:r>
              <w:rPr>
                <w:rFonts w:hint="eastAsia"/>
                <w:bCs/>
                <w:color w:val="000000" w:themeColor="text1"/>
                <w14:textFill>
                  <w14:solidFill>
                    <w14:schemeClr w14:val="tx1"/>
                  </w14:solidFill>
                </w14:textFill>
              </w:rPr>
              <w:t>2.2.2（3）</w:t>
            </w:r>
          </w:p>
        </w:tc>
        <w:tc>
          <w:tcPr>
            <w:tcW w:w="868" w:type="dxa"/>
            <w:vAlign w:val="center"/>
          </w:tcPr>
          <w:p>
            <w:pPr>
              <w:widowControl/>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报价文件评分标准</w:t>
            </w:r>
          </w:p>
        </w:tc>
        <w:tc>
          <w:tcPr>
            <w:tcW w:w="1183" w:type="dxa"/>
            <w:vAlign w:val="center"/>
          </w:tcPr>
          <w:p>
            <w:pPr>
              <w:widowControl/>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投标报价</w:t>
            </w:r>
          </w:p>
        </w:tc>
        <w:tc>
          <w:tcPr>
            <w:tcW w:w="807" w:type="dxa"/>
            <w:vAlign w:val="center"/>
          </w:tcPr>
          <w:p>
            <w:pPr>
              <w:widowControl/>
              <w:jc w:val="center"/>
              <w:rPr>
                <w:bCs/>
                <w:color w:val="000000" w:themeColor="text1"/>
                <w14:textFill>
                  <w14:solidFill>
                    <w14:schemeClr w14:val="tx1"/>
                  </w14:solidFill>
                </w14:textFill>
              </w:rPr>
            </w:pPr>
            <w:r>
              <w:rPr>
                <w:color w:val="000000" w:themeColor="text1"/>
                <w:u w:val="single"/>
                <w14:textFill>
                  <w14:solidFill>
                    <w14:schemeClr w14:val="tx1"/>
                  </w14:solidFill>
                </w14:textFill>
              </w:rPr>
              <w:t>3</w:t>
            </w:r>
            <w:r>
              <w:rPr>
                <w:rFonts w:hint="eastAsia"/>
                <w:color w:val="000000" w:themeColor="text1"/>
                <w:u w:val="single"/>
                <w14:textFill>
                  <w14:solidFill>
                    <w14:schemeClr w14:val="tx1"/>
                  </w14:solidFill>
                </w14:textFill>
              </w:rPr>
              <w:t>0</w:t>
            </w:r>
            <w:r>
              <w:rPr>
                <w:rFonts w:hint="eastAsia"/>
                <w:color w:val="000000" w:themeColor="text1"/>
                <w14:textFill>
                  <w14:solidFill>
                    <w14:schemeClr w14:val="tx1"/>
                  </w14:solidFill>
                </w14:textFill>
              </w:rPr>
              <w:t>分</w:t>
            </w:r>
          </w:p>
        </w:tc>
        <w:tc>
          <w:tcPr>
            <w:tcW w:w="5803" w:type="dxa"/>
            <w:vAlign w:val="center"/>
          </w:tcPr>
          <w:p>
            <w:pPr>
              <w:rPr>
                <w:b/>
                <w:color w:val="000000" w:themeColor="text1"/>
                <w14:textFill>
                  <w14:solidFill>
                    <w14:schemeClr w14:val="tx1"/>
                  </w14:solidFill>
                </w14:textFill>
              </w:rPr>
            </w:pPr>
            <w:r>
              <w:rPr>
                <w:rFonts w:hint="eastAsia"/>
                <w:b/>
                <w:color w:val="000000" w:themeColor="text1"/>
                <w14:textFill>
                  <w14:solidFill>
                    <w14:schemeClr w14:val="tx1"/>
                  </w14:solidFill>
                </w14:textFill>
              </w:rPr>
              <w:t>a.确定评标价</w:t>
            </w:r>
          </w:p>
          <w:p>
            <w:pPr>
              <w:ind w:firstLine="482"/>
              <w:rPr>
                <w:b/>
                <w:color w:val="000000" w:themeColor="text1"/>
                <w14:textFill>
                  <w14:solidFill>
                    <w14:schemeClr w14:val="tx1"/>
                  </w14:solidFill>
                </w14:textFill>
              </w:rPr>
            </w:pPr>
            <w:r>
              <w:rPr>
                <w:rFonts w:hint="eastAsia"/>
                <w:b/>
                <w:color w:val="000000" w:themeColor="text1"/>
                <w14:textFill>
                  <w14:solidFill>
                    <w14:schemeClr w14:val="tx1"/>
                  </w14:solidFill>
                </w14:textFill>
              </w:rPr>
              <w:t>评标价=投标人报价；</w:t>
            </w:r>
          </w:p>
          <w:p>
            <w:pPr>
              <w:rPr>
                <w:b/>
                <w:color w:val="000000" w:themeColor="text1"/>
                <w14:textFill>
                  <w14:solidFill>
                    <w14:schemeClr w14:val="tx1"/>
                  </w14:solidFill>
                </w14:textFill>
              </w:rPr>
            </w:pPr>
            <w:r>
              <w:rPr>
                <w:rFonts w:hint="eastAsia"/>
                <w:b/>
                <w:color w:val="000000" w:themeColor="text1"/>
                <w14:textFill>
                  <w14:solidFill>
                    <w14:schemeClr w14:val="tx1"/>
                  </w14:solidFill>
                </w14:textFill>
              </w:rPr>
              <w:t>b.纳入评标价平均值计算均须满足的情形</w:t>
            </w:r>
          </w:p>
          <w:p>
            <w:pPr>
              <w:ind w:firstLine="482"/>
              <w:rPr>
                <w:b/>
                <w:color w:val="000000" w:themeColor="text1"/>
                <w14:textFill>
                  <w14:solidFill>
                    <w14:schemeClr w14:val="tx1"/>
                  </w14:solidFill>
                </w14:textFill>
              </w:rPr>
            </w:pPr>
            <w:r>
              <w:rPr>
                <w:rFonts w:hint="eastAsia"/>
                <w:b/>
                <w:color w:val="000000" w:themeColor="text1"/>
                <w14:textFill>
                  <w14:solidFill>
                    <w14:schemeClr w14:val="tx1"/>
                  </w14:solidFill>
                </w14:textFill>
              </w:rPr>
              <w:t>入围第三阶段报价文件评审且通过报价文件初步评审的评标价；</w:t>
            </w:r>
          </w:p>
          <w:p>
            <w:pPr>
              <w:rPr>
                <w:b/>
                <w:color w:val="000000" w:themeColor="text1"/>
                <w14:textFill>
                  <w14:solidFill>
                    <w14:schemeClr w14:val="tx1"/>
                  </w14:solidFill>
                </w14:textFill>
              </w:rPr>
            </w:pPr>
            <w:r>
              <w:rPr>
                <w:rFonts w:hint="eastAsia"/>
                <w:b/>
                <w:color w:val="000000" w:themeColor="text1"/>
                <w14:textFill>
                  <w14:solidFill>
                    <w14:schemeClr w14:val="tx1"/>
                  </w14:solidFill>
                </w14:textFill>
              </w:rPr>
              <w:t>c.计算评标价平均值</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 xml:space="preserve">进入第三阶段报价文件评审的投标人通过上述“b.纳入评标价平均值计算均须满足的情形”评审的投标文件的评标价作为有效评标价; </w:t>
            </w:r>
          </w:p>
          <w:p>
            <w:pPr>
              <w:rPr>
                <w:b/>
                <w:color w:val="000000" w:themeColor="text1"/>
                <w14:textFill>
                  <w14:solidFill>
                    <w14:schemeClr w14:val="tx1"/>
                  </w14:solidFill>
                </w14:textFill>
              </w:rPr>
            </w:pPr>
            <w:r>
              <w:rPr>
                <w:rFonts w:hint="eastAsia"/>
                <w:b/>
                <w:color w:val="000000" w:themeColor="text1"/>
                <w14:textFill>
                  <w14:solidFill>
                    <w14:schemeClr w14:val="tx1"/>
                  </w14:solidFill>
                </w14:textFill>
              </w:rPr>
              <w:t>d.确定评标基准价</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评标基准价=评标价平均值。</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评标基准价保留两位小数（小数点后第三位“四舍五入”），评标基准价除存在计算错误之外，不随任何因素发生变化。</w:t>
            </w:r>
          </w:p>
          <w:p>
            <w:pPr>
              <w:rPr>
                <w:b/>
                <w:color w:val="000000" w:themeColor="text1"/>
                <w14:textFill>
                  <w14:solidFill>
                    <w14:schemeClr w14:val="tx1"/>
                  </w14:solidFill>
                </w14:textFill>
              </w:rPr>
            </w:pPr>
            <w:r>
              <w:rPr>
                <w:rFonts w:hint="eastAsia"/>
                <w:b/>
                <w:color w:val="000000" w:themeColor="text1"/>
                <w14:textFill>
                  <w14:solidFill>
                    <w14:schemeClr w14:val="tx1"/>
                  </w14:solidFill>
                </w14:textFill>
              </w:rPr>
              <w:t>e.评标价的偏差率</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偏差率=100%*（投标人评标价－评标基准价）/评标基准价，偏差率保留两位小数（小数点后第三位“四舍五入”），即为*.**%。</w:t>
            </w:r>
          </w:p>
          <w:p>
            <w:pPr>
              <w:rPr>
                <w:b/>
                <w:color w:val="000000" w:themeColor="text1"/>
                <w14:textFill>
                  <w14:solidFill>
                    <w14:schemeClr w14:val="tx1"/>
                  </w14:solidFill>
                </w14:textFill>
              </w:rPr>
            </w:pPr>
            <w:r>
              <w:rPr>
                <w:rFonts w:hint="eastAsia"/>
                <w:b/>
                <w:color w:val="000000" w:themeColor="text1"/>
                <w14:textFill>
                  <w14:solidFill>
                    <w14:schemeClr w14:val="tx1"/>
                  </w14:solidFill>
                </w14:textFill>
              </w:rPr>
              <w:t>f.评标价得分计算</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①如果投标人评标价＞评标基准价，则评标价得分=F－偏差率*100*E1；</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②如果投标人评标价≤评标基准价，则评标价得分=F＋偏差率*100*E2。</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本项目E1=</w:t>
            </w:r>
            <w:r>
              <w:rPr>
                <w:bCs/>
                <w:color w:val="000000" w:themeColor="text1"/>
                <w14:textFill>
                  <w14:solidFill>
                    <w14:schemeClr w14:val="tx1"/>
                  </w14:solidFill>
                </w14:textFill>
              </w:rPr>
              <w:t>1</w:t>
            </w:r>
            <w:r>
              <w:rPr>
                <w:rFonts w:hint="eastAsia"/>
                <w:bCs/>
                <w:color w:val="000000" w:themeColor="text1"/>
                <w14:textFill>
                  <w14:solidFill>
                    <w14:schemeClr w14:val="tx1"/>
                  </w14:solidFill>
                </w14:textFill>
              </w:rPr>
              <w:t>；E2=</w:t>
            </w:r>
            <w:r>
              <w:rPr>
                <w:bCs/>
                <w:color w:val="000000" w:themeColor="text1"/>
                <w14:textFill>
                  <w14:solidFill>
                    <w14:schemeClr w14:val="tx1"/>
                  </w14:solidFill>
                </w14:textFill>
              </w:rPr>
              <w:t>0.5</w:t>
            </w:r>
            <w:r>
              <w:rPr>
                <w:rFonts w:hint="eastAsia"/>
                <w:bCs/>
                <w:color w:val="000000" w:themeColor="text1"/>
                <w14:textFill>
                  <w14:solidFill>
                    <w14:schemeClr w14:val="tx1"/>
                  </w14:solidFill>
                </w14:textFill>
              </w:rPr>
              <w:t>。</w:t>
            </w:r>
          </w:p>
          <w:p>
            <w:pPr>
              <w:ind w:firstLine="480"/>
              <w:rPr>
                <w:bCs/>
                <w:color w:val="000000" w:themeColor="text1"/>
                <w14:textFill>
                  <w14:solidFill>
                    <w14:schemeClr w14:val="tx1"/>
                  </w14:solidFill>
                </w14:textFill>
              </w:rPr>
            </w:pPr>
            <w:r>
              <w:rPr>
                <w:rFonts w:hint="eastAsia"/>
                <w:bCs/>
                <w:color w:val="000000" w:themeColor="text1"/>
                <w14:textFill>
                  <w14:solidFill>
                    <w14:schemeClr w14:val="tx1"/>
                  </w14:solidFill>
                </w14:textFill>
              </w:rPr>
              <w:t>其中：F是评标价所占的权重分值。E1是评标价每高于评标基准价一个百分点的扣分值，E2是评标价每低于评标基准价一个百分点的扣分值。</w:t>
            </w:r>
          </w:p>
          <w:p>
            <w:pPr>
              <w:ind w:firstLine="480"/>
              <w:rPr>
                <w:b/>
                <w:color w:val="000000" w:themeColor="text1"/>
                <w14:textFill>
                  <w14:solidFill>
                    <w14:schemeClr w14:val="tx1"/>
                  </w14:solidFill>
                </w14:textFill>
              </w:rPr>
            </w:pPr>
            <w:r>
              <w:rPr>
                <w:rFonts w:hint="eastAsia"/>
                <w:bCs/>
                <w:color w:val="000000" w:themeColor="text1"/>
                <w14:textFill>
                  <w14:solidFill>
                    <w14:schemeClr w14:val="tx1"/>
                  </w14:solidFill>
                </w14:textFill>
              </w:rPr>
              <w:t>当评标价得分为负时，均按0分计算。</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5" w:type="dxa"/>
            <w:bottom w:w="0" w:type="dxa"/>
            <w:right w:w="0" w:type="dxa"/>
          </w:tblCellMar>
        </w:tblPrEx>
        <w:trPr>
          <w:trHeight w:val="594" w:hRule="atLeast"/>
        </w:trPr>
        <w:tc>
          <w:tcPr>
            <w:tcW w:w="9344" w:type="dxa"/>
            <w:gridSpan w:val="5"/>
            <w:vAlign w:val="center"/>
          </w:tcPr>
          <w:p>
            <w:pPr>
              <w:widowControl/>
              <w:jc w:val="left"/>
              <w:rPr>
                <w:b/>
                <w:color w:val="000000" w:themeColor="text1"/>
                <w14:textFill>
                  <w14:solidFill>
                    <w14:schemeClr w14:val="tx1"/>
                  </w14:solidFill>
                </w14:textFill>
              </w:rPr>
            </w:pPr>
            <w:r>
              <w:rPr>
                <w:rFonts w:hint="eastAsia"/>
                <w:b/>
                <w:color w:val="000000" w:themeColor="text1"/>
                <w14:textFill>
                  <w14:solidFill>
                    <w14:schemeClr w14:val="tx1"/>
                  </w14:solidFill>
                </w14:textFill>
              </w:rPr>
              <w:t>需要补充的其他内容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5" w:type="dxa"/>
            <w:bottom w:w="0" w:type="dxa"/>
            <w:right w:w="0" w:type="dxa"/>
          </w:tblCellMar>
        </w:tblPrEx>
        <w:trPr>
          <w:trHeight w:val="594" w:hRule="atLeast"/>
        </w:trPr>
        <w:tc>
          <w:tcPr>
            <w:tcW w:w="2734" w:type="dxa"/>
            <w:gridSpan w:val="3"/>
            <w:vAlign w:val="center"/>
          </w:tcPr>
          <w:p>
            <w:pPr>
              <w:widowControl/>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商务及技术文件评分要求</w:t>
            </w:r>
          </w:p>
        </w:tc>
        <w:tc>
          <w:tcPr>
            <w:tcW w:w="6610" w:type="dxa"/>
            <w:gridSpan w:val="2"/>
            <w:vAlign w:val="center"/>
          </w:tcPr>
          <w:p>
            <w:pPr>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（1）对于承包人建议书及实施计划等主观评分项，以</w:t>
            </w:r>
            <w:r>
              <w:rPr>
                <w:bCs/>
                <w:color w:val="000000" w:themeColor="text1"/>
                <w14:textFill>
                  <w14:solidFill>
                    <w14:schemeClr w14:val="tx1"/>
                  </w14:solidFill>
                </w14:textFill>
              </w:rPr>
              <w:t>0.1</w:t>
            </w:r>
            <w:r>
              <w:rPr>
                <w:rFonts w:hint="eastAsia"/>
                <w:bCs/>
                <w:color w:val="000000" w:themeColor="text1"/>
                <w14:textFill>
                  <w14:solidFill>
                    <w14:schemeClr w14:val="tx1"/>
                  </w14:solidFill>
                </w14:textFill>
              </w:rPr>
              <w:t>分为分割点，即评分依次为</w:t>
            </w:r>
            <w:r>
              <w:rPr>
                <w:bCs/>
                <w:color w:val="000000" w:themeColor="text1"/>
                <w14:textFill>
                  <w14:solidFill>
                    <w14:schemeClr w14:val="tx1"/>
                  </w14:solidFill>
                </w14:textFill>
              </w:rPr>
              <w:t>0</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0.1</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0.2</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0.3</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0.4</w:t>
            </w:r>
            <w:r>
              <w:rPr>
                <w:rFonts w:hint="eastAsia"/>
                <w:bCs/>
                <w:color w:val="000000" w:themeColor="text1"/>
                <w14:textFill>
                  <w14:solidFill>
                    <w14:schemeClr w14:val="tx1"/>
                  </w14:solidFill>
                </w14:textFill>
              </w:rPr>
              <w:t>等。评审内容缺项的该项得</w:t>
            </w:r>
            <w:r>
              <w:rPr>
                <w:bCs/>
                <w:color w:val="000000" w:themeColor="text1"/>
                <w14:textFill>
                  <w14:solidFill>
                    <w14:schemeClr w14:val="tx1"/>
                  </w14:solidFill>
                </w14:textFill>
              </w:rPr>
              <w:t>0</w:t>
            </w:r>
            <w:r>
              <w:rPr>
                <w:rFonts w:hint="eastAsia"/>
                <w:bCs/>
                <w:color w:val="000000" w:themeColor="text1"/>
                <w14:textFill>
                  <w14:solidFill>
                    <w14:schemeClr w14:val="tx1"/>
                  </w14:solidFill>
                </w14:textFill>
              </w:rPr>
              <w:t>分。</w:t>
            </w:r>
          </w:p>
          <w:p>
            <w:pPr>
              <w:rPr>
                <w:color w:val="000000" w:themeColor="text1"/>
                <w14:textFill>
                  <w14:solidFill>
                    <w14:schemeClr w14:val="tx1"/>
                  </w14:solidFill>
                </w14:textFill>
              </w:rPr>
            </w:pPr>
            <w:r>
              <w:rPr>
                <w:rFonts w:hint="eastAsia"/>
                <w:bCs/>
                <w:color w:val="000000" w:themeColor="text1"/>
                <w14:textFill>
                  <w14:solidFill>
                    <w14:schemeClr w14:val="tx1"/>
                  </w14:solidFill>
                </w14:textFill>
              </w:rPr>
              <w:t>（2）评委对技术打分在招标文件第2.2.2(1)规定评审总分的90%以上(含)、60%以下(含)的投标人，评委应提出充足的理由，该理由在评标委员会集体讨论并确认后记入评标报告，否则该评委应当且仅就评分理由重新提出充足的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75" w:type="dxa"/>
            <w:bottom w:w="0" w:type="dxa"/>
            <w:right w:w="0" w:type="dxa"/>
          </w:tblCellMar>
        </w:tblPrEx>
        <w:trPr>
          <w:trHeight w:val="594" w:hRule="atLeast"/>
        </w:trPr>
        <w:tc>
          <w:tcPr>
            <w:tcW w:w="2734" w:type="dxa"/>
            <w:gridSpan w:val="3"/>
            <w:vAlign w:val="center"/>
          </w:tcPr>
          <w:p>
            <w:pPr>
              <w:widowControl/>
              <w:jc w:val="center"/>
              <w:rPr>
                <w:color w:val="000000" w:themeColor="text1"/>
                <w14:textFill>
                  <w14:solidFill>
                    <w14:schemeClr w14:val="tx1"/>
                  </w14:solidFill>
                </w14:textFill>
              </w:rPr>
            </w:pPr>
            <w:r>
              <w:rPr>
                <w:rFonts w:hint="eastAsia"/>
                <w:color w:val="000000" w:themeColor="text1"/>
                <w:szCs w:val="21"/>
                <w14:textFill>
                  <w14:solidFill>
                    <w14:schemeClr w14:val="tx1"/>
                  </w14:solidFill>
                </w14:textFill>
              </w:rPr>
              <w:t>商务及技术文件评审要求</w:t>
            </w:r>
          </w:p>
        </w:tc>
        <w:tc>
          <w:tcPr>
            <w:tcW w:w="6610" w:type="dxa"/>
            <w:gridSpan w:val="2"/>
            <w:vAlign w:val="center"/>
          </w:tcPr>
          <w:p>
            <w:pPr>
              <w:widowControl/>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（1）评审因素“投标人业绩”和“项目经理、设计负责人、施工负责人业绩”，投标人应按照第七章“投标文件格式”的要求填写相应表格，并附相应业绩证明材料。</w:t>
            </w:r>
          </w:p>
          <w:p>
            <w:pPr>
              <w:widowControl/>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2）评标委员会应按照第七章“投标文件格式”中“投标人业绩情况表（详细评审）”“项目经理、设计负责人、施工负责人业绩情况表（详细评审）”列明的业绩序号先后顺序依次进行评审（如未填写序号或序号填写错误，评标委员会将按照表格中列明的业绩从上到下进行评审），</w:t>
            </w:r>
            <w:r>
              <w:rPr>
                <w:rFonts w:hint="eastAsia"/>
                <w:b/>
                <w:bCs/>
                <w:color w:val="FF0000"/>
              </w:rPr>
              <w:t>且仅评审“详细评审标准”规定数量的业绩，</w:t>
            </w:r>
            <w:r>
              <w:rPr>
                <w:rFonts w:hint="eastAsia"/>
                <w:color w:val="000000" w:themeColor="text1"/>
                <w14:textFill>
                  <w14:solidFill>
                    <w14:schemeClr w14:val="tx1"/>
                  </w14:solidFill>
                </w14:textFill>
              </w:rPr>
              <w:t>超出规定数量部分或未在表中列明的业绩均不作为详细评审标准投标人业绩（或项目经理业绩）予以评审。</w:t>
            </w:r>
          </w:p>
        </w:tc>
      </w:tr>
    </w:tbl>
    <w:p>
      <w:pPr>
        <w:pStyle w:val="194"/>
        <w:spacing w:before="240" w:after="24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br w:type="page"/>
      </w:r>
    </w:p>
    <w:p>
      <w:pPr>
        <w:pStyle w:val="194"/>
        <w:spacing w:before="240" w:after="24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br w:type="page"/>
      </w:r>
      <w:r>
        <w:rPr>
          <w:rFonts w:hint="eastAsia"/>
          <w:color w:val="000000" w:themeColor="text1"/>
          <w14:textFill>
            <w14:solidFill>
              <w14:schemeClr w14:val="tx1"/>
            </w14:solidFill>
          </w14:textFill>
        </w:rPr>
        <w:t>附件</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：否决投标的其他情形</w:t>
      </w:r>
    </w:p>
    <w:p>
      <w:pPr>
        <w:pStyle w:val="202"/>
        <w:spacing w:after="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1.评标委员会应对在评标过程中发现的投标人与投标人之间、投标人与招标人之间存在的串通投标的情形进行评审和认定。投标人存在串通投标、弄虚作假、行贿等违法行为的，评标委员会应否决其投标。</w:t>
      </w:r>
    </w:p>
    <w:p>
      <w:pPr>
        <w:pStyle w:val="202"/>
        <w:spacing w:after="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（1）有下列情形之一的，属于投标人相互串通投标：</w:t>
      </w:r>
    </w:p>
    <w:p>
      <w:pPr>
        <w:pStyle w:val="202"/>
        <w:spacing w:after="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①投标人之间协商投标报价等投标文件的实质性内容；</w:t>
      </w:r>
    </w:p>
    <w:p>
      <w:pPr>
        <w:pStyle w:val="202"/>
        <w:spacing w:after="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②投标人之间约定中标人；</w:t>
      </w:r>
    </w:p>
    <w:p>
      <w:pPr>
        <w:pStyle w:val="202"/>
        <w:spacing w:after="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③投标人之间约定部分投标人放弃投标或中标；</w:t>
      </w:r>
    </w:p>
    <w:p>
      <w:pPr>
        <w:pStyle w:val="202"/>
        <w:spacing w:after="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④属于同一集团、协会、商会等组织成员的投标人按照该组织要求协同投标；</w:t>
      </w:r>
    </w:p>
    <w:p>
      <w:pPr>
        <w:pStyle w:val="202"/>
        <w:spacing w:after="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⑤投标人之间为谋取中标或排斥特定投标人而采取的其他联合行动。</w:t>
      </w:r>
    </w:p>
    <w:p>
      <w:pPr>
        <w:pStyle w:val="202"/>
        <w:spacing w:after="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（2）有下列情形之一的，视为投标人相互串通投标：</w:t>
      </w:r>
    </w:p>
    <w:p>
      <w:pPr>
        <w:pStyle w:val="202"/>
        <w:spacing w:after="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①不同投标人的投标文件由同一单位或个人编制；</w:t>
      </w:r>
    </w:p>
    <w:p>
      <w:pPr>
        <w:pStyle w:val="202"/>
        <w:spacing w:after="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②不同投标人委托同一单位或个人办理投标事宜；</w:t>
      </w:r>
    </w:p>
    <w:p>
      <w:pPr>
        <w:pStyle w:val="202"/>
        <w:spacing w:after="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③不同投标人的投标文件载明的项目管理成员为同一人；</w:t>
      </w:r>
    </w:p>
    <w:p>
      <w:pPr>
        <w:pStyle w:val="202"/>
        <w:spacing w:after="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④不同投标人的投标文件异常一致或投标报价呈规律性差异；</w:t>
      </w:r>
    </w:p>
    <w:p>
      <w:pPr>
        <w:pStyle w:val="202"/>
        <w:spacing w:after="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⑤不同投标人的投标文件相互混装；</w:t>
      </w:r>
    </w:p>
    <w:p>
      <w:pPr>
        <w:pStyle w:val="202"/>
        <w:spacing w:after="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⑥不同投标人的投标保证金从同一单位或个人的账户转出。</w:t>
      </w:r>
    </w:p>
    <w:p>
      <w:pPr>
        <w:pStyle w:val="202"/>
        <w:spacing w:after="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（3）有下列情形之一的，属于招标人与投标人串通投标：</w:t>
      </w:r>
    </w:p>
    <w:p>
      <w:pPr>
        <w:pStyle w:val="202"/>
        <w:spacing w:after="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①招标人在开标前开启投标文件并将有关信息泄露给其他投标人；</w:t>
      </w:r>
    </w:p>
    <w:p>
      <w:pPr>
        <w:pStyle w:val="202"/>
        <w:spacing w:after="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②招标人直接或间接向投标人泄露标底、评标委员会成员等信息；</w:t>
      </w:r>
    </w:p>
    <w:p>
      <w:pPr>
        <w:pStyle w:val="202"/>
        <w:spacing w:after="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③招标人明示或暗示投标人压低或抬高投标报价；</w:t>
      </w:r>
    </w:p>
    <w:p>
      <w:pPr>
        <w:pStyle w:val="202"/>
        <w:spacing w:after="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④招标人授意投标人撤换、修改投标文件；</w:t>
      </w:r>
    </w:p>
    <w:p>
      <w:pPr>
        <w:pStyle w:val="202"/>
        <w:spacing w:after="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⑤招标人明示或暗示投标人为特定投标人中标提供方便；</w:t>
      </w:r>
    </w:p>
    <w:p>
      <w:pPr>
        <w:pStyle w:val="202"/>
        <w:spacing w:after="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⑥招标人与投标人为谋求特定投标人中标而采取的其他串通行为。</w:t>
      </w:r>
    </w:p>
    <w:p>
      <w:pPr>
        <w:pStyle w:val="202"/>
        <w:spacing w:after="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（4）投标人有下列情形之一的，属于弄虚作假的行为：</w:t>
      </w:r>
    </w:p>
    <w:p>
      <w:pPr>
        <w:pStyle w:val="202"/>
        <w:spacing w:after="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①使用通过受让或租借等方式获取的资格、资质证书投标；</w:t>
      </w:r>
    </w:p>
    <w:p>
      <w:pPr>
        <w:pStyle w:val="202"/>
        <w:spacing w:after="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②使用伪造、变造的许可证件；</w:t>
      </w:r>
    </w:p>
    <w:p>
      <w:pPr>
        <w:pStyle w:val="202"/>
        <w:spacing w:after="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③提供虚假的财务状况或业绩；</w:t>
      </w:r>
    </w:p>
    <w:p>
      <w:pPr>
        <w:pStyle w:val="202"/>
        <w:spacing w:after="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④提供虚假的项目经理或主要技术人员简历、劳动关系证明；</w:t>
      </w:r>
    </w:p>
    <w:p>
      <w:pPr>
        <w:pStyle w:val="202"/>
        <w:spacing w:after="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⑤提供虚假的信用状况；</w:t>
      </w:r>
    </w:p>
    <w:p>
      <w:pPr>
        <w:pStyle w:val="202"/>
        <w:spacing w:after="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⑥其他弄虚作假的行为。</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2.【否决投标的其他情形】：/</w:t>
      </w:r>
    </w:p>
    <w:p>
      <w:pPr>
        <w:rPr>
          <w:rFonts w:hAnsi="宋体"/>
          <w:color w:val="000000" w:themeColor="text1"/>
          <w14:textFill>
            <w14:solidFill>
              <w14:schemeClr w14:val="tx1"/>
            </w14:solidFill>
          </w14:textFill>
        </w:rPr>
      </w:pPr>
    </w:p>
    <w:p>
      <w:pPr>
        <w:rPr>
          <w:color w:val="000000" w:themeColor="text1"/>
          <w14:textFill>
            <w14:solidFill>
              <w14:schemeClr w14:val="tx1"/>
            </w14:solidFill>
          </w14:textFill>
        </w:rPr>
      </w:pPr>
    </w:p>
    <w:p>
      <w:pPr>
        <w:pStyle w:val="202"/>
        <w:spacing w:after="0"/>
        <w:ind w:firstLine="480"/>
        <w:rPr>
          <w:color w:val="000000" w:themeColor="text1"/>
          <w14:textFill>
            <w14:solidFill>
              <w14:schemeClr w14:val="tx1"/>
            </w14:solidFill>
          </w14:textFill>
        </w:rPr>
      </w:pPr>
    </w:p>
    <w:p>
      <w:pPr>
        <w:rPr>
          <w:color w:val="000000" w:themeColor="text1"/>
          <w14:textFill>
            <w14:solidFill>
              <w14:schemeClr w14:val="tx1"/>
            </w14:solidFill>
          </w14:textFill>
        </w:rPr>
      </w:pPr>
    </w:p>
    <w:p>
      <w:pPr>
        <w:pStyle w:val="193"/>
        <w:spacing w:before="240" w:after="240"/>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br w:type="page"/>
      </w:r>
      <w:bookmarkStart w:id="339" w:name="_Toc31617"/>
      <w:bookmarkStart w:id="340" w:name="_Toc448"/>
      <w:bookmarkStart w:id="341" w:name="_Toc17773"/>
      <w:bookmarkStart w:id="342" w:name="_Toc8445"/>
      <w:r>
        <w:rPr>
          <w:rFonts w:hint="eastAsia" w:ascii="Times New Roman" w:hAnsi="Times New Roman"/>
          <w:b w:val="0"/>
          <w:bCs w:val="0"/>
          <w:color w:val="000000" w:themeColor="text1"/>
          <w14:textFill>
            <w14:solidFill>
              <w14:schemeClr w14:val="tx1"/>
            </w14:solidFill>
          </w14:textFill>
        </w:rPr>
        <w:t>1. 评标方法</w:t>
      </w:r>
      <w:bookmarkEnd w:id="339"/>
      <w:bookmarkEnd w:id="340"/>
      <w:bookmarkEnd w:id="341"/>
      <w:bookmarkEnd w:id="342"/>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1.1</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本次评标采用综合评估法（三阶段）。</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1.2</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评标委员会对所有按规定递交并成功导入评标系统的投标文件进行评审，评审共分为三个阶段。第一阶段为商务及技术文件初步评审；商务及技术文件初步评审通过的进入第二阶段商务及技术文件详细评审评分，按照得分由高到低选择规定数量的投标人进入第三阶段报价文件评审。将第二阶段商务及技术文件得分与第三阶段报价文件得分相加得出综合得分。</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1.3 评标委员会按照综合得分由高到低顺序推荐中标候选人，综合得分相等时，中标候选人排序方法见评标办法前附表；或根据招标人授权直接确定中标人。不得推荐为中标候选人、确定为中标人的情形见本章第3.7款、第3.8.1项。</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1.4</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本次推荐中标候选人的先后顺序及最多可中标段数量见评标办法前附表。被推荐为第一中标候选人的标段个数已达到最多允许中标的标段个数的投标人，在后续标段不再被推荐为中标候选人，但仍参与评审。</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1.5</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评标结束后如有某标段的第一中标候选人发生变化的情况，不影响其他标段排序。</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1.6</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招标人应当根据项目的实际情况，在评标办法正文及前附表中列明所有否决投标的情形；第三章“评标办法”没有列明的否决投标的情形，一律不得作为评审依据。</w:t>
      </w:r>
    </w:p>
    <w:p>
      <w:pPr>
        <w:pStyle w:val="193"/>
        <w:spacing w:before="240" w:after="240"/>
        <w:rPr>
          <w:rFonts w:ascii="Times New Roman" w:hAnsi="Times New Roman"/>
          <w:b w:val="0"/>
          <w:bCs w:val="0"/>
          <w:color w:val="000000" w:themeColor="text1"/>
          <w14:textFill>
            <w14:solidFill>
              <w14:schemeClr w14:val="tx1"/>
            </w14:solidFill>
          </w14:textFill>
        </w:rPr>
      </w:pPr>
      <w:bookmarkStart w:id="343" w:name="_Toc29901"/>
      <w:bookmarkStart w:id="344" w:name="_Toc30885"/>
      <w:bookmarkStart w:id="345" w:name="_Toc7029"/>
      <w:bookmarkStart w:id="346" w:name="_Toc21282"/>
      <w:r>
        <w:rPr>
          <w:rFonts w:hint="eastAsia" w:ascii="Times New Roman" w:hAnsi="Times New Roman"/>
          <w:b w:val="0"/>
          <w:bCs w:val="0"/>
          <w:color w:val="000000" w:themeColor="text1"/>
          <w14:textFill>
            <w14:solidFill>
              <w14:schemeClr w14:val="tx1"/>
            </w14:solidFill>
          </w14:textFill>
        </w:rPr>
        <w:t>2. 评审标准</w:t>
      </w:r>
      <w:bookmarkEnd w:id="343"/>
      <w:bookmarkEnd w:id="344"/>
      <w:bookmarkEnd w:id="345"/>
      <w:bookmarkEnd w:id="346"/>
    </w:p>
    <w:p>
      <w:pPr>
        <w:pStyle w:val="194"/>
        <w:spacing w:before="240" w:after="240"/>
        <w:rPr>
          <w:color w:val="000000" w:themeColor="text1"/>
          <w:lang w:val="zh-CN"/>
          <w14:textFill>
            <w14:solidFill>
              <w14:schemeClr w14:val="tx1"/>
            </w14:solidFill>
          </w14:textFill>
        </w:rPr>
      </w:pPr>
      <w:r>
        <w:rPr>
          <w:rFonts w:hint="eastAsia"/>
          <w:color w:val="000000" w:themeColor="text1"/>
          <w:lang w:val="zh-CN"/>
          <w14:textFill>
            <w14:solidFill>
              <w14:schemeClr w14:val="tx1"/>
            </w14:solidFill>
          </w14:textFill>
        </w:rPr>
        <w:t>2.1 初步评审标准</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2.1.1 形式评审标准：见评标办法前附表。</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2.1.2 资格评审标准：见评标办法前附表。</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2.1.3 响应性评审标准：见评标办法前附表。</w:t>
      </w:r>
    </w:p>
    <w:p>
      <w:pPr>
        <w:pStyle w:val="194"/>
        <w:spacing w:before="240" w:after="240"/>
        <w:rPr>
          <w:color w:val="000000" w:themeColor="text1"/>
          <w:lang w:val="zh-CN"/>
          <w14:textFill>
            <w14:solidFill>
              <w14:schemeClr w14:val="tx1"/>
            </w14:solidFill>
          </w14:textFill>
        </w:rPr>
      </w:pPr>
      <w:bookmarkStart w:id="347" w:name="_Toc26634"/>
      <w:r>
        <w:rPr>
          <w:rFonts w:hint="eastAsia"/>
          <w:color w:val="000000" w:themeColor="text1"/>
          <w:lang w:val="zh-CN"/>
          <w14:textFill>
            <w14:solidFill>
              <w14:schemeClr w14:val="tx1"/>
            </w14:solidFill>
          </w14:textFill>
        </w:rPr>
        <w:t>2.2 详细评审标准</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2.2.1 商务、技术和报价文件分值构成：见评标办法前附表。</w:t>
      </w:r>
    </w:p>
    <w:p>
      <w:pPr>
        <w:ind w:firstLine="480"/>
        <w:rPr>
          <w:color w:val="000000" w:themeColor="text1"/>
          <w14:textFill>
            <w14:solidFill>
              <w14:schemeClr w14:val="tx1"/>
            </w14:solidFill>
          </w14:textFill>
        </w:rPr>
      </w:pPr>
      <w:bookmarkStart w:id="348" w:name="_Toc9630"/>
      <w:bookmarkStart w:id="349" w:name="_Toc4232"/>
      <w:r>
        <w:rPr>
          <w:rFonts w:hint="eastAsia"/>
          <w:color w:val="000000" w:themeColor="text1"/>
          <w14:textFill>
            <w14:solidFill>
              <w14:schemeClr w14:val="tx1"/>
            </w14:solidFill>
          </w14:textFill>
        </w:rPr>
        <w:t>2.2.2 商务、技术和报价文件评分标准</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（1）技术文件评分标准：见评标办法前附表；</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（2）商务文件评分标准：见评标办法前附表；</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（3）报价文件评分标准：见评标办法前附表。</w:t>
      </w:r>
    </w:p>
    <w:p>
      <w:pPr>
        <w:pStyle w:val="193"/>
        <w:spacing w:before="240" w:after="240"/>
        <w:rPr>
          <w:rFonts w:ascii="Times New Roman" w:hAnsi="Times New Roman"/>
          <w:b w:val="0"/>
          <w:bCs w:val="0"/>
          <w:color w:val="000000" w:themeColor="text1"/>
          <w14:textFill>
            <w14:solidFill>
              <w14:schemeClr w14:val="tx1"/>
            </w14:solidFill>
          </w14:textFill>
        </w:rPr>
      </w:pPr>
      <w:bookmarkStart w:id="350" w:name="_Toc19980"/>
      <w:r>
        <w:rPr>
          <w:rFonts w:hint="eastAsia" w:ascii="Times New Roman" w:hAnsi="Times New Roman"/>
          <w:b w:val="0"/>
          <w:bCs w:val="0"/>
          <w:color w:val="000000" w:themeColor="text1"/>
          <w14:textFill>
            <w14:solidFill>
              <w14:schemeClr w14:val="tx1"/>
            </w14:solidFill>
          </w14:textFill>
        </w:rPr>
        <w:t>3. 评标程序</w:t>
      </w:r>
      <w:bookmarkEnd w:id="347"/>
      <w:bookmarkEnd w:id="348"/>
      <w:bookmarkEnd w:id="349"/>
      <w:bookmarkEnd w:id="350"/>
    </w:p>
    <w:p>
      <w:pPr>
        <w:pStyle w:val="194"/>
        <w:spacing w:before="240" w:after="240"/>
        <w:rPr>
          <w:color w:val="000000" w:themeColor="text1"/>
          <w:lang w:val="zh-CN"/>
          <w14:textFill>
            <w14:solidFill>
              <w14:schemeClr w14:val="tx1"/>
            </w14:solidFill>
          </w14:textFill>
        </w:rPr>
      </w:pPr>
      <w:r>
        <w:rPr>
          <w:rFonts w:hint="eastAsia"/>
          <w:color w:val="000000" w:themeColor="text1"/>
          <w:lang w:val="zh-CN"/>
          <w14:textFill>
            <w14:solidFill>
              <w14:schemeClr w14:val="tx1"/>
            </w14:solidFill>
          </w14:textFill>
        </w:rPr>
        <w:t>3.1 商务</w:t>
      </w:r>
      <w:r>
        <w:rPr>
          <w:rFonts w:hint="eastAsia"/>
          <w:color w:val="000000" w:themeColor="text1"/>
          <w14:textFill>
            <w14:solidFill>
              <w14:schemeClr w14:val="tx1"/>
            </w14:solidFill>
          </w14:textFill>
        </w:rPr>
        <w:t>及技术</w:t>
      </w:r>
      <w:r>
        <w:rPr>
          <w:rFonts w:hint="eastAsia"/>
          <w:color w:val="000000" w:themeColor="text1"/>
          <w:lang w:val="zh-CN"/>
          <w14:textFill>
            <w14:solidFill>
              <w14:schemeClr w14:val="tx1"/>
            </w14:solidFill>
          </w14:textFill>
        </w:rPr>
        <w:t>文件初步评审</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3.1.1 评标委员会依据本章第2.1.1项、第2.1.2项、第2.1.3项规定的评审标准对商务文件进行初步评审。有一项不符合评审标准的，评标委员会应否决其投标。</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3.1.2 评标委员会依据本章第2.1.1项规定的评审标准对技术文件进行初步评审。有一项不符合评审标准的，评标委员会应否决其投标。</w:t>
      </w:r>
    </w:p>
    <w:p>
      <w:pPr>
        <w:pStyle w:val="194"/>
        <w:spacing w:before="240" w:after="240"/>
        <w:rPr>
          <w:color w:val="000000" w:themeColor="text1"/>
          <w:lang w:val="zh-CN"/>
          <w14:textFill>
            <w14:solidFill>
              <w14:schemeClr w14:val="tx1"/>
            </w14:solidFill>
          </w14:textFill>
        </w:rPr>
      </w:pPr>
      <w:r>
        <w:rPr>
          <w:rFonts w:hint="eastAsia"/>
          <w:color w:val="000000" w:themeColor="text1"/>
          <w:lang w:val="zh-CN"/>
          <w14:textFill>
            <w14:solidFill>
              <w14:schemeClr w14:val="tx1"/>
            </w14:solidFill>
          </w14:textFill>
        </w:rPr>
        <w:t>3.2 商务及技术文件详细评审</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3.2.1</w:t>
      </w:r>
      <w:r>
        <w:rPr>
          <w:rFonts w:hint="eastAsia"/>
          <w:color w:val="000000" w:themeColor="text1"/>
          <w14:textFill>
            <w14:solidFill>
              <w14:schemeClr w14:val="tx1"/>
            </w14:solidFill>
          </w14:textFill>
        </w:rPr>
        <w:t xml:space="preserve"> 评标委员会按照本章第2.2款规定的量化因素和分值进行打分，并计算出各投标人的商务及技术得分。</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（1）按照本章第2.2.2（1）目规定的评审因素和分值计算出技术文件得分A；</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（2）按照本章第2.2.2（2）目规定的评审因素和分值计算出商务文件得分B。</w:t>
      </w:r>
    </w:p>
    <w:p>
      <w:pPr>
        <w:ind w:firstLine="480"/>
        <w:rPr>
          <w:color w:val="000000" w:themeColor="text1"/>
          <w14:textFill>
            <w14:solidFill>
              <w14:schemeClr w14:val="tx1"/>
            </w14:solidFill>
          </w14:textFill>
        </w:rPr>
      </w:pPr>
      <w:commentRangeStart w:id="9"/>
      <w:r>
        <w:rPr>
          <w:rFonts w:hint="eastAsia"/>
          <w:color w:val="000000" w:themeColor="text1"/>
          <w14:textFill>
            <w14:solidFill>
              <w14:schemeClr w14:val="tx1"/>
            </w14:solidFill>
          </w14:textFill>
        </w:rPr>
        <w:t>3.2.2 得分计算的确定</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（1）技术文件详细评审得分计算</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本章第2.2.2（1）目属于技术文件详细评审内容，技术文件详细评审得分以评标委员会各成员对该目的打分平均值确定。</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（2）商务文件详细评审得分计算</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本章第2.2.2（2）目属于商务文件详细评审内容，投标人第2.2.2（2）目的得分以评标委员会各成员对该目的打分平均值确定。</w:t>
      </w:r>
      <w:commentRangeEnd w:id="9"/>
      <w:r>
        <w:rPr>
          <w:rStyle w:val="42"/>
        </w:rPr>
        <w:commentReference w:id="9"/>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3.2.3 评委对技术文件评分在招标文件第2.2.2（1）目规定评审总分的90%以上（含）、60%以下（含）的投标人，评委应提出充足的理由，该理由在评标委员会集体讨论并确认后记入评标报告，否则该评委应当且仅就评分理由重新提出充足的理由。</w:t>
      </w:r>
    </w:p>
    <w:p>
      <w:pPr>
        <w:pStyle w:val="229"/>
        <w:shd w:val="clear" w:color="auto" w:fill="auto"/>
        <w:spacing w:before="0" w:line="360" w:lineRule="auto"/>
        <w:ind w:firstLine="499"/>
        <w:rPr>
          <w:rFonts w:ascii="Times New Roman" w:eastAsia="宋体"/>
          <w:color w:val="000000" w:themeColor="text1"/>
          <w:spacing w:val="0"/>
          <w:sz w:val="24"/>
          <w:szCs w:val="24"/>
          <w14:textFill>
            <w14:solidFill>
              <w14:schemeClr w14:val="tx1"/>
            </w14:solidFill>
          </w14:textFill>
        </w:rPr>
      </w:pPr>
      <w:r>
        <w:rPr>
          <w:rFonts w:hint="eastAsia" w:ascii="Times New Roman" w:eastAsia="宋体"/>
          <w:color w:val="000000" w:themeColor="text1"/>
          <w:spacing w:val="0"/>
          <w:sz w:val="24"/>
          <w:szCs w:val="24"/>
          <w14:textFill>
            <w14:solidFill>
              <w14:schemeClr w14:val="tx1"/>
            </w14:solidFill>
          </w14:textFill>
        </w:rPr>
        <w:t>3.2.4 投标人商务及技术得分=A+B。</w:t>
      </w:r>
    </w:p>
    <w:p>
      <w:pPr>
        <w:pStyle w:val="229"/>
        <w:shd w:val="clear" w:color="auto" w:fill="auto"/>
        <w:spacing w:before="0" w:line="360" w:lineRule="auto"/>
        <w:ind w:firstLine="499"/>
        <w:rPr>
          <w:rFonts w:ascii="Times New Roman" w:eastAsia="等线"/>
          <w:color w:val="000000" w:themeColor="text1"/>
          <w:spacing w:val="0"/>
          <w:sz w:val="24"/>
          <w:szCs w:val="24"/>
          <w14:textFill>
            <w14:solidFill>
              <w14:schemeClr w14:val="tx1"/>
            </w14:solidFill>
          </w14:textFill>
        </w:rPr>
      </w:pPr>
      <w:r>
        <w:rPr>
          <w:rFonts w:hint="eastAsia" w:ascii="Times New Roman" w:eastAsia="宋体"/>
          <w:color w:val="000000" w:themeColor="text1"/>
          <w:spacing w:val="0"/>
          <w:sz w:val="24"/>
          <w:szCs w:val="24"/>
          <w14:textFill>
            <w14:solidFill>
              <w14:schemeClr w14:val="tx1"/>
            </w14:solidFill>
          </w14:textFill>
        </w:rPr>
        <w:t>3.2.5 确定入围第三阶段报价文件评审的规定见评标办法前附表。</w:t>
      </w:r>
    </w:p>
    <w:p>
      <w:pPr>
        <w:pStyle w:val="194"/>
        <w:spacing w:before="240" w:after="240"/>
        <w:rPr>
          <w:color w:val="000000" w:themeColor="text1"/>
          <w:lang w:val="zh-CN"/>
          <w14:textFill>
            <w14:solidFill>
              <w14:schemeClr w14:val="tx1"/>
            </w14:solidFill>
          </w14:textFill>
        </w:rPr>
      </w:pPr>
      <w:r>
        <w:rPr>
          <w:rFonts w:hint="eastAsia"/>
          <w:color w:val="000000" w:themeColor="text1"/>
          <w:lang w:val="zh-CN"/>
          <w14:textFill>
            <w14:solidFill>
              <w14:schemeClr w14:val="tx1"/>
            </w14:solidFill>
          </w14:textFill>
        </w:rPr>
        <w:t>3.3 报价文件公布</w:t>
      </w:r>
    </w:p>
    <w:p>
      <w:pPr>
        <w:ind w:firstLine="403"/>
        <w:rPr>
          <w:color w:val="000000" w:themeColor="text1"/>
          <w14:textFill>
            <w14:solidFill>
              <w14:schemeClr w14:val="tx1"/>
            </w14:solidFill>
          </w14:textFill>
        </w:rPr>
      </w:pPr>
      <w:r>
        <w:rPr>
          <w:rFonts w:hint="eastAsia"/>
          <w:color w:val="000000" w:themeColor="text1"/>
          <w14:textFill>
            <w14:solidFill>
              <w14:schemeClr w14:val="tx1"/>
            </w14:solidFill>
          </w14:textFill>
        </w:rPr>
        <w:t>商务及技术文件评审结束后，招标人公布所有投标人的投标报价。</w:t>
      </w:r>
    </w:p>
    <w:p>
      <w:pPr>
        <w:pStyle w:val="194"/>
        <w:spacing w:before="240" w:after="240"/>
        <w:rPr>
          <w:color w:val="000000" w:themeColor="text1"/>
          <w:lang w:val="zh-CN"/>
          <w14:textFill>
            <w14:solidFill>
              <w14:schemeClr w14:val="tx1"/>
            </w14:solidFill>
          </w14:textFill>
        </w:rPr>
      </w:pPr>
      <w:r>
        <w:rPr>
          <w:rFonts w:hint="eastAsia"/>
          <w:color w:val="000000" w:themeColor="text1"/>
          <w:lang w:val="zh-CN"/>
          <w14:textFill>
            <w14:solidFill>
              <w14:schemeClr w14:val="tx1"/>
            </w14:solidFill>
          </w14:textFill>
        </w:rPr>
        <w:t>3.4 报价文件初步评审</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3.4.1 评标委员会依据本章第2.1.1项、第2.1.3项规定的评审标准对入围第三阶段报价文件评审的投标人报价文件进行初步评审。有一项不符合评审标准的，评标委员会应否决其投标。</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3.4.2 初步评审时，评标委员会应对报价文件进行分析和整理工作（简称“清标”），从而发现并提取其中可能存在的对招标范围理解的偏差、投标报价的算术性错误、缺漏项、投标报价构成不合理、不平衡报价等存在明显异常的问题，并就这些问题整理形成清标成果。评标委员会对清标成果审议后，决定需要投标人进行澄清、说明的问题，向投标人发出问题澄清通知。清标工作可以使用计算机评标系统辅助评标委员会完成。</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3.4.3 清标的内容和步骤：</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（1）投标文件在符合性、响应性等方面存在的偏差；</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（2）投标文件存在的算术计算错误和修正结果；</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（3）在列出的所有偏差中，属于重大偏差的情形和相关依据；在列出的所有偏差中，属于细微偏差的情形；</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（4）评标委员会审核确认清标结果。</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3.4.4 除按照第二章“投标人须知”第1.12.3项、第1.12.4项对细微偏差进行处理外，对于其他细微偏差按照以下规定处理：</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（1）投标文件中填报的工程量清单报价书中的分部分项工程量清单项目名称、项目特征描述、计量单位及工程量等与招标人提供的工程量清单出现非实质性内容不一致时，以招标人提供的内容为准；</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（2）投标文件中填报的投标报价前后不一致时，以投标函填报的为准； </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（3）投标报价计算错误的修正：</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①投标文件中的大写金额与小写金额不一致的，以大写金额为准；</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②总价金额与依据单价计算出的结果不一致的，以单价金额为准修正总价，但单价金额小数点有明显错误的除外；</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③当单价与数量相乘不等于合价时，以单价计算为准，如果单价有明显的小数点位置差错，应以标出的合价为准，同时对单价予以修正；</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④当各子目的合价累计不等于总价时，应以各子目合价累计数为准，修正总价；</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⑤工程量清单报价表中综合单价与工程量清单项目综合单价分析表相对应综合单价不一致时，以工程量清单项目综合单价分析表中标出的综合单价为准，但综合单价金额有明显错误的除外。</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（4）投标报价存在细微偏差的，评标委员会按照以上原则对投标报价进行处理，并要求投标人澄清确认，投标人拒不澄清确认的，评标委员会应当否决其投标。</w:t>
      </w:r>
    </w:p>
    <w:p>
      <w:pPr>
        <w:pStyle w:val="194"/>
        <w:spacing w:before="240" w:after="240"/>
        <w:rPr>
          <w:color w:val="000000" w:themeColor="text1"/>
          <w:lang w:val="zh-CN"/>
          <w14:textFill>
            <w14:solidFill>
              <w14:schemeClr w14:val="tx1"/>
            </w14:solidFill>
          </w14:textFill>
        </w:rPr>
      </w:pPr>
      <w:r>
        <w:rPr>
          <w:rFonts w:hint="eastAsia"/>
          <w:color w:val="000000" w:themeColor="text1"/>
          <w:lang w:val="zh-CN"/>
          <w14:textFill>
            <w14:solidFill>
              <w14:schemeClr w14:val="tx1"/>
            </w14:solidFill>
          </w14:textFill>
        </w:rPr>
        <w:t>3.5 报价文件详细评审</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3.5.</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 xml:space="preserve"> 评标委员会按照本章第2.2.2（3）目规定的评审因素和分值对入围第三阶段报价文件评审且报价文件初步评审通过的投标人报价文件进行详细评审，计算出报价文件得分C；报价文件得分C保留小数点后两位，小数点后第三位“四舍五入”。</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3.5.2</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评标委员会发现投标人的报价明显低于其他投标报价，使得其投标报价可能低于其个别成本的，应当要求该投标人作出说明并提供相应的证明材料。投标人不能合理说明或者不能提供相应证明材料的，评标委员会应当认定该投标人以低于成本报价竞标，否决其投标。</w:t>
      </w:r>
    </w:p>
    <w:p>
      <w:pPr>
        <w:pStyle w:val="194"/>
        <w:spacing w:before="240" w:after="240"/>
        <w:rPr>
          <w:color w:val="000000" w:themeColor="text1"/>
          <w:lang w:val="zh-CN"/>
          <w14:textFill>
            <w14:solidFill>
              <w14:schemeClr w14:val="tx1"/>
            </w14:solidFill>
          </w14:textFill>
        </w:rPr>
      </w:pPr>
      <w:r>
        <w:rPr>
          <w:rFonts w:hint="eastAsia"/>
          <w:color w:val="000000" w:themeColor="text1"/>
          <w:lang w:val="zh-CN"/>
          <w14:textFill>
            <w14:solidFill>
              <w14:schemeClr w14:val="tx1"/>
            </w14:solidFill>
          </w14:textFill>
        </w:rPr>
        <w:t>3.6投标文件的澄清、说明或补正</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3.</w:t>
      </w:r>
      <w:r>
        <w:rPr>
          <w:rFonts w:hint="eastAsia"/>
          <w:color w:val="000000" w:themeColor="text1"/>
          <w14:textFill>
            <w14:solidFill>
              <w14:schemeClr w14:val="tx1"/>
            </w14:solidFill>
          </w14:textFill>
        </w:rPr>
        <w:t>6</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在评标过程中，评标委员会可以要求投标人对投标文件中含义不明确、对同类问题表述不一致或者有明显文字和计算错误的内容</w:t>
      </w:r>
      <w:r>
        <w:rPr>
          <w:rFonts w:hint="eastAsia"/>
          <w:color w:val="000000" w:themeColor="text1"/>
          <w14:textFill>
            <w14:solidFill>
              <w14:schemeClr w14:val="tx1"/>
            </w14:solidFill>
          </w14:textFill>
        </w:rPr>
        <w:t>作</w:t>
      </w:r>
      <w:r>
        <w:rPr>
          <w:color w:val="000000" w:themeColor="text1"/>
          <w14:textFill>
            <w14:solidFill>
              <w14:schemeClr w14:val="tx1"/>
            </w14:solidFill>
          </w14:textFill>
        </w:rPr>
        <w:t>必要的澄清、说明或补正。评标委员会不接受投标人主动提出的澄清、说明或补正。</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3.</w:t>
      </w:r>
      <w:r>
        <w:rPr>
          <w:rFonts w:hint="eastAsia"/>
          <w:color w:val="000000" w:themeColor="text1"/>
          <w14:textFill>
            <w14:solidFill>
              <w14:schemeClr w14:val="tx1"/>
            </w14:solidFill>
          </w14:textFill>
        </w:rPr>
        <w:t>6</w:t>
      </w:r>
      <w:r>
        <w:rPr>
          <w:color w:val="000000" w:themeColor="text1"/>
          <w14:textFill>
            <w14:solidFill>
              <w14:schemeClr w14:val="tx1"/>
            </w14:solidFill>
          </w14:textFill>
        </w:rPr>
        <w:t>.2</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澄清、说明或补正不得超出投标文件的范围且不得改变投标文件的实质性内容，并构成投标文件的组成部分。</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3.</w:t>
      </w:r>
      <w:r>
        <w:rPr>
          <w:rFonts w:hint="eastAsia"/>
          <w:color w:val="000000" w:themeColor="text1"/>
          <w14:textFill>
            <w14:solidFill>
              <w14:schemeClr w14:val="tx1"/>
            </w14:solidFill>
          </w14:textFill>
        </w:rPr>
        <w:t>6</w:t>
      </w:r>
      <w:r>
        <w:rPr>
          <w:color w:val="000000" w:themeColor="text1"/>
          <w14:textFill>
            <w14:solidFill>
              <w14:schemeClr w14:val="tx1"/>
            </w14:solidFill>
          </w14:textFill>
        </w:rPr>
        <w:t>.3</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评标委员会对投标人提交的澄清、说明或补正有疑问的，可以要求投标人进一步澄清、说明或补正，直至满足评标委员会的要求。</w:t>
      </w:r>
    </w:p>
    <w:p>
      <w:pPr>
        <w:pStyle w:val="194"/>
        <w:spacing w:before="240" w:after="240"/>
        <w:rPr>
          <w:color w:val="000000" w:themeColor="text1"/>
          <w:lang w:val="zh-CN"/>
          <w14:textFill>
            <w14:solidFill>
              <w14:schemeClr w14:val="tx1"/>
            </w14:solidFill>
          </w14:textFill>
        </w:rPr>
      </w:pPr>
      <w:r>
        <w:rPr>
          <w:rFonts w:hint="eastAsia"/>
          <w:color w:val="000000" w:themeColor="text1"/>
          <w14:textFill>
            <w14:solidFill>
              <w14:schemeClr w14:val="tx1"/>
            </w14:solidFill>
          </w14:textFill>
        </w:rPr>
        <w:t>3.7</w:t>
      </w:r>
      <w:r>
        <w:rPr>
          <w:rFonts w:hint="eastAsia"/>
          <w:color w:val="000000" w:themeColor="text1"/>
          <w:lang w:val="zh-CN"/>
          <w14:textFill>
            <w14:solidFill>
              <w14:schemeClr w14:val="tx1"/>
            </w14:solidFill>
          </w14:textFill>
        </w:rPr>
        <w:t>否决投标的情形</w:t>
      </w:r>
    </w:p>
    <w:p>
      <w:pPr>
        <w:ind w:firstLine="480"/>
        <w:jc w:val="left"/>
        <w:rPr>
          <w:color w:val="000000" w:themeColor="text1"/>
          <w14:textFill>
            <w14:solidFill>
              <w14:schemeClr w14:val="tx1"/>
            </w14:solidFill>
          </w14:textFill>
        </w:rPr>
      </w:pPr>
      <w:r>
        <w:rPr>
          <w:color w:val="000000" w:themeColor="text1"/>
          <w14:textFill>
            <w14:solidFill>
              <w14:schemeClr w14:val="tx1"/>
            </w14:solidFill>
          </w14:textFill>
        </w:rPr>
        <w:t>3.</w:t>
      </w:r>
      <w:r>
        <w:rPr>
          <w:rFonts w:hint="eastAsia"/>
          <w:color w:val="000000" w:themeColor="text1"/>
          <w14:textFill>
            <w14:solidFill>
              <w14:schemeClr w14:val="tx1"/>
            </w14:solidFill>
          </w14:textFill>
        </w:rPr>
        <w:t>7</w:t>
      </w:r>
      <w:r>
        <w:rPr>
          <w:color w:val="000000" w:themeColor="text1"/>
          <w14:textFill>
            <w14:solidFill>
              <w14:schemeClr w14:val="tx1"/>
            </w14:solidFill>
          </w14:textFill>
        </w:rPr>
        <w:t xml:space="preserve">.1 </w:t>
      </w:r>
      <w:r>
        <w:rPr>
          <w:rFonts w:hint="eastAsia"/>
          <w:color w:val="000000" w:themeColor="text1"/>
          <w14:textFill>
            <w14:solidFill>
              <w14:schemeClr w14:val="tx1"/>
            </w14:solidFill>
          </w14:textFill>
        </w:rPr>
        <w:t>投标人不符合本章第3.1款、第3.4款的，评标委员会应否决其投标。</w:t>
      </w:r>
    </w:p>
    <w:p>
      <w:pPr>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3.7.2 否决投标的其他情形，见评标办法前附表。</w:t>
      </w:r>
    </w:p>
    <w:p>
      <w:pPr>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3.7.3 投标人未通过本章第3.5.2项评审的，评标委员会应否决其投标。</w:t>
      </w:r>
    </w:p>
    <w:p>
      <w:pPr>
        <w:pStyle w:val="194"/>
        <w:spacing w:before="240" w:after="240"/>
        <w:rPr>
          <w:color w:val="000000" w:themeColor="text1"/>
          <w14:textFill>
            <w14:solidFill>
              <w14:schemeClr w14:val="tx1"/>
            </w14:solidFill>
          </w14:textFill>
        </w:rPr>
      </w:pPr>
      <w:r>
        <w:rPr>
          <w:rFonts w:hint="eastAsia"/>
          <w:color w:val="000000" w:themeColor="text1"/>
          <w14:textFill>
            <w14:solidFill>
              <w14:schemeClr w14:val="tx1"/>
            </w14:solidFill>
          </w14:textFill>
        </w:rPr>
        <w:t>3.8 评标结果</w:t>
      </w:r>
    </w:p>
    <w:p>
      <w:pPr>
        <w:ind w:firstLine="480"/>
        <w:rPr>
          <w:rFonts w:ascii="宋体" w:hAnsi="宋体"/>
          <w:color w:val="000000" w:themeColor="text1"/>
          <w14:textFill>
            <w14:solidFill>
              <w14:schemeClr w14:val="tx1"/>
            </w14:solidFill>
          </w14:textFill>
        </w:rPr>
      </w:pPr>
      <w:r>
        <w:rPr>
          <w:rFonts w:hint="eastAsia"/>
          <w:color w:val="000000" w:themeColor="text1"/>
          <w14:textFill>
            <w14:solidFill>
              <w14:schemeClr w14:val="tx1"/>
            </w14:solidFill>
          </w14:textFill>
        </w:rPr>
        <w:t>3.8.1</w:t>
      </w:r>
      <w:r>
        <w:rPr>
          <w:rFonts w:ascii="宋体" w:hAnsi="宋体"/>
          <w:color w:val="000000" w:themeColor="text1"/>
          <w14:textFill>
            <w14:solidFill>
              <w14:schemeClr w14:val="tx1"/>
            </w14:solidFill>
          </w14:textFill>
        </w:rPr>
        <w:t>评标委员会对拟推荐的中标候选人进行查询，存在投标人须知第1.4.4项规定情形的，不得推荐为中标候选人，查询要求如下：</w:t>
      </w:r>
    </w:p>
    <w:p>
      <w:pPr>
        <w:ind w:firstLine="480"/>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（1）评标委员会仅通过“国家企业信用信息公示系统”查询拟推荐中标候选人是否被列入严重违法失信名单，并将查询截图及查询结果在评标报告中予以记录；</w:t>
      </w:r>
    </w:p>
    <w:p>
      <w:pPr>
        <w:ind w:firstLine="480"/>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2）评标委员会仅通过“信用中国”查询拟推荐中标候选人是否被列为失信被执行人、确定为重大税收违法失信主体、列入拖欠农民工工资失信联合惩戒对象名单，并将查询截图及查询结果在评标报告中予以记录；</w:t>
      </w:r>
    </w:p>
    <w:p>
      <w:pPr>
        <w:ind w:firstLine="480"/>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w:t>（3）其他要求见投标人须知前附表第1.4.4（5）目。</w:t>
      </w:r>
    </w:p>
    <w:p>
      <w:pPr>
        <w:ind w:firstLine="480"/>
        <w:rPr>
          <w:color w:val="000000" w:themeColor="text1"/>
          <w14:textFill>
            <w14:solidFill>
              <w14:schemeClr w14:val="tx1"/>
            </w14:solidFill>
          </w14:textFill>
        </w:rPr>
      </w:pPr>
      <w:r>
        <w:rPr>
          <w:rFonts w:ascii="宋体" w:hAnsi="宋体"/>
          <w:color w:val="000000" w:themeColor="text1"/>
          <w14:textFill>
            <w14:solidFill>
              <w14:schemeClr w14:val="tx1"/>
            </w14:solidFill>
          </w14:textFill>
        </w:rPr>
        <w:t>除第二章投标人须知前附表授权直接确定中标人外，评标委员会按照评标办法的规定推荐中标候选人，并标明排列排序。</w:t>
      </w:r>
    </w:p>
    <w:p>
      <w:pPr>
        <w:ind w:firstLine="403"/>
        <w:rPr>
          <w:color w:val="000000" w:themeColor="text1"/>
          <w14:textFill>
            <w14:solidFill>
              <w14:schemeClr w14:val="tx1"/>
            </w14:solidFill>
          </w14:textFill>
        </w:rPr>
      </w:pPr>
      <w:r>
        <w:rPr>
          <w:rFonts w:hint="eastAsia"/>
          <w:color w:val="000000" w:themeColor="text1"/>
          <w14:textFill>
            <w14:solidFill>
              <w14:schemeClr w14:val="tx1"/>
            </w14:solidFill>
          </w14:textFill>
        </w:rPr>
        <w:t>3.8.2 拟推荐中标候选人的注册建造师专业、数量应满足相应建筑业企业资质标准要求，评标委员会在推荐中标候选人前，将对此进行核查，不满足要求的不得被推荐为中标候选人。具体见评标办法前附表。</w:t>
      </w:r>
    </w:p>
    <w:p>
      <w:pPr>
        <w:ind w:firstLine="403"/>
        <w:rPr>
          <w:color w:val="000000" w:themeColor="text1"/>
          <w14:textFill>
            <w14:solidFill>
              <w14:schemeClr w14:val="tx1"/>
            </w14:solidFill>
          </w14:textFill>
        </w:rPr>
      </w:pPr>
      <w:r>
        <w:rPr>
          <w:rFonts w:hint="eastAsia"/>
          <w:color w:val="000000" w:themeColor="text1"/>
          <w14:textFill>
            <w14:solidFill>
              <w14:schemeClr w14:val="tx1"/>
            </w14:solidFill>
          </w14:textFill>
        </w:rPr>
        <w:t>3.8.3 评标委员会完成评标后，应当向招标人提交评标报告。</w:t>
      </w:r>
    </w:p>
    <w:bookmarkEnd w:id="316"/>
    <w:bookmarkEnd w:id="317"/>
    <w:bookmarkEnd w:id="318"/>
    <w:p>
      <w:pPr>
        <w:pStyle w:val="2"/>
        <w:spacing w:before="240" w:beforeLines="100" w:after="240" w:afterLines="100"/>
        <w:jc w:val="center"/>
      </w:pPr>
      <w:r>
        <w:rPr>
          <w:color w:val="000000" w:themeColor="text1"/>
          <w14:textFill>
            <w14:solidFill>
              <w14:schemeClr w14:val="tx1"/>
            </w14:solidFill>
          </w14:textFill>
        </w:rPr>
        <w:br w:type="page"/>
      </w:r>
      <w:bookmarkStart w:id="351" w:name="_Toc300835031"/>
      <w:bookmarkStart w:id="352" w:name="_Toc144974831"/>
      <w:r>
        <w:rPr>
          <w:rFonts w:hint="eastAsia"/>
        </w:rPr>
        <w:t>第四章  合同条款及格式</w:t>
      </w:r>
      <w:r>
        <w:rPr>
          <w:rFonts w:hint="eastAsia" w:ascii="宋体" w:hAnsi="宋体"/>
          <w:bCs/>
          <w:color w:val="000000" w:themeColor="text1"/>
          <w14:textFill>
            <w14:solidFill>
              <w14:schemeClr w14:val="tx1"/>
            </w14:solidFill>
          </w14:textFill>
        </w:rPr>
        <w:t>（另册）</w:t>
      </w:r>
    </w:p>
    <w:p>
      <w:pPr>
        <w:pStyle w:val="3"/>
        <w:spacing w:before="240" w:after="240"/>
        <w:jc w:val="center"/>
        <w:rPr>
          <w:rFonts w:cs="宋体"/>
        </w:rPr>
      </w:pPr>
      <w:r>
        <w:rPr>
          <w:rFonts w:ascii="Times New Roman" w:hAnsi="Times New Roman"/>
        </w:rPr>
        <w:br w:type="page"/>
      </w:r>
    </w:p>
    <w:bookmarkEnd w:id="351"/>
    <w:bookmarkEnd w:id="352"/>
    <w:p>
      <w:pPr>
        <w:pStyle w:val="192"/>
        <w:spacing w:before="240" w:after="240"/>
        <w:rPr>
          <w:color w:val="000000" w:themeColor="text1"/>
          <w14:textFill>
            <w14:solidFill>
              <w14:schemeClr w14:val="tx1"/>
            </w14:solidFill>
          </w14:textFill>
        </w:rPr>
      </w:pPr>
      <w:bookmarkStart w:id="353" w:name="_Toc144974851"/>
      <w:bookmarkStart w:id="354" w:name="_Toc152042571"/>
      <w:bookmarkStart w:id="355" w:name="_Toc152045782"/>
      <w:bookmarkStart w:id="356" w:name="_Toc247514233"/>
      <w:bookmarkStart w:id="357" w:name="_Toc247527820"/>
      <w:bookmarkStart w:id="358" w:name="_Toc13928585"/>
      <w:bookmarkStart w:id="359" w:name="_Toc10488"/>
      <w:r>
        <w:rPr>
          <w:rFonts w:hint="eastAsia" w:ascii="宋体" w:hAnsi="宋体"/>
          <w:bCs w:val="0"/>
          <w:color w:val="000000" w:themeColor="text1"/>
          <w14:textFill>
            <w14:solidFill>
              <w14:schemeClr w14:val="tx1"/>
            </w14:solidFill>
          </w14:textFill>
        </w:rPr>
        <w:t xml:space="preserve">第五章  </w:t>
      </w:r>
      <w:bookmarkEnd w:id="353"/>
      <w:bookmarkEnd w:id="354"/>
      <w:bookmarkEnd w:id="355"/>
      <w:bookmarkEnd w:id="356"/>
      <w:bookmarkEnd w:id="357"/>
      <w:r>
        <w:rPr>
          <w:rFonts w:hint="eastAsia" w:ascii="宋体" w:hAnsi="宋体"/>
          <w:bCs w:val="0"/>
          <w:color w:val="000000" w:themeColor="text1"/>
          <w14:textFill>
            <w14:solidFill>
              <w14:schemeClr w14:val="tx1"/>
            </w14:solidFill>
          </w14:textFill>
        </w:rPr>
        <w:t>发包人要求</w:t>
      </w:r>
      <w:bookmarkEnd w:id="358"/>
      <w:bookmarkEnd w:id="359"/>
      <w:r>
        <w:rPr>
          <w:rFonts w:hint="eastAsia" w:ascii="宋体" w:hAnsi="宋体"/>
          <w:bCs w:val="0"/>
          <w:color w:val="000000" w:themeColor="text1"/>
          <w14:textFill>
            <w14:solidFill>
              <w14:schemeClr w14:val="tx1"/>
            </w14:solidFill>
          </w14:textFill>
        </w:rPr>
        <w:t>（另册）</w:t>
      </w:r>
    </w:p>
    <w:p>
      <w:pPr>
        <w:pStyle w:val="2"/>
        <w:jc w:val="center"/>
        <w:rPr>
          <w:vanish/>
        </w:rPr>
      </w:pPr>
    </w:p>
    <w:p>
      <w:pPr>
        <w:pStyle w:val="192"/>
        <w:spacing w:before="240" w:after="240"/>
      </w:pPr>
      <w:bookmarkStart w:id="360" w:name="_Toc13928586"/>
      <w:bookmarkStart w:id="361" w:name="_Toc3397"/>
      <w:r>
        <w:rPr>
          <w:rFonts w:hint="eastAsia" w:ascii="宋体" w:hAnsi="宋体"/>
          <w:bCs w:val="0"/>
          <w:color w:val="000000" w:themeColor="text1"/>
          <w14:textFill>
            <w14:solidFill>
              <w14:schemeClr w14:val="tx1"/>
            </w14:solidFill>
          </w14:textFill>
        </w:rPr>
        <w:t>第六章  发包人提供的资料</w:t>
      </w:r>
      <w:bookmarkEnd w:id="360"/>
      <w:bookmarkEnd w:id="361"/>
      <w:r>
        <w:rPr>
          <w:rFonts w:hint="eastAsia" w:ascii="宋体" w:hAnsi="宋体"/>
          <w:bCs w:val="0"/>
          <w:color w:val="000000" w:themeColor="text1"/>
          <w14:textFill>
            <w14:solidFill>
              <w14:schemeClr w14:val="tx1"/>
            </w14:solidFill>
          </w14:textFill>
        </w:rPr>
        <w:t>（另册）</w:t>
      </w:r>
    </w:p>
    <w:p>
      <w:pPr>
        <w:pStyle w:val="192"/>
        <w:spacing w:before="240" w:after="240"/>
        <w:rPr>
          <w:rFonts w:eastAsia="黑体"/>
          <w:b w:val="0"/>
          <w:color w:val="000000" w:themeColor="text1"/>
          <w14:textFill>
            <w14:solidFill>
              <w14:schemeClr w14:val="tx1"/>
            </w14:solidFill>
          </w14:textFill>
        </w:rPr>
      </w:pPr>
      <w:bookmarkStart w:id="362" w:name="_Toc13741"/>
      <w:r>
        <w:rPr>
          <w:rFonts w:hint="eastAsia" w:ascii="宋体" w:hAnsi="宋体"/>
          <w:bCs w:val="0"/>
          <w:color w:val="000000" w:themeColor="text1"/>
          <w14:textFill>
            <w14:solidFill>
              <w14:schemeClr w14:val="tx1"/>
            </w14:solidFill>
          </w14:textFill>
        </w:rPr>
        <w:t>第七章  投标文件格式</w:t>
      </w:r>
      <w:bookmarkEnd w:id="362"/>
    </w:p>
    <w:p>
      <w:pPr>
        <w:jc w:val="center"/>
        <w:rPr>
          <w:rFonts w:eastAsia="黑体"/>
          <w:color w:val="000000" w:themeColor="text1"/>
          <w:sz w:val="32"/>
          <w:szCs w:val="32"/>
          <w14:textFill>
            <w14:solidFill>
              <w14:schemeClr w14:val="tx1"/>
            </w14:solidFill>
          </w14:textFill>
        </w:rPr>
      </w:pPr>
    </w:p>
    <w:p>
      <w:pPr>
        <w:jc w:val="center"/>
        <w:rPr>
          <w:rFonts w:eastAsia="黑体"/>
          <w:color w:val="000000" w:themeColor="text1"/>
          <w:sz w:val="32"/>
          <w:szCs w:val="32"/>
          <w14:textFill>
            <w14:solidFill>
              <w14:schemeClr w14:val="tx1"/>
            </w14:solidFill>
          </w14:textFill>
        </w:rPr>
      </w:pPr>
    </w:p>
    <w:p>
      <w:pPr>
        <w:jc w:val="center"/>
        <w:rPr>
          <w:rFonts w:ascii="宋体" w:hAnsi="宋体"/>
          <w:color w:val="000000" w:themeColor="text1"/>
          <w:sz w:val="44"/>
          <w:szCs w:val="44"/>
          <w14:textFill>
            <w14:solidFill>
              <w14:schemeClr w14:val="tx1"/>
            </w14:solidFill>
          </w14:textFill>
        </w:rPr>
      </w:pPr>
      <w:r>
        <w:rPr>
          <w:rFonts w:eastAsia="黑体"/>
          <w:color w:val="000000" w:themeColor="text1"/>
          <w:sz w:val="32"/>
          <w:szCs w:val="32"/>
          <w14:textFill>
            <w14:solidFill>
              <w14:schemeClr w14:val="tx1"/>
            </w14:solidFill>
          </w14:textFill>
        </w:rPr>
        <w:br w:type="page"/>
      </w:r>
    </w:p>
    <w:p>
      <w:pPr>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u w:val="single"/>
          <w14:textFill>
            <w14:solidFill>
              <w14:schemeClr w14:val="tx1"/>
            </w14:solidFill>
          </w14:textFill>
        </w:rPr>
        <w:t xml:space="preserve"> XXXXXXXXXXXXXXXXXX（招标项目名称）</w:t>
      </w:r>
      <w:r>
        <w:rPr>
          <w:rFonts w:hint="eastAsia"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u w:val="single"/>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标段招标</w:t>
      </w:r>
    </w:p>
    <w:p>
      <w:pPr>
        <w:jc w:val="center"/>
        <w:rPr>
          <w:rFonts w:eastAsia="黑体"/>
          <w:color w:val="000000" w:themeColor="text1"/>
          <w:sz w:val="28"/>
          <w:szCs w:val="28"/>
          <w14:textFill>
            <w14:solidFill>
              <w14:schemeClr w14:val="tx1"/>
            </w14:solidFill>
          </w14:textFill>
        </w:rPr>
      </w:pPr>
    </w:p>
    <w:p>
      <w:pPr>
        <w:jc w:val="center"/>
        <w:rPr>
          <w:rFonts w:eastAsia="黑体"/>
          <w:color w:val="000000" w:themeColor="text1"/>
          <w:sz w:val="28"/>
          <w:szCs w:val="28"/>
          <w14:textFill>
            <w14:solidFill>
              <w14:schemeClr w14:val="tx1"/>
            </w14:solidFill>
          </w14:textFill>
        </w:rPr>
      </w:pPr>
    </w:p>
    <w:p>
      <w:pPr>
        <w:pStyle w:val="193"/>
        <w:spacing w:before="240" w:after="240"/>
        <w:jc w:val="center"/>
        <w:rPr>
          <w:b w:val="0"/>
          <w:bCs w:val="0"/>
          <w:color w:val="000000" w:themeColor="text1"/>
          <w:sz w:val="44"/>
          <w:szCs w:val="44"/>
          <w14:textFill>
            <w14:solidFill>
              <w14:schemeClr w14:val="tx1"/>
            </w14:solidFill>
          </w14:textFill>
        </w:rPr>
      </w:pPr>
      <w:bookmarkStart w:id="363" w:name="_Toc19131"/>
      <w:bookmarkStart w:id="364" w:name="_Toc15587"/>
      <w:bookmarkStart w:id="365" w:name="_Toc26391"/>
      <w:r>
        <w:rPr>
          <w:rFonts w:hint="eastAsia"/>
          <w:b w:val="0"/>
          <w:bCs w:val="0"/>
          <w:color w:val="000000" w:themeColor="text1"/>
          <w:sz w:val="44"/>
          <w:szCs w:val="44"/>
          <w14:textFill>
            <w14:solidFill>
              <w14:schemeClr w14:val="tx1"/>
            </w14:solidFill>
          </w14:textFill>
        </w:rPr>
        <w:t>投标文件</w:t>
      </w:r>
      <w:bookmarkEnd w:id="363"/>
      <w:bookmarkEnd w:id="364"/>
    </w:p>
    <w:p>
      <w:pPr>
        <w:pStyle w:val="193"/>
        <w:spacing w:before="240" w:after="240"/>
        <w:jc w:val="center"/>
        <w:rPr>
          <w:b w:val="0"/>
          <w:bCs w:val="0"/>
          <w:color w:val="000000" w:themeColor="text1"/>
          <w14:textFill>
            <w14:solidFill>
              <w14:schemeClr w14:val="tx1"/>
            </w14:solidFill>
          </w14:textFill>
        </w:rPr>
      </w:pPr>
      <w:bookmarkStart w:id="366" w:name="_Toc1733"/>
      <w:bookmarkStart w:id="367" w:name="_Toc31698"/>
      <w:bookmarkStart w:id="368" w:name="_Toc21294"/>
      <w:bookmarkStart w:id="369" w:name="_Toc29727"/>
      <w:bookmarkStart w:id="370" w:name="_Toc30254"/>
      <w:r>
        <w:rPr>
          <w:rFonts w:hint="eastAsia"/>
          <w:b w:val="0"/>
          <w:bCs w:val="0"/>
          <w:color w:val="000000" w:themeColor="text1"/>
          <w14:textFill>
            <w14:solidFill>
              <w14:schemeClr w14:val="tx1"/>
            </w14:solidFill>
          </w14:textFill>
        </w:rPr>
        <w:t>（商务文件）</w:t>
      </w:r>
      <w:bookmarkEnd w:id="365"/>
      <w:bookmarkEnd w:id="366"/>
      <w:bookmarkEnd w:id="367"/>
      <w:bookmarkEnd w:id="368"/>
      <w:bookmarkEnd w:id="369"/>
      <w:bookmarkEnd w:id="370"/>
    </w:p>
    <w:p>
      <w:pPr>
        <w:jc w:val="center"/>
        <w:rPr>
          <w:rFonts w:eastAsia="黑体"/>
          <w:color w:val="000000" w:themeColor="text1"/>
          <w:sz w:val="32"/>
          <w:szCs w:val="32"/>
          <w14:textFill>
            <w14:solidFill>
              <w14:schemeClr w14:val="tx1"/>
            </w14:solidFill>
          </w14:textFill>
        </w:rPr>
      </w:pPr>
    </w:p>
    <w:p>
      <w:pPr>
        <w:jc w:val="center"/>
        <w:rPr>
          <w:rFonts w:eastAsia="黑体"/>
          <w:color w:val="000000" w:themeColor="text1"/>
          <w:sz w:val="32"/>
          <w:szCs w:val="32"/>
          <w14:textFill>
            <w14:solidFill>
              <w14:schemeClr w14:val="tx1"/>
            </w14:solidFill>
          </w14:textFill>
        </w:rPr>
      </w:pPr>
    </w:p>
    <w:p>
      <w:pPr>
        <w:jc w:val="center"/>
        <w:rPr>
          <w:rFonts w:eastAsia="黑体"/>
          <w:color w:val="000000" w:themeColor="text1"/>
          <w:sz w:val="32"/>
          <w:szCs w:val="32"/>
          <w14:textFill>
            <w14:solidFill>
              <w14:schemeClr w14:val="tx1"/>
            </w14:solidFill>
          </w14:textFill>
        </w:rPr>
      </w:pPr>
    </w:p>
    <w:p>
      <w:pPr>
        <w:rPr>
          <w:rFonts w:eastAsia="黑体"/>
          <w:color w:val="000000" w:themeColor="text1"/>
          <w:sz w:val="32"/>
          <w:szCs w:val="32"/>
          <w14:textFill>
            <w14:solidFill>
              <w14:schemeClr w14:val="tx1"/>
            </w14:solidFill>
          </w14:textFill>
        </w:rPr>
      </w:pPr>
    </w:p>
    <w:p>
      <w:pPr>
        <w:jc w:val="center"/>
        <w:rPr>
          <w:rFonts w:eastAsia="黑体"/>
          <w:color w:val="000000" w:themeColor="text1"/>
          <w:sz w:val="32"/>
          <w:szCs w:val="32"/>
          <w14:textFill>
            <w14:solidFill>
              <w14:schemeClr w14:val="tx1"/>
            </w14:solidFill>
          </w14:textFill>
        </w:rPr>
      </w:pPr>
    </w:p>
    <w:p>
      <w:pPr>
        <w:jc w:val="center"/>
        <w:rPr>
          <w:rFonts w:eastAsia="黑体"/>
          <w:color w:val="000000" w:themeColor="text1"/>
          <w:sz w:val="32"/>
          <w:szCs w:val="32"/>
          <w14:textFill>
            <w14:solidFill>
              <w14:schemeClr w14:val="tx1"/>
            </w14:solidFill>
          </w14:textFill>
        </w:rPr>
      </w:pPr>
    </w:p>
    <w:p>
      <w:pPr>
        <w:jc w:val="center"/>
        <w:rPr>
          <w:rFonts w:eastAsia="黑体"/>
          <w:color w:val="000000" w:themeColor="text1"/>
          <w:sz w:val="32"/>
          <w:szCs w:val="32"/>
          <w14:textFill>
            <w14:solidFill>
              <w14:schemeClr w14:val="tx1"/>
            </w14:solidFill>
          </w14:textFill>
        </w:rPr>
      </w:pPr>
    </w:p>
    <w:p>
      <w:pPr>
        <w:jc w:val="center"/>
        <w:rPr>
          <w:rFonts w:eastAsia="黑体"/>
          <w:color w:val="000000" w:themeColor="text1"/>
          <w:sz w:val="32"/>
          <w:szCs w:val="32"/>
          <w14:textFill>
            <w14:solidFill>
              <w14:schemeClr w14:val="tx1"/>
            </w14:solidFill>
          </w14:textFill>
        </w:rPr>
      </w:pPr>
    </w:p>
    <w:p>
      <w:pPr>
        <w:jc w:val="center"/>
        <w:rPr>
          <w:rFonts w:eastAsia="黑体"/>
          <w:color w:val="000000" w:themeColor="text1"/>
          <w:sz w:val="32"/>
          <w:szCs w:val="32"/>
          <w14:textFill>
            <w14:solidFill>
              <w14:schemeClr w14:val="tx1"/>
            </w14:solidFill>
          </w14:textFill>
        </w:rPr>
      </w:pPr>
    </w:p>
    <w:p>
      <w:pPr>
        <w:jc w:val="center"/>
        <w:rPr>
          <w:rFonts w:eastAsia="黑体"/>
          <w:color w:val="000000" w:themeColor="text1"/>
          <w:sz w:val="32"/>
          <w:szCs w:val="32"/>
          <w14:textFill>
            <w14:solidFill>
              <w14:schemeClr w14:val="tx1"/>
            </w14:solidFill>
          </w14:textFill>
        </w:rPr>
      </w:pPr>
    </w:p>
    <w:p>
      <w:pPr>
        <w:jc w:val="center"/>
        <w:rPr>
          <w:rFonts w:eastAsia="黑体"/>
          <w:color w:val="000000" w:themeColor="text1"/>
          <w:sz w:val="32"/>
          <w:szCs w:val="32"/>
          <w14:textFill>
            <w14:solidFill>
              <w14:schemeClr w14:val="tx1"/>
            </w14:solidFill>
          </w14:textFill>
        </w:rPr>
      </w:pPr>
    </w:p>
    <w:p>
      <w:pPr>
        <w:jc w:val="center"/>
        <w:rPr>
          <w:rFonts w:eastAsia="黑体"/>
          <w:color w:val="000000" w:themeColor="text1"/>
          <w:sz w:val="28"/>
          <w:szCs w:val="28"/>
          <w14:textFill>
            <w14:solidFill>
              <w14:schemeClr w14:val="tx1"/>
            </w14:solidFill>
          </w14:textFill>
        </w:rPr>
      </w:pPr>
      <w:r>
        <w:rPr>
          <w:rFonts w:hint="eastAsia" w:eastAsia="黑体"/>
          <w:color w:val="000000" w:themeColor="text1"/>
          <w:sz w:val="28"/>
          <w:szCs w:val="28"/>
          <w14:textFill>
            <w14:solidFill>
              <w14:schemeClr w14:val="tx1"/>
            </w14:solidFill>
          </w14:textFill>
        </w:rPr>
        <w:t>投标人：</w:t>
      </w:r>
      <w:r>
        <w:rPr>
          <w:rFonts w:hint="eastAsia" w:eastAsia="黑体"/>
          <w:color w:val="000000" w:themeColor="text1"/>
          <w:sz w:val="28"/>
          <w:szCs w:val="28"/>
          <w:u w:val="single"/>
          <w14:textFill>
            <w14:solidFill>
              <w14:schemeClr w14:val="tx1"/>
            </w14:solidFill>
          </w14:textFill>
        </w:rPr>
        <w:t xml:space="preserve">                               </w:t>
      </w:r>
      <w:r>
        <w:rPr>
          <w:rFonts w:hint="eastAsia" w:eastAsia="黑体"/>
          <w:color w:val="000000" w:themeColor="text1"/>
          <w:sz w:val="28"/>
          <w:szCs w:val="28"/>
          <w14:textFill>
            <w14:solidFill>
              <w14:schemeClr w14:val="tx1"/>
            </w14:solidFill>
          </w14:textFill>
        </w:rPr>
        <w:t>（盖单位章）</w:t>
      </w:r>
    </w:p>
    <w:p>
      <w:pPr>
        <w:jc w:val="center"/>
        <w:rPr>
          <w:rFonts w:eastAsia="黑体"/>
          <w:color w:val="000000" w:themeColor="text1"/>
          <w:sz w:val="28"/>
          <w:szCs w:val="28"/>
          <w14:textFill>
            <w14:solidFill>
              <w14:schemeClr w14:val="tx1"/>
            </w14:solidFill>
          </w14:textFill>
        </w:rPr>
      </w:pPr>
    </w:p>
    <w:p>
      <w:pPr>
        <w:jc w:val="center"/>
        <w:rPr>
          <w:rFonts w:eastAsia="黑体"/>
          <w:color w:val="000000" w:themeColor="text1"/>
          <w:sz w:val="28"/>
          <w:szCs w:val="28"/>
          <w14:textFill>
            <w14:solidFill>
              <w14:schemeClr w14:val="tx1"/>
            </w14:solidFill>
          </w14:textFill>
        </w:rPr>
      </w:pPr>
      <w:r>
        <w:rPr>
          <w:rFonts w:hint="eastAsia" w:eastAsia="黑体"/>
          <w:color w:val="000000" w:themeColor="text1"/>
          <w:sz w:val="28"/>
          <w:szCs w:val="28"/>
          <w:u w:val="single"/>
          <w14:textFill>
            <w14:solidFill>
              <w14:schemeClr w14:val="tx1"/>
            </w14:solidFill>
          </w14:textFill>
        </w:rPr>
        <w:t xml:space="preserve">    </w:t>
      </w:r>
      <w:r>
        <w:rPr>
          <w:rFonts w:hint="eastAsia" w:eastAsia="黑体"/>
          <w:color w:val="000000" w:themeColor="text1"/>
          <w:sz w:val="28"/>
          <w:szCs w:val="28"/>
          <w14:textFill>
            <w14:solidFill>
              <w14:schemeClr w14:val="tx1"/>
            </w14:solidFill>
          </w14:textFill>
        </w:rPr>
        <w:t>年</w:t>
      </w:r>
      <w:r>
        <w:rPr>
          <w:rFonts w:hint="eastAsia" w:eastAsia="黑体"/>
          <w:color w:val="000000" w:themeColor="text1"/>
          <w:sz w:val="28"/>
          <w:szCs w:val="28"/>
          <w:u w:val="single"/>
          <w14:textFill>
            <w14:solidFill>
              <w14:schemeClr w14:val="tx1"/>
            </w14:solidFill>
          </w14:textFill>
        </w:rPr>
        <w:t xml:space="preserve">   </w:t>
      </w:r>
      <w:r>
        <w:rPr>
          <w:rFonts w:hint="eastAsia" w:eastAsia="黑体"/>
          <w:color w:val="000000" w:themeColor="text1"/>
          <w:sz w:val="28"/>
          <w:szCs w:val="28"/>
          <w14:textFill>
            <w14:solidFill>
              <w14:schemeClr w14:val="tx1"/>
            </w14:solidFill>
          </w14:textFill>
        </w:rPr>
        <w:t>月</w:t>
      </w:r>
      <w:r>
        <w:rPr>
          <w:rFonts w:hint="eastAsia" w:eastAsia="黑体"/>
          <w:color w:val="000000" w:themeColor="text1"/>
          <w:sz w:val="28"/>
          <w:szCs w:val="28"/>
          <w:u w:val="single"/>
          <w14:textFill>
            <w14:solidFill>
              <w14:schemeClr w14:val="tx1"/>
            </w14:solidFill>
          </w14:textFill>
        </w:rPr>
        <w:t xml:space="preserve">   </w:t>
      </w:r>
      <w:r>
        <w:rPr>
          <w:rFonts w:hint="eastAsia" w:eastAsia="黑体"/>
          <w:color w:val="000000" w:themeColor="text1"/>
          <w:sz w:val="28"/>
          <w:szCs w:val="28"/>
          <w14:textFill>
            <w14:solidFill>
              <w14:schemeClr w14:val="tx1"/>
            </w14:solidFill>
          </w14:textFill>
        </w:rPr>
        <w:t>日</w:t>
      </w:r>
    </w:p>
    <w:p>
      <w:pPr>
        <w:jc w:val="center"/>
        <w:rPr>
          <w:rFonts w:eastAsia="黑体"/>
          <w:color w:val="000000" w:themeColor="text1"/>
          <w:sz w:val="28"/>
          <w:szCs w:val="28"/>
          <w14:textFill>
            <w14:solidFill>
              <w14:schemeClr w14:val="tx1"/>
            </w14:solidFill>
          </w14:textFill>
        </w:rPr>
      </w:pPr>
      <w:r>
        <w:rPr>
          <w:rFonts w:eastAsia="黑体"/>
          <w:color w:val="000000" w:themeColor="text1"/>
          <w:sz w:val="28"/>
          <w:szCs w:val="28"/>
          <w14:textFill>
            <w14:solidFill>
              <w14:schemeClr w14:val="tx1"/>
            </w14:solidFill>
          </w14:textFill>
        </w:rPr>
        <w:br w:type="page"/>
      </w:r>
      <w:r>
        <w:rPr>
          <w:rFonts w:hint="eastAsia" w:eastAsia="黑体"/>
          <w:color w:val="000000" w:themeColor="text1"/>
          <w:sz w:val="28"/>
          <w:szCs w:val="28"/>
          <w14:textFill>
            <w14:solidFill>
              <w14:schemeClr w14:val="tx1"/>
            </w14:solidFill>
          </w14:textFill>
        </w:rPr>
        <w:t>目  录</w:t>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一、投标函</w:t>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二、法定代表人身份证明或授权委托书</w:t>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三、联合体协议书（如有）</w:t>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四、投标保证金</w:t>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五、项目管理机构</w:t>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六、拟分包项目情况表</w:t>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七、资格审查资料</w:t>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八、商务文件详细评审资料</w:t>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九、诚信投标承诺书</w:t>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十、其他材料</w:t>
      </w:r>
    </w:p>
    <w:p>
      <w:pPr>
        <w:pStyle w:val="194"/>
        <w:spacing w:before="240" w:after="240"/>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szCs w:val="21"/>
          <w14:textFill>
            <w14:solidFill>
              <w14:schemeClr w14:val="tx1"/>
            </w14:solidFill>
          </w14:textFill>
        </w:rPr>
        <w:br w:type="page"/>
      </w:r>
      <w:bookmarkStart w:id="371" w:name="_Toc460227108"/>
      <w:bookmarkStart w:id="372" w:name="_Toc224103496"/>
      <w:bookmarkStart w:id="373" w:name="_Toc390411621"/>
      <w:bookmarkStart w:id="374" w:name="_Toc460660223"/>
      <w:bookmarkStart w:id="375" w:name="_Toc421917001"/>
      <w:r>
        <w:rPr>
          <w:rStyle w:val="198"/>
          <w:rFonts w:hint="eastAsia" w:ascii="Times New Roman" w:hAnsi="Times New Roman"/>
          <w:bCs w:val="0"/>
          <w:color w:val="000000" w:themeColor="text1"/>
          <w14:textFill>
            <w14:solidFill>
              <w14:schemeClr w14:val="tx1"/>
            </w14:solidFill>
          </w14:textFill>
        </w:rPr>
        <w:t>一、投标函</w:t>
      </w:r>
    </w:p>
    <w:p>
      <w:pPr>
        <w:rPr>
          <w:color w:val="000000" w:themeColor="text1"/>
          <w:szCs w:val="22"/>
          <w:u w:val="single"/>
          <w14:textFill>
            <w14:solidFill>
              <w14:schemeClr w14:val="tx1"/>
            </w14:solidFill>
          </w14:textFill>
        </w:rPr>
      </w:pPr>
      <w:r>
        <w:rPr>
          <w:rFonts w:hint="eastAsia"/>
          <w:bCs/>
          <w:color w:val="000000" w:themeColor="text1"/>
          <w14:textFill>
            <w14:solidFill>
              <w14:schemeClr w14:val="tx1"/>
            </w14:solidFill>
          </w14:textFill>
        </w:rPr>
        <w:t>致：</w:t>
      </w:r>
      <w:r>
        <w:rPr>
          <w:rFonts w:hint="eastAsia"/>
          <w:bCs/>
          <w:color w:val="000000" w:themeColor="text1"/>
          <w:u w:val="single"/>
          <w14:textFill>
            <w14:solidFill>
              <w14:schemeClr w14:val="tx1"/>
            </w14:solidFill>
          </w14:textFill>
        </w:rPr>
        <w:t>（招标人）</w:t>
      </w:r>
    </w:p>
    <w:p>
      <w:pPr>
        <w:tabs>
          <w:tab w:val="left" w:pos="7560"/>
        </w:tabs>
        <w:spacing w:before="48" w:after="48"/>
        <w:ind w:firstLine="480"/>
        <w:jc w:val="left"/>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1.我方已仔细研究</w:t>
      </w:r>
      <w:r>
        <w:rPr>
          <w:color w:val="000000" w:themeColor="text1"/>
          <w:szCs w:val="22"/>
          <w:u w:val="single"/>
          <w14:textFill>
            <w14:solidFill>
              <w14:schemeClr w14:val="tx1"/>
            </w14:solidFill>
          </w14:textFill>
        </w:rPr>
        <w:t xml:space="preserve">     </w:t>
      </w:r>
      <w:r>
        <w:rPr>
          <w:rFonts w:hint="eastAsia"/>
          <w:color w:val="000000" w:themeColor="text1"/>
          <w:szCs w:val="22"/>
          <w:u w:val="single"/>
          <w14:textFill>
            <w14:solidFill>
              <w14:schemeClr w14:val="tx1"/>
            </w14:solidFill>
          </w14:textFill>
        </w:rPr>
        <w:t xml:space="preserve">（招标项目名称） </w:t>
      </w:r>
      <w:r>
        <w:rPr>
          <w:rFonts w:hint="eastAsia"/>
          <w:color w:val="000000" w:themeColor="text1"/>
          <w:szCs w:val="22"/>
          <w14:textFill>
            <w14:solidFill>
              <w14:schemeClr w14:val="tx1"/>
            </w14:solidFill>
          </w14:textFill>
        </w:rPr>
        <w:t xml:space="preserve"> 招标文件的全部内容，在考察工程现场后，愿以</w:t>
      </w:r>
      <w:r>
        <w:rPr>
          <w:rFonts w:hint="eastAsia"/>
          <w:color w:val="000000" w:themeColor="text1"/>
          <w:szCs w:val="21"/>
          <w:u w:val="single"/>
          <w14:textFill>
            <w14:solidFill>
              <w14:schemeClr w14:val="tx1"/>
            </w14:solidFill>
          </w14:textFill>
        </w:rPr>
        <w:t>报价文件投标函中</w:t>
      </w:r>
      <w:r>
        <w:rPr>
          <w:rFonts w:hint="eastAsia"/>
          <w:color w:val="000000" w:themeColor="text1"/>
          <w:szCs w:val="22"/>
          <w:u w:val="single"/>
          <w14:textFill>
            <w14:solidFill>
              <w14:schemeClr w14:val="tx1"/>
            </w14:solidFill>
          </w14:textFill>
        </w:rPr>
        <w:t>的</w:t>
      </w:r>
      <w:r>
        <w:rPr>
          <w:rFonts w:hint="eastAsia"/>
          <w:color w:val="000000" w:themeColor="text1"/>
          <w:szCs w:val="22"/>
          <w14:textFill>
            <w14:solidFill>
              <w14:schemeClr w14:val="tx1"/>
            </w14:solidFill>
          </w14:textFill>
        </w:rPr>
        <w:t>投标总报价，按照合同约定实施和完成承包工程，修补工程中的任何缺陷。</w:t>
      </w:r>
    </w:p>
    <w:p>
      <w:pPr>
        <w:tabs>
          <w:tab w:val="left" w:pos="7560"/>
        </w:tabs>
        <w:spacing w:before="48" w:after="48"/>
        <w:ind w:firstLine="480"/>
        <w:jc w:val="left"/>
        <w:rPr>
          <w:color w:val="000000" w:themeColor="text1"/>
          <w14:textFill>
            <w14:solidFill>
              <w14:schemeClr w14:val="tx1"/>
            </w14:solidFill>
          </w14:textFill>
        </w:rPr>
      </w:pPr>
      <w:r>
        <w:rPr>
          <w:color w:val="000000" w:themeColor="text1"/>
          <w14:textFill>
            <w14:solidFill>
              <w14:schemeClr w14:val="tx1"/>
            </w14:solidFill>
          </w14:textFill>
        </w:rPr>
        <w:t>2.我方响应招标文件规定的投标有效期，并承诺在投标有效期内不撤销投标文件。</w:t>
      </w:r>
    </w:p>
    <w:p>
      <w:pPr>
        <w:tabs>
          <w:tab w:val="left" w:pos="7560"/>
        </w:tabs>
        <w:spacing w:before="48" w:after="48"/>
        <w:ind w:firstLine="480"/>
        <w:jc w:val="left"/>
        <w:rPr>
          <w:color w:val="000000" w:themeColor="text1"/>
          <w14:textFill>
            <w14:solidFill>
              <w14:schemeClr w14:val="tx1"/>
            </w14:solidFill>
          </w14:textFill>
        </w:rPr>
      </w:pPr>
      <w:r>
        <w:rPr>
          <w:color w:val="000000" w:themeColor="text1"/>
          <w14:textFill>
            <w14:solidFill>
              <w14:schemeClr w14:val="tx1"/>
            </w14:solidFill>
          </w14:textFill>
        </w:rPr>
        <w:t>3.质量标准：</w:t>
      </w:r>
      <w:r>
        <w:rPr>
          <w:color w:val="000000" w:themeColor="text1"/>
          <w:u w:val="single"/>
          <w14:textFill>
            <w14:solidFill>
              <w14:schemeClr w14:val="tx1"/>
            </w14:solidFill>
          </w14:textFill>
        </w:rPr>
        <w:t>        </w:t>
      </w:r>
      <w:r>
        <w:rPr>
          <w:color w:val="000000" w:themeColor="text1"/>
          <w14:textFill>
            <w14:solidFill>
              <w14:schemeClr w14:val="tx1"/>
            </w14:solidFill>
          </w14:textFill>
        </w:rPr>
        <w:t>；工期：</w:t>
      </w:r>
      <w:r>
        <w:rPr>
          <w:color w:val="000000" w:themeColor="text1"/>
          <w:u w:val="single"/>
          <w14:textFill>
            <w14:solidFill>
              <w14:schemeClr w14:val="tx1"/>
            </w14:solidFill>
          </w14:textFill>
        </w:rPr>
        <w:t>        </w:t>
      </w:r>
      <w:r>
        <w:rPr>
          <w:rFonts w:hint="eastAsia"/>
          <w:color w:val="000000" w:themeColor="text1"/>
          <w:u w:val="single"/>
          <w14:textFill>
            <w14:solidFill>
              <w14:schemeClr w14:val="tx1"/>
            </w14:solidFill>
          </w14:textFill>
        </w:rPr>
        <w:t>（响应/不响应）招标文件要求</w:t>
      </w:r>
      <w:r>
        <w:rPr>
          <w:color w:val="000000" w:themeColor="text1"/>
          <w14:textFill>
            <w14:solidFill>
              <w14:schemeClr w14:val="tx1"/>
            </w14:solidFill>
          </w14:textFill>
        </w:rPr>
        <w:t>。</w:t>
      </w:r>
    </w:p>
    <w:p>
      <w:pPr>
        <w:tabs>
          <w:tab w:val="left" w:pos="7560"/>
        </w:tabs>
        <w:spacing w:before="48" w:after="48"/>
        <w:ind w:firstLine="480"/>
        <w:jc w:val="left"/>
        <w:rPr>
          <w:bCs/>
          <w:color w:val="000000" w:themeColor="text1"/>
          <w:szCs w:val="32"/>
          <w14:textFill>
            <w14:solidFill>
              <w14:schemeClr w14:val="tx1"/>
            </w14:solidFill>
          </w14:textFill>
        </w:rPr>
      </w:pPr>
      <w:r>
        <w:rPr>
          <w:color w:val="000000" w:themeColor="text1"/>
          <w14:textFill>
            <w14:solidFill>
              <w14:schemeClr w14:val="tx1"/>
            </w14:solidFill>
          </w14:textFill>
        </w:rPr>
        <w:t>4.</w:t>
      </w:r>
      <w:r>
        <w:rPr>
          <w:rFonts w:hint="eastAsia"/>
          <w:bCs/>
          <w:color w:val="000000" w:themeColor="text1"/>
          <w:szCs w:val="32"/>
          <w14:textFill>
            <w14:solidFill>
              <w14:schemeClr w14:val="tx1"/>
            </w14:solidFill>
          </w14:textFill>
        </w:rPr>
        <w:t>如我方中标，我方承诺：</w:t>
      </w:r>
    </w:p>
    <w:p>
      <w:pPr>
        <w:spacing w:before="48" w:after="48"/>
        <w:ind w:firstLine="420"/>
        <w:rPr>
          <w:bCs/>
          <w:color w:val="000000" w:themeColor="text1"/>
          <w:szCs w:val="32"/>
          <w14:textFill>
            <w14:solidFill>
              <w14:schemeClr w14:val="tx1"/>
            </w14:solidFill>
          </w14:textFill>
        </w:rPr>
      </w:pPr>
      <w:r>
        <w:rPr>
          <w:rFonts w:hint="eastAsia"/>
          <w:bCs/>
          <w:color w:val="000000" w:themeColor="text1"/>
          <w:szCs w:val="32"/>
          <w14:textFill>
            <w14:solidFill>
              <w14:schemeClr w14:val="tx1"/>
            </w14:solidFill>
          </w14:textFill>
        </w:rPr>
        <w:t>（1）在收到中标通知书后，在中标通知书规定的期限内与你方签订合同；</w:t>
      </w:r>
    </w:p>
    <w:p>
      <w:pPr>
        <w:spacing w:before="48" w:after="48"/>
        <w:ind w:firstLine="420"/>
        <w:rPr>
          <w:bCs/>
          <w:color w:val="000000" w:themeColor="text1"/>
          <w:szCs w:val="32"/>
          <w14:textFill>
            <w14:solidFill>
              <w14:schemeClr w14:val="tx1"/>
            </w14:solidFill>
          </w14:textFill>
        </w:rPr>
      </w:pPr>
      <w:r>
        <w:rPr>
          <w:rFonts w:hint="eastAsia"/>
          <w:bCs/>
          <w:color w:val="000000" w:themeColor="text1"/>
          <w:szCs w:val="32"/>
          <w14:textFill>
            <w14:solidFill>
              <w14:schemeClr w14:val="tx1"/>
            </w14:solidFill>
          </w14:textFill>
        </w:rPr>
        <w:t>（2）在签订合同时不向你方提出附加条件；</w:t>
      </w:r>
    </w:p>
    <w:p>
      <w:pPr>
        <w:spacing w:before="48" w:after="48"/>
        <w:ind w:firstLine="420"/>
        <w:rPr>
          <w:bCs/>
          <w:color w:val="000000" w:themeColor="text1"/>
          <w:szCs w:val="32"/>
          <w14:textFill>
            <w14:solidFill>
              <w14:schemeClr w14:val="tx1"/>
            </w14:solidFill>
          </w14:textFill>
        </w:rPr>
      </w:pPr>
      <w:r>
        <w:rPr>
          <w:rFonts w:hint="eastAsia"/>
          <w:bCs/>
          <w:color w:val="000000" w:themeColor="text1"/>
          <w:szCs w:val="32"/>
          <w14:textFill>
            <w14:solidFill>
              <w14:schemeClr w14:val="tx1"/>
            </w14:solidFill>
          </w14:textFill>
        </w:rPr>
        <w:t>（3）按照招标文件要求提交履约保证金；</w:t>
      </w:r>
    </w:p>
    <w:p>
      <w:pPr>
        <w:spacing w:before="48" w:after="48"/>
        <w:ind w:firstLine="420"/>
        <w:rPr>
          <w:bCs/>
          <w:color w:val="000000" w:themeColor="text1"/>
          <w:szCs w:val="32"/>
          <w14:textFill>
            <w14:solidFill>
              <w14:schemeClr w14:val="tx1"/>
            </w14:solidFill>
          </w14:textFill>
        </w:rPr>
      </w:pPr>
      <w:r>
        <w:rPr>
          <w:rFonts w:hint="eastAsia"/>
          <w:bCs/>
          <w:color w:val="000000" w:themeColor="text1"/>
          <w:szCs w:val="32"/>
          <w14:textFill>
            <w14:solidFill>
              <w14:schemeClr w14:val="tx1"/>
            </w14:solidFill>
          </w14:textFill>
        </w:rPr>
        <w:t>（4）在合同约定的期限内完成合同规定的全部义务；</w:t>
      </w:r>
    </w:p>
    <w:p>
      <w:pPr>
        <w:spacing w:before="48" w:after="48"/>
        <w:ind w:firstLine="420"/>
        <w:rPr>
          <w:bCs/>
          <w:color w:val="000000" w:themeColor="text1"/>
          <w:szCs w:val="32"/>
          <w14:textFill>
            <w14:solidFill>
              <w14:schemeClr w14:val="tx1"/>
            </w14:solidFill>
          </w14:textFill>
        </w:rPr>
      </w:pPr>
      <w:r>
        <w:rPr>
          <w:rFonts w:hint="eastAsia"/>
          <w:bCs/>
          <w:color w:val="000000" w:themeColor="text1"/>
          <w:szCs w:val="32"/>
          <w14:textFill>
            <w14:solidFill>
              <w14:schemeClr w14:val="tx1"/>
            </w14:solidFill>
          </w14:textFill>
        </w:rPr>
        <w:t>（5）在你方和我方进行合同谈判之前，我方将按照投标文件中填报人员及招标文件提出的最低要求填报派驻本标段的其他管理和技术人员及主要机械设备，经你方审批后作为派驻本标段的项目管理机构主要人员和主要设备且不进行更换。</w:t>
      </w:r>
    </w:p>
    <w:p>
      <w:pPr>
        <w:spacing w:before="48" w:after="48"/>
        <w:ind w:firstLine="420"/>
        <w:rPr>
          <w:color w:val="000000" w:themeColor="text1"/>
          <w:szCs w:val="22"/>
          <w14:textFill>
            <w14:solidFill>
              <w14:schemeClr w14:val="tx1"/>
            </w14:solidFill>
          </w14:textFill>
        </w:rPr>
      </w:pPr>
      <w:r>
        <w:rPr>
          <w:rFonts w:hint="eastAsia"/>
          <w:bCs/>
          <w:color w:val="000000" w:themeColor="text1"/>
          <w:szCs w:val="32"/>
          <w14:textFill>
            <w14:solidFill>
              <w14:schemeClr w14:val="tx1"/>
            </w14:solidFill>
          </w14:textFill>
        </w:rPr>
        <w:t>（6）</w:t>
      </w:r>
      <w:r>
        <w:rPr>
          <w:rFonts w:hint="eastAsia"/>
          <w:color w:val="000000" w:themeColor="text1"/>
          <w14:textFill>
            <w14:solidFill>
              <w14:schemeClr w14:val="tx1"/>
            </w14:solidFill>
          </w14:textFill>
        </w:rPr>
        <w:t>按照国家税务总局规定，在建筑服务发生地及时足额预缴增值税（适用于注册地不在北京市行政区域范围的中标人）；</w:t>
      </w:r>
    </w:p>
    <w:p>
      <w:pPr>
        <w:spacing w:before="48" w:after="48"/>
        <w:ind w:firstLine="420"/>
        <w:rPr>
          <w:bCs/>
          <w:color w:val="000000" w:themeColor="text1"/>
          <w:szCs w:val="32"/>
          <w14:textFill>
            <w14:solidFill>
              <w14:schemeClr w14:val="tx1"/>
            </w14:solidFill>
          </w14:textFill>
        </w:rPr>
      </w:pPr>
      <w:r>
        <w:rPr>
          <w:rFonts w:hint="eastAsia"/>
          <w:bCs/>
          <w:color w:val="000000" w:themeColor="text1"/>
          <w:szCs w:val="32"/>
          <w14:textFill>
            <w14:solidFill>
              <w14:schemeClr w14:val="tx1"/>
            </w14:solidFill>
          </w14:textFill>
        </w:rPr>
        <w:t>5.除非另外达成协议并生效，你方的中标通知书和本投标文件以及招标文件、招标文件澄清、修改、补充文件将成为约束双方的合同文件的组成部分。</w:t>
      </w:r>
    </w:p>
    <w:p>
      <w:pPr>
        <w:spacing w:before="48" w:after="48"/>
        <w:ind w:firstLine="420"/>
        <w:rPr>
          <w:bCs/>
          <w:color w:val="000000" w:themeColor="text1"/>
          <w:szCs w:val="32"/>
          <w14:textFill>
            <w14:solidFill>
              <w14:schemeClr w14:val="tx1"/>
            </w14:solidFill>
          </w14:textFill>
        </w:rPr>
      </w:pPr>
      <w:r>
        <w:rPr>
          <w:rFonts w:hint="eastAsia"/>
          <w:bCs/>
          <w:color w:val="000000" w:themeColor="text1"/>
          <w:szCs w:val="32"/>
          <w14:textFill>
            <w14:solidFill>
              <w14:schemeClr w14:val="tx1"/>
            </w14:solidFill>
          </w14:textFill>
        </w:rPr>
        <w:t xml:space="preserve">6. </w:t>
      </w:r>
      <w:r>
        <w:rPr>
          <w:rFonts w:hint="eastAsia" w:eastAsia="黑体"/>
          <w:color w:val="000000" w:themeColor="text1"/>
          <w:szCs w:val="21"/>
          <w:u w:val="single"/>
          <w14:textFill>
            <w14:solidFill>
              <w14:schemeClr w14:val="tx1"/>
            </w14:solidFill>
          </w14:textFill>
        </w:rPr>
        <w:t xml:space="preserve">                          </w:t>
      </w:r>
      <w:r>
        <w:rPr>
          <w:color w:val="000000" w:themeColor="text1"/>
          <w:szCs w:val="21"/>
          <w14:textFill>
            <w14:solidFill>
              <w14:schemeClr w14:val="tx1"/>
            </w14:solidFill>
          </w14:textFill>
        </w:rPr>
        <w:t>（其他补充说明）。</w:t>
      </w:r>
    </w:p>
    <w:p>
      <w:pPr>
        <w:spacing w:before="48" w:after="48"/>
        <w:ind w:firstLine="490"/>
        <w:rPr>
          <w:bCs/>
          <w:color w:val="000000" w:themeColor="text1"/>
          <w:sz w:val="28"/>
          <w:szCs w:val="32"/>
          <w14:textFill>
            <w14:solidFill>
              <w14:schemeClr w14:val="tx1"/>
            </w14:solidFill>
          </w14:textFill>
        </w:rPr>
      </w:pPr>
    </w:p>
    <w:p>
      <w:pPr>
        <w:jc w:val="right"/>
        <w:rPr>
          <w:bCs/>
          <w:color w:val="000000" w:themeColor="text1"/>
          <w:szCs w:val="21"/>
          <w:u w:val="single"/>
          <w14:textFill>
            <w14:solidFill>
              <w14:schemeClr w14:val="tx1"/>
            </w14:solidFill>
          </w14:textFill>
        </w:rPr>
      </w:pPr>
      <w:r>
        <w:rPr>
          <w:rFonts w:hint="eastAsia"/>
          <w:bCs/>
          <w:color w:val="000000" w:themeColor="text1"/>
          <w:spacing w:val="120"/>
          <w:szCs w:val="21"/>
          <w14:textFill>
            <w14:solidFill>
              <w14:schemeClr w14:val="tx1"/>
            </w14:solidFill>
          </w14:textFill>
        </w:rPr>
        <w:t>投标</w:t>
      </w:r>
      <w:r>
        <w:rPr>
          <w:rFonts w:hint="eastAsia"/>
          <w:bCs/>
          <w:color w:val="000000" w:themeColor="text1"/>
          <w:szCs w:val="21"/>
          <w14:textFill>
            <w14:solidFill>
              <w14:schemeClr w14:val="tx1"/>
            </w14:solidFill>
          </w14:textFill>
        </w:rPr>
        <w:t>人：</w:t>
      </w:r>
      <w:r>
        <w:rPr>
          <w:rFonts w:hint="eastAsia"/>
          <w:bCs/>
          <w:color w:val="000000" w:themeColor="text1"/>
          <w:szCs w:val="21"/>
          <w:u w:val="single"/>
          <w14:textFill>
            <w14:solidFill>
              <w14:schemeClr w14:val="tx1"/>
            </w14:solidFill>
          </w14:textFill>
        </w:rPr>
        <w:t xml:space="preserve">            </w:t>
      </w:r>
      <w:r>
        <w:rPr>
          <w:rFonts w:hint="eastAsia"/>
          <w:bCs/>
          <w:color w:val="000000" w:themeColor="text1"/>
          <w:szCs w:val="21"/>
          <w14:textFill>
            <w14:solidFill>
              <w14:schemeClr w14:val="tx1"/>
            </w14:solidFill>
          </w14:textFill>
        </w:rPr>
        <w:t>（盖单位章）</w:t>
      </w:r>
    </w:p>
    <w:p>
      <w:pPr>
        <w:jc w:val="right"/>
        <w:rPr>
          <w:color w:val="000000" w:themeColor="text1"/>
          <w:szCs w:val="21"/>
          <w:u w:val="single"/>
          <w14:textFill>
            <w14:solidFill>
              <w14:schemeClr w14:val="tx1"/>
            </w14:solidFill>
          </w14:textFill>
        </w:rPr>
      </w:pPr>
      <w:r>
        <w:rPr>
          <w:rFonts w:hint="eastAsia"/>
          <w:color w:val="000000" w:themeColor="text1"/>
          <w:szCs w:val="21"/>
          <w14:textFill>
            <w14:solidFill>
              <w14:schemeClr w14:val="tx1"/>
            </w14:solidFill>
          </w14:textFill>
        </w:rPr>
        <w:t>法定代表人：</w:t>
      </w:r>
      <w:r>
        <w:rPr>
          <w:rFonts w:hint="eastAsia"/>
          <w:bCs/>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（签字或盖章）</w:t>
      </w:r>
    </w:p>
    <w:p>
      <w:pPr>
        <w:jc w:val="right"/>
        <w:rPr>
          <w:rFonts w:eastAsia="黑体"/>
          <w:color w:val="000000" w:themeColor="text1"/>
          <w:sz w:val="28"/>
          <w:szCs w:val="28"/>
          <w14:textFill>
            <w14:solidFill>
              <w14:schemeClr w14:val="tx1"/>
            </w14:solidFill>
          </w14:textFill>
        </w:rPr>
      </w:pPr>
      <w:r>
        <w:rPr>
          <w:rFonts w:hint="eastAsia"/>
          <w:bCs/>
          <w:color w:val="000000" w:themeColor="text1"/>
          <w:spacing w:val="360"/>
          <w:szCs w:val="21"/>
          <w14:textFill>
            <w14:solidFill>
              <w14:schemeClr w14:val="tx1"/>
            </w14:solidFill>
          </w14:textFill>
        </w:rPr>
        <w:t>日</w:t>
      </w:r>
      <w:r>
        <w:rPr>
          <w:rFonts w:hint="eastAsia"/>
          <w:bCs/>
          <w:color w:val="000000" w:themeColor="text1"/>
          <w:szCs w:val="21"/>
          <w14:textFill>
            <w14:solidFill>
              <w14:schemeClr w14:val="tx1"/>
            </w14:solidFill>
          </w14:textFill>
        </w:rPr>
        <w:t>期</w:t>
      </w:r>
      <w:r>
        <w:rPr>
          <w:rFonts w:hint="eastAsia"/>
          <w:color w:val="000000" w:themeColor="text1"/>
          <w:szCs w:val="21"/>
          <w14:textFill>
            <w14:solidFill>
              <w14:schemeClr w14:val="tx1"/>
            </w14:solidFill>
          </w14:textFill>
        </w:rPr>
        <w:t>：</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年</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月</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日</w:t>
      </w:r>
    </w:p>
    <w:p>
      <w:pPr>
        <w:pStyle w:val="194"/>
        <w:spacing w:before="240" w:after="240"/>
        <w:jc w:val="center"/>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br w:type="page"/>
      </w:r>
      <w:bookmarkEnd w:id="371"/>
      <w:bookmarkEnd w:id="372"/>
      <w:bookmarkEnd w:id="373"/>
      <w:bookmarkEnd w:id="374"/>
      <w:bookmarkEnd w:id="375"/>
      <w:bookmarkStart w:id="376" w:name="_Toc26904"/>
      <w:bookmarkStart w:id="377" w:name="_Toc4350"/>
      <w:bookmarkStart w:id="378" w:name="_Toc25279"/>
      <w:bookmarkStart w:id="379" w:name="_Toc29684"/>
      <w:bookmarkStart w:id="380" w:name="_Toc3111"/>
      <w:bookmarkStart w:id="381" w:name="_Toc2928"/>
      <w:bookmarkStart w:id="382" w:name="_Toc29487"/>
      <w:bookmarkStart w:id="383" w:name="_Toc421917002"/>
      <w:bookmarkStart w:id="384" w:name="_Toc535241131"/>
      <w:bookmarkStart w:id="385" w:name="_Toc460660224"/>
      <w:bookmarkStart w:id="386" w:name="_Toc224103499"/>
      <w:bookmarkStart w:id="387" w:name="_Toc535241085"/>
      <w:bookmarkStart w:id="388" w:name="_Toc390411622"/>
      <w:bookmarkStart w:id="389" w:name="_Toc460227109"/>
      <w:bookmarkStart w:id="390" w:name="_Toc535241228"/>
      <w:r>
        <w:rPr>
          <w:rStyle w:val="198"/>
          <w:rFonts w:hint="eastAsia" w:ascii="Times New Roman" w:hAnsi="Times New Roman"/>
          <w:bCs w:val="0"/>
          <w:color w:val="000000" w:themeColor="text1"/>
          <w14:textFill>
            <w14:solidFill>
              <w14:schemeClr w14:val="tx1"/>
            </w14:solidFill>
          </w14:textFill>
        </w:rPr>
        <w:t>二、法定代表人身份证明或授权委托书</w:t>
      </w:r>
      <w:bookmarkEnd w:id="376"/>
      <w:bookmarkEnd w:id="377"/>
      <w:bookmarkEnd w:id="378"/>
      <w:bookmarkEnd w:id="379"/>
      <w:bookmarkEnd w:id="380"/>
      <w:bookmarkEnd w:id="381"/>
      <w:bookmarkEnd w:id="382"/>
    </w:p>
    <w:p>
      <w:pPr>
        <w:jc w:val="center"/>
        <w:outlineLvl w:val="3"/>
        <w:rPr>
          <w:rFonts w:ascii="黑体" w:hAnsi="黑体" w:eastAsia="黑体"/>
          <w:color w:val="000000" w:themeColor="text1"/>
          <w14:textFill>
            <w14:solidFill>
              <w14:schemeClr w14:val="tx1"/>
            </w14:solidFill>
          </w14:textFill>
        </w:rPr>
      </w:pPr>
      <w:bookmarkStart w:id="391" w:name="_Toc23623"/>
      <w:bookmarkStart w:id="392" w:name="_Toc29164"/>
      <w:bookmarkStart w:id="393" w:name="_Toc4984"/>
      <w:bookmarkStart w:id="394" w:name="_Toc24328"/>
      <w:bookmarkStart w:id="395" w:name="_Toc6338"/>
      <w:bookmarkStart w:id="396" w:name="_Toc24208"/>
      <w:bookmarkStart w:id="397" w:name="_Toc18362"/>
      <w:bookmarkStart w:id="398" w:name="_Toc20048"/>
      <w:r>
        <w:rPr>
          <w:rFonts w:hint="eastAsia" w:ascii="黑体" w:hAnsi="黑体" w:eastAsia="黑体"/>
          <w:color w:val="000000" w:themeColor="text1"/>
          <w14:textFill>
            <w14:solidFill>
              <w14:schemeClr w14:val="tx1"/>
            </w14:solidFill>
          </w14:textFill>
        </w:rPr>
        <w:t>法定代表人身份证明</w:t>
      </w:r>
      <w:bookmarkEnd w:id="391"/>
      <w:bookmarkEnd w:id="392"/>
      <w:bookmarkEnd w:id="393"/>
      <w:bookmarkEnd w:id="394"/>
      <w:bookmarkEnd w:id="395"/>
      <w:bookmarkEnd w:id="396"/>
      <w:bookmarkEnd w:id="397"/>
      <w:bookmarkEnd w:id="398"/>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投 标 人：</w:t>
      </w:r>
      <w:r>
        <w:rPr>
          <w:rFonts w:hint="eastAsia"/>
          <w:color w:val="000000" w:themeColor="text1"/>
          <w:szCs w:val="21"/>
          <w:u w:val="single"/>
          <w14:textFill>
            <w14:solidFill>
              <w14:schemeClr w14:val="tx1"/>
            </w14:solidFill>
          </w14:textFill>
        </w:rPr>
        <w:t xml:space="preserve">                                                      </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单位性质：</w:t>
      </w:r>
      <w:r>
        <w:rPr>
          <w:rFonts w:hint="eastAsia"/>
          <w:color w:val="000000" w:themeColor="text1"/>
          <w:szCs w:val="21"/>
          <w:u w:val="single"/>
          <w14:textFill>
            <w14:solidFill>
              <w14:schemeClr w14:val="tx1"/>
            </w14:solidFill>
          </w14:textFill>
        </w:rPr>
        <w:t xml:space="preserve">                                                      </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地    址：</w:t>
      </w:r>
      <w:r>
        <w:rPr>
          <w:rFonts w:hint="eastAsia"/>
          <w:color w:val="000000" w:themeColor="text1"/>
          <w:szCs w:val="21"/>
          <w:u w:val="single"/>
          <w14:textFill>
            <w14:solidFill>
              <w14:schemeClr w14:val="tx1"/>
            </w14:solidFill>
          </w14:textFill>
        </w:rPr>
        <w:t xml:space="preserve">                                                      </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成立时间：</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年</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月</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日</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经营期限：</w:t>
      </w:r>
      <w:r>
        <w:rPr>
          <w:rFonts w:hint="eastAsia"/>
          <w:color w:val="000000" w:themeColor="text1"/>
          <w:szCs w:val="21"/>
          <w:u w:val="single"/>
          <w14:textFill>
            <w14:solidFill>
              <w14:schemeClr w14:val="tx1"/>
            </w14:solidFill>
          </w14:textFill>
        </w:rPr>
        <w:t xml:space="preserve">                                                      </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姓    名：</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性        别：</w:t>
      </w:r>
      <w:r>
        <w:rPr>
          <w:rFonts w:hint="eastAsia"/>
          <w:color w:val="000000" w:themeColor="text1"/>
          <w:szCs w:val="21"/>
          <w:u w:val="single"/>
          <w14:textFill>
            <w14:solidFill>
              <w14:schemeClr w14:val="tx1"/>
            </w14:solidFill>
          </w14:textFill>
        </w:rPr>
        <w:t xml:space="preserve">              </w:t>
      </w:r>
    </w:p>
    <w:p>
      <w:pPr>
        <w:ind w:firstLine="480"/>
        <w:rPr>
          <w:color w:val="000000" w:themeColor="text1"/>
          <w:szCs w:val="21"/>
          <w:u w:val="single"/>
          <w14:textFill>
            <w14:solidFill>
              <w14:schemeClr w14:val="tx1"/>
            </w14:solidFill>
          </w14:textFill>
        </w:rPr>
      </w:pPr>
      <w:r>
        <w:rPr>
          <w:rFonts w:hint="eastAsia"/>
          <w:color w:val="000000" w:themeColor="text1"/>
          <w:szCs w:val="21"/>
          <w14:textFill>
            <w14:solidFill>
              <w14:schemeClr w14:val="tx1"/>
            </w14:solidFill>
          </w14:textFill>
        </w:rPr>
        <w:t>年    龄：</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职        务：</w:t>
      </w:r>
      <w:r>
        <w:rPr>
          <w:rFonts w:hint="eastAsia"/>
          <w:color w:val="000000" w:themeColor="text1"/>
          <w:szCs w:val="21"/>
          <w:u w:val="single"/>
          <w14:textFill>
            <w14:solidFill>
              <w14:schemeClr w14:val="tx1"/>
            </w14:solidFill>
          </w14:textFill>
        </w:rPr>
        <w:t xml:space="preserve">              </w:t>
      </w:r>
    </w:p>
    <w:p>
      <w:pPr>
        <w:ind w:firstLine="480"/>
        <w:rPr>
          <w:color w:val="000000" w:themeColor="text1"/>
          <w:szCs w:val="21"/>
          <w:u w:val="single"/>
          <w14:textFill>
            <w14:solidFill>
              <w14:schemeClr w14:val="tx1"/>
            </w14:solidFill>
          </w14:textFill>
        </w:rPr>
      </w:pPr>
      <w:r>
        <w:rPr>
          <w:rFonts w:hint="eastAsia"/>
          <w:color w:val="000000" w:themeColor="text1"/>
          <w:szCs w:val="21"/>
          <w14:textFill>
            <w14:solidFill>
              <w14:schemeClr w14:val="tx1"/>
            </w14:solidFill>
          </w14:textFill>
        </w:rPr>
        <w:t>联系电话：</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手 机  号 码：</w:t>
      </w:r>
      <w:r>
        <w:rPr>
          <w:rFonts w:hint="eastAsia"/>
          <w:color w:val="000000" w:themeColor="text1"/>
          <w:szCs w:val="21"/>
          <w:u w:val="single"/>
          <w14:textFill>
            <w14:solidFill>
              <w14:schemeClr w14:val="tx1"/>
            </w14:solidFill>
          </w14:textFill>
        </w:rPr>
        <w:t xml:space="preserve">              </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系</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（投标人名称）的法定代表人。</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特此证明。</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附：法定代表人身份证正反面扫描件</w:t>
      </w:r>
    </w:p>
    <w:p>
      <w:pPr>
        <w:rPr>
          <w:color w:val="000000" w:themeColor="text1"/>
          <w:szCs w:val="21"/>
          <w14:textFill>
            <w14:solidFill>
              <w14:schemeClr w14:val="tx1"/>
            </w14:solidFill>
          </w14:textFill>
        </w:rPr>
      </w:pPr>
    </w:p>
    <w:p>
      <w:pPr>
        <w:jc w:val="right"/>
        <w:rPr>
          <w:color w:val="000000" w:themeColor="text1"/>
          <w:szCs w:val="21"/>
          <w14:textFill>
            <w14:solidFill>
              <w14:schemeClr w14:val="tx1"/>
            </w14:solidFill>
          </w14:textFill>
        </w:rPr>
      </w:pPr>
    </w:p>
    <w:p>
      <w:pPr>
        <w:jc w:val="right"/>
        <w:rPr>
          <w:bCs/>
          <w:color w:val="000000" w:themeColor="text1"/>
          <w:szCs w:val="21"/>
          <w:u w:val="single"/>
          <w14:textFill>
            <w14:solidFill>
              <w14:schemeClr w14:val="tx1"/>
            </w14:solidFill>
          </w14:textFill>
        </w:rPr>
      </w:pPr>
      <w:r>
        <w:rPr>
          <w:rFonts w:hint="eastAsia"/>
          <w:bCs/>
          <w:color w:val="000000" w:themeColor="text1"/>
          <w:spacing w:val="120"/>
          <w:szCs w:val="21"/>
          <w14:textFill>
            <w14:solidFill>
              <w14:schemeClr w14:val="tx1"/>
            </w14:solidFill>
          </w14:textFill>
        </w:rPr>
        <w:t>投标</w:t>
      </w:r>
      <w:r>
        <w:rPr>
          <w:rFonts w:hint="eastAsia"/>
          <w:bCs/>
          <w:color w:val="000000" w:themeColor="text1"/>
          <w:szCs w:val="21"/>
          <w14:textFill>
            <w14:solidFill>
              <w14:schemeClr w14:val="tx1"/>
            </w14:solidFill>
          </w14:textFill>
        </w:rPr>
        <w:t>人：</w:t>
      </w:r>
      <w:r>
        <w:rPr>
          <w:rFonts w:hint="eastAsia"/>
          <w:bCs/>
          <w:color w:val="000000" w:themeColor="text1"/>
          <w:szCs w:val="21"/>
          <w:u w:val="single"/>
          <w14:textFill>
            <w14:solidFill>
              <w14:schemeClr w14:val="tx1"/>
            </w14:solidFill>
          </w14:textFill>
        </w:rPr>
        <w:t xml:space="preserve">            </w:t>
      </w:r>
      <w:r>
        <w:rPr>
          <w:rFonts w:hint="eastAsia"/>
          <w:bCs/>
          <w:color w:val="000000" w:themeColor="text1"/>
          <w:szCs w:val="21"/>
          <w14:textFill>
            <w14:solidFill>
              <w14:schemeClr w14:val="tx1"/>
            </w14:solidFill>
          </w14:textFill>
        </w:rPr>
        <w:t>（盖单位章）</w:t>
      </w:r>
    </w:p>
    <w:p>
      <w:pPr>
        <w:jc w:val="right"/>
        <w:rPr>
          <w:rFonts w:eastAsia="黑体"/>
          <w:color w:val="000000" w:themeColor="text1"/>
          <w:sz w:val="28"/>
          <w:szCs w:val="28"/>
          <w14:textFill>
            <w14:solidFill>
              <w14:schemeClr w14:val="tx1"/>
            </w14:solidFill>
          </w14:textFill>
        </w:rPr>
      </w:pPr>
      <w:r>
        <w:rPr>
          <w:rFonts w:hint="eastAsia"/>
          <w:bCs/>
          <w:color w:val="000000" w:themeColor="text1"/>
          <w:spacing w:val="360"/>
          <w:szCs w:val="21"/>
          <w14:textFill>
            <w14:solidFill>
              <w14:schemeClr w14:val="tx1"/>
            </w14:solidFill>
          </w14:textFill>
        </w:rPr>
        <w:t>日</w:t>
      </w:r>
      <w:r>
        <w:rPr>
          <w:rFonts w:hint="eastAsia"/>
          <w:bCs/>
          <w:color w:val="000000" w:themeColor="text1"/>
          <w:szCs w:val="21"/>
          <w14:textFill>
            <w14:solidFill>
              <w14:schemeClr w14:val="tx1"/>
            </w14:solidFill>
          </w14:textFill>
        </w:rPr>
        <w:t>期</w:t>
      </w:r>
      <w:r>
        <w:rPr>
          <w:rFonts w:hint="eastAsia"/>
          <w:color w:val="000000" w:themeColor="text1"/>
          <w:szCs w:val="21"/>
          <w14:textFill>
            <w14:solidFill>
              <w14:schemeClr w14:val="tx1"/>
            </w14:solidFill>
          </w14:textFill>
        </w:rPr>
        <w:t>：</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年</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月</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日</w:t>
      </w:r>
    </w:p>
    <w:p>
      <w:pPr>
        <w:jc w:val="center"/>
        <w:outlineLvl w:val="3"/>
        <w:rPr>
          <w:rFonts w:eastAsia="黑体"/>
          <w:bCs/>
          <w:color w:val="000000" w:themeColor="text1"/>
          <w14:textFill>
            <w14:solidFill>
              <w14:schemeClr w14:val="tx1"/>
            </w14:solidFill>
          </w14:textFill>
        </w:rPr>
      </w:pPr>
      <w:bookmarkStart w:id="399" w:name="_Toc27563"/>
      <w:bookmarkStart w:id="400" w:name="_Toc535241130"/>
      <w:bookmarkStart w:id="401" w:name="_Toc25049"/>
      <w:bookmarkStart w:id="402" w:name="_Toc535241084"/>
      <w:bookmarkStart w:id="403" w:name="_Toc5896"/>
      <w:bookmarkStart w:id="404" w:name="_Toc28704"/>
      <w:bookmarkStart w:id="405" w:name="_Toc31832"/>
      <w:bookmarkStart w:id="406" w:name="_Toc535241227"/>
      <w:bookmarkStart w:id="407" w:name="_Toc224103498"/>
      <w:bookmarkStart w:id="408" w:name="_Toc224103497"/>
      <w:r>
        <w:rPr>
          <w:rFonts w:hint="eastAsia" w:eastAsia="黑体"/>
          <w:bCs/>
          <w:color w:val="000000" w:themeColor="text1"/>
          <w14:textFill>
            <w14:solidFill>
              <w14:schemeClr w14:val="tx1"/>
            </w14:solidFill>
          </w14:textFill>
        </w:rPr>
        <w:br w:type="page"/>
      </w:r>
      <w:bookmarkStart w:id="409" w:name="_Toc27467"/>
      <w:bookmarkStart w:id="410" w:name="_Toc30713"/>
      <w:bookmarkStart w:id="411" w:name="_Toc20300"/>
      <w:r>
        <w:rPr>
          <w:rFonts w:hint="eastAsia" w:eastAsia="黑体"/>
          <w:bCs/>
          <w:color w:val="000000" w:themeColor="text1"/>
          <w14:textFill>
            <w14:solidFill>
              <w14:schemeClr w14:val="tx1"/>
            </w14:solidFill>
          </w14:textFill>
        </w:rPr>
        <w:t>授权</w:t>
      </w:r>
      <w:r>
        <w:rPr>
          <w:rFonts w:hint="eastAsia" w:ascii="黑体" w:hAnsi="黑体" w:eastAsia="黑体"/>
          <w:color w:val="000000" w:themeColor="text1"/>
          <w14:textFill>
            <w14:solidFill>
              <w14:schemeClr w14:val="tx1"/>
            </w14:solidFill>
          </w14:textFill>
        </w:rPr>
        <w:t>委托书</w:t>
      </w:r>
      <w:bookmarkEnd w:id="399"/>
      <w:bookmarkEnd w:id="400"/>
      <w:bookmarkEnd w:id="401"/>
      <w:bookmarkEnd w:id="402"/>
      <w:bookmarkEnd w:id="403"/>
      <w:bookmarkEnd w:id="404"/>
      <w:bookmarkEnd w:id="405"/>
      <w:bookmarkEnd w:id="406"/>
      <w:bookmarkEnd w:id="409"/>
      <w:bookmarkEnd w:id="410"/>
      <w:bookmarkEnd w:id="411"/>
    </w:p>
    <w:p>
      <w:pPr>
        <w:ind w:firstLine="48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本人</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（姓名）系</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（投标人名称）的法定代表人，现委托</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（姓名）为我方代理人。代理人根据授权，以我方名义签署、澄清、说明、补正、递交、撤回、修改</w:t>
      </w:r>
      <w:r>
        <w:rPr>
          <w:rFonts w:hint="eastAsia"/>
          <w:color w:val="000000" w:themeColor="text1"/>
          <w:szCs w:val="22"/>
          <w:u w:val="single"/>
          <w14:textFill>
            <w14:solidFill>
              <w14:schemeClr w14:val="tx1"/>
            </w14:solidFill>
          </w14:textFill>
        </w:rPr>
        <w:t>（招标项目名称）</w:t>
      </w:r>
      <w:r>
        <w:rPr>
          <w:rFonts w:hint="eastAsia"/>
          <w:color w:val="000000" w:themeColor="text1"/>
          <w:szCs w:val="22"/>
          <w14:textFill>
            <w14:solidFill>
              <w14:schemeClr w14:val="tx1"/>
            </w14:solidFill>
          </w14:textFill>
        </w:rPr>
        <w:t xml:space="preserve"> </w:t>
      </w:r>
      <w:r>
        <w:rPr>
          <w:rFonts w:hint="eastAsia"/>
          <w:color w:val="000000" w:themeColor="text1"/>
          <w:szCs w:val="22"/>
          <w:u w:val="single"/>
          <w14:textFill>
            <w14:solidFill>
              <w14:schemeClr w14:val="tx1"/>
            </w14:solidFill>
          </w14:textFill>
        </w:rPr>
        <w:t xml:space="preserve">      </w:t>
      </w:r>
      <w:r>
        <w:rPr>
          <w:rFonts w:hint="eastAsia"/>
          <w:color w:val="000000" w:themeColor="text1"/>
          <w:szCs w:val="22"/>
          <w14:textFill>
            <w14:solidFill>
              <w14:schemeClr w14:val="tx1"/>
            </w14:solidFill>
          </w14:textFill>
        </w:rPr>
        <w:t>标段项目</w:t>
      </w:r>
      <w:r>
        <w:rPr>
          <w:rFonts w:hint="eastAsia"/>
          <w:color w:val="000000" w:themeColor="text1"/>
          <w:szCs w:val="21"/>
          <w14:textFill>
            <w14:solidFill>
              <w14:schemeClr w14:val="tx1"/>
            </w14:solidFill>
          </w14:textFill>
        </w:rPr>
        <w:t>投标文件、签订合同和处理有关事宜，其法律后果由我方承担。</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委托期限：</w:t>
      </w:r>
      <w:r>
        <w:rPr>
          <w:rFonts w:hint="eastAsia"/>
          <w:color w:val="000000" w:themeColor="text1"/>
          <w:szCs w:val="21"/>
          <w:u w:val="single"/>
          <w14:textFill>
            <w14:solidFill>
              <w14:schemeClr w14:val="tx1"/>
            </w14:solidFill>
          </w14:textFill>
        </w:rPr>
        <w:t>自本委托书签署之日起至投标有效期期满</w:t>
      </w:r>
      <w:r>
        <w:rPr>
          <w:rFonts w:hint="eastAsia"/>
          <w:color w:val="000000" w:themeColor="text1"/>
          <w:szCs w:val="21"/>
          <w14:textFill>
            <w14:solidFill>
              <w14:schemeClr w14:val="tx1"/>
            </w14:solidFill>
          </w14:textFill>
        </w:rPr>
        <w:t>。</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代理人无转委托权。</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附：</w:t>
      </w:r>
      <w:r>
        <w:rPr>
          <w:color w:val="000000" w:themeColor="text1"/>
          <w:szCs w:val="21"/>
          <w14:textFill>
            <w14:solidFill>
              <w14:schemeClr w14:val="tx1"/>
            </w14:solidFill>
          </w14:textFill>
        </w:rPr>
        <w:t>法定代表人身份证明</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    代理人身份证正反面扫描件</w:t>
      </w:r>
    </w:p>
    <w:p>
      <w:pPr>
        <w:rPr>
          <w:color w:val="000000" w:themeColor="text1"/>
          <w:szCs w:val="21"/>
          <w14:textFill>
            <w14:solidFill>
              <w14:schemeClr w14:val="tx1"/>
            </w14:solidFill>
          </w14:textFill>
        </w:rPr>
      </w:pPr>
    </w:p>
    <w:p>
      <w:pPr>
        <w:jc w:val="right"/>
        <w:rPr>
          <w:bCs/>
          <w:color w:val="000000" w:themeColor="text1"/>
          <w:szCs w:val="21"/>
          <w:u w:val="single"/>
          <w14:textFill>
            <w14:solidFill>
              <w14:schemeClr w14:val="tx1"/>
            </w14:solidFill>
          </w14:textFill>
        </w:rPr>
      </w:pPr>
      <w:r>
        <w:rPr>
          <w:rFonts w:hint="eastAsia"/>
          <w:bCs/>
          <w:color w:val="000000" w:themeColor="text1"/>
          <w:spacing w:val="120"/>
          <w:szCs w:val="21"/>
          <w14:textFill>
            <w14:solidFill>
              <w14:schemeClr w14:val="tx1"/>
            </w14:solidFill>
          </w14:textFill>
        </w:rPr>
        <w:t>投标</w:t>
      </w:r>
      <w:r>
        <w:rPr>
          <w:rFonts w:hint="eastAsia"/>
          <w:bCs/>
          <w:color w:val="000000" w:themeColor="text1"/>
          <w:szCs w:val="21"/>
          <w14:textFill>
            <w14:solidFill>
              <w14:schemeClr w14:val="tx1"/>
            </w14:solidFill>
          </w14:textFill>
        </w:rPr>
        <w:t>人：</w:t>
      </w:r>
      <w:r>
        <w:rPr>
          <w:rFonts w:hint="eastAsia"/>
          <w:bCs/>
          <w:color w:val="000000" w:themeColor="text1"/>
          <w:szCs w:val="21"/>
          <w:u w:val="single"/>
          <w14:textFill>
            <w14:solidFill>
              <w14:schemeClr w14:val="tx1"/>
            </w14:solidFill>
          </w14:textFill>
        </w:rPr>
        <w:t xml:space="preserve">            </w:t>
      </w:r>
      <w:r>
        <w:rPr>
          <w:rFonts w:hint="eastAsia"/>
          <w:bCs/>
          <w:color w:val="000000" w:themeColor="text1"/>
          <w:szCs w:val="21"/>
          <w14:textFill>
            <w14:solidFill>
              <w14:schemeClr w14:val="tx1"/>
            </w14:solidFill>
          </w14:textFill>
        </w:rPr>
        <w:t>（盖单位章）</w:t>
      </w:r>
    </w:p>
    <w:p>
      <w:pPr>
        <w:jc w:val="right"/>
        <w:rPr>
          <w:color w:val="000000" w:themeColor="text1"/>
          <w:szCs w:val="21"/>
          <w:u w:val="single"/>
          <w14:textFill>
            <w14:solidFill>
              <w14:schemeClr w14:val="tx1"/>
            </w14:solidFill>
          </w14:textFill>
        </w:rPr>
      </w:pPr>
      <w:r>
        <w:rPr>
          <w:rFonts w:hint="eastAsia"/>
          <w:color w:val="000000" w:themeColor="text1"/>
          <w:szCs w:val="21"/>
          <w14:textFill>
            <w14:solidFill>
              <w14:schemeClr w14:val="tx1"/>
            </w14:solidFill>
          </w14:textFill>
        </w:rPr>
        <w:t>法定代表人：</w:t>
      </w:r>
      <w:r>
        <w:rPr>
          <w:rFonts w:hint="eastAsia"/>
          <w:bCs/>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（签字或盖章）</w:t>
      </w:r>
    </w:p>
    <w:p>
      <w:pPr>
        <w:jc w:val="right"/>
        <w:rPr>
          <w:rFonts w:eastAsia="黑体"/>
          <w:color w:val="000000" w:themeColor="text1"/>
          <w:sz w:val="28"/>
          <w:szCs w:val="28"/>
          <w14:textFill>
            <w14:solidFill>
              <w14:schemeClr w14:val="tx1"/>
            </w14:solidFill>
          </w14:textFill>
        </w:rPr>
      </w:pPr>
      <w:r>
        <w:rPr>
          <w:rFonts w:hint="eastAsia"/>
          <w:bCs/>
          <w:color w:val="000000" w:themeColor="text1"/>
          <w:spacing w:val="360"/>
          <w:szCs w:val="21"/>
          <w14:textFill>
            <w14:solidFill>
              <w14:schemeClr w14:val="tx1"/>
            </w14:solidFill>
          </w14:textFill>
        </w:rPr>
        <w:t>日</w:t>
      </w:r>
      <w:r>
        <w:rPr>
          <w:rFonts w:hint="eastAsia"/>
          <w:bCs/>
          <w:color w:val="000000" w:themeColor="text1"/>
          <w:szCs w:val="21"/>
          <w14:textFill>
            <w14:solidFill>
              <w14:schemeClr w14:val="tx1"/>
            </w14:solidFill>
          </w14:textFill>
        </w:rPr>
        <w:t>期</w:t>
      </w:r>
      <w:r>
        <w:rPr>
          <w:rFonts w:hint="eastAsia"/>
          <w:color w:val="000000" w:themeColor="text1"/>
          <w:szCs w:val="21"/>
          <w14:textFill>
            <w14:solidFill>
              <w14:schemeClr w14:val="tx1"/>
            </w14:solidFill>
          </w14:textFill>
        </w:rPr>
        <w:t>：</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年</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月</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日</w:t>
      </w:r>
    </w:p>
    <w:p>
      <w:pPr>
        <w:tabs>
          <w:tab w:val="left" w:pos="5760"/>
        </w:tabs>
        <w:ind w:right="11" w:firstLine="480"/>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注：</w:t>
      </w:r>
    </w:p>
    <w:p>
      <w:pPr>
        <w:tabs>
          <w:tab w:val="left" w:pos="5760"/>
        </w:tabs>
        <w:ind w:right="11" w:firstLine="480"/>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法定代表人参加投标活动并签署文件的不需要授权委托书，只需提供法定代表人身份证明；</w:t>
      </w:r>
    </w:p>
    <w:p>
      <w:pPr>
        <w:tabs>
          <w:tab w:val="left" w:pos="5760"/>
        </w:tabs>
        <w:ind w:right="11" w:firstLine="480"/>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非法定代表人参加投标活动及签署文件的还须提供授权委托书。</w:t>
      </w:r>
      <w:bookmarkEnd w:id="407"/>
      <w:bookmarkEnd w:id="408"/>
    </w:p>
    <w:p>
      <w:pPr>
        <w:pStyle w:val="194"/>
        <w:spacing w:before="240" w:after="240"/>
        <w:jc w:val="center"/>
        <w:rPr>
          <w:rFonts w:ascii="Times New Roman" w:hAnsi="Times New Roman"/>
          <w:color w:val="000000" w:themeColor="text1"/>
          <w14:textFill>
            <w14:solidFill>
              <w14:schemeClr w14:val="tx1"/>
            </w14:solidFill>
          </w14:textFill>
        </w:rPr>
      </w:pPr>
      <w:r>
        <w:rPr>
          <w:rStyle w:val="198"/>
          <w:rFonts w:hint="eastAsia" w:ascii="Times New Roman" w:hAnsi="Times New Roman"/>
          <w:bCs w:val="0"/>
          <w:color w:val="000000" w:themeColor="text1"/>
          <w14:textFill>
            <w14:solidFill>
              <w14:schemeClr w14:val="tx1"/>
            </w14:solidFill>
          </w14:textFill>
        </w:rPr>
        <w:br w:type="page"/>
      </w:r>
      <w:r>
        <w:rPr>
          <w:rStyle w:val="198"/>
          <w:rFonts w:hint="eastAsia" w:ascii="Times New Roman" w:hAnsi="Times New Roman"/>
          <w:bCs w:val="0"/>
          <w:color w:val="000000" w:themeColor="text1"/>
          <w14:textFill>
            <w14:solidFill>
              <w14:schemeClr w14:val="tx1"/>
            </w14:solidFill>
          </w14:textFill>
        </w:rPr>
        <w:t>三、联合体协议书</w:t>
      </w:r>
      <w:bookmarkEnd w:id="383"/>
      <w:bookmarkEnd w:id="384"/>
      <w:bookmarkEnd w:id="385"/>
      <w:bookmarkEnd w:id="386"/>
      <w:bookmarkEnd w:id="387"/>
      <w:bookmarkEnd w:id="388"/>
      <w:bookmarkEnd w:id="389"/>
      <w:bookmarkEnd w:id="390"/>
      <w:r>
        <w:rPr>
          <w:rStyle w:val="198"/>
          <w:rFonts w:hint="eastAsia" w:ascii="Times New Roman" w:hAnsi="Times New Roman"/>
          <w:bCs w:val="0"/>
          <w:color w:val="000000" w:themeColor="text1"/>
          <w14:textFill>
            <w14:solidFill>
              <w14:schemeClr w14:val="tx1"/>
            </w14:solidFill>
          </w14:textFill>
        </w:rPr>
        <w:t>（如有）</w:t>
      </w:r>
    </w:p>
    <w:p>
      <w:pPr>
        <w:rPr>
          <w:color w:val="000000" w:themeColor="text1"/>
          <w:szCs w:val="21"/>
          <w14:textFill>
            <w14:solidFill>
              <w14:schemeClr w14:val="tx1"/>
            </w14:solidFill>
          </w14:textFill>
        </w:rPr>
      </w:pPr>
      <w:bookmarkStart w:id="412" w:name="_Toc460227114"/>
      <w:bookmarkStart w:id="413" w:name="_Toc460660229"/>
      <w:bookmarkStart w:id="414" w:name="_Toc535241086"/>
      <w:bookmarkStart w:id="415" w:name="_Toc460660225"/>
      <w:bookmarkStart w:id="416" w:name="_Toc460227110"/>
      <w:bookmarkStart w:id="417" w:name="_Toc535241229"/>
      <w:bookmarkStart w:id="418" w:name="_Toc535241132"/>
      <w:r>
        <w:rPr>
          <w:rFonts w:hint="eastAsia"/>
          <w:color w:val="000000" w:themeColor="text1"/>
          <w:szCs w:val="21"/>
          <w14:textFill>
            <w14:solidFill>
              <w14:schemeClr w14:val="tx1"/>
            </w14:solidFill>
          </w14:textFill>
        </w:rPr>
        <w:t>牵头人（成员一）名称：</w:t>
      </w:r>
      <w:r>
        <w:rPr>
          <w:rFonts w:hint="eastAsia"/>
          <w:color w:val="000000" w:themeColor="text1"/>
          <w:szCs w:val="21"/>
          <w:u w:val="single"/>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法定代表人：</w:t>
      </w:r>
      <w:r>
        <w:rPr>
          <w:rFonts w:hint="eastAsia"/>
          <w:color w:val="000000" w:themeColor="text1"/>
          <w:szCs w:val="21"/>
          <w:u w:val="single"/>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法定住所：</w:t>
      </w:r>
      <w:r>
        <w:rPr>
          <w:rFonts w:hint="eastAsia"/>
          <w:color w:val="000000" w:themeColor="text1"/>
          <w:szCs w:val="21"/>
          <w:u w:val="single"/>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成员二名称：</w:t>
      </w:r>
      <w:r>
        <w:rPr>
          <w:rFonts w:hint="eastAsia"/>
          <w:color w:val="000000" w:themeColor="text1"/>
          <w:szCs w:val="21"/>
          <w:u w:val="single"/>
          <w14:textFill>
            <w14:solidFill>
              <w14:schemeClr w14:val="tx1"/>
            </w14:solidFill>
          </w14:textFill>
        </w:rPr>
        <w:t xml:space="preserve">                                                  </w:t>
      </w:r>
    </w:p>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法定代表人：</w:t>
      </w:r>
      <w:r>
        <w:rPr>
          <w:rFonts w:hint="eastAsia"/>
          <w:color w:val="000000" w:themeColor="text1"/>
          <w:szCs w:val="21"/>
          <w:u w:val="single"/>
          <w14:textFill>
            <w14:solidFill>
              <w14:schemeClr w14:val="tx1"/>
            </w14:solidFill>
          </w14:textFill>
        </w:rPr>
        <w:t xml:space="preserve">                                                  </w:t>
      </w:r>
    </w:p>
    <w:p>
      <w:pPr>
        <w:rPr>
          <w:color w:val="000000" w:themeColor="text1"/>
          <w:szCs w:val="21"/>
          <w:u w:val="single"/>
          <w14:textFill>
            <w14:solidFill>
              <w14:schemeClr w14:val="tx1"/>
            </w14:solidFill>
          </w14:textFill>
        </w:rPr>
      </w:pPr>
      <w:r>
        <w:rPr>
          <w:rFonts w:hint="eastAsia"/>
          <w:color w:val="000000" w:themeColor="text1"/>
          <w:szCs w:val="21"/>
          <w14:textFill>
            <w14:solidFill>
              <w14:schemeClr w14:val="tx1"/>
            </w14:solidFill>
          </w14:textFill>
        </w:rPr>
        <w:t>法定住所：</w:t>
      </w:r>
      <w:r>
        <w:rPr>
          <w:rFonts w:hint="eastAsia"/>
          <w:color w:val="000000" w:themeColor="text1"/>
          <w:szCs w:val="21"/>
          <w:u w:val="single"/>
          <w14:textFill>
            <w14:solidFill>
              <w14:schemeClr w14:val="tx1"/>
            </w14:solidFill>
          </w14:textFill>
        </w:rPr>
        <w:t xml:space="preserve">                                                    </w:t>
      </w:r>
    </w:p>
    <w:p>
      <w:pPr>
        <w:ind w:firstLine="6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鉴于上述各成员单位经过友好协商，自愿组成</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（联合体名称）联合体，共同参加</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（招标人名称）（以下简称招标人）</w:t>
      </w:r>
      <w:r>
        <w:rPr>
          <w:rFonts w:hint="eastAsia"/>
          <w:color w:val="000000" w:themeColor="text1"/>
          <w:szCs w:val="22"/>
          <w:u w:val="single"/>
          <w14:textFill>
            <w14:solidFill>
              <w14:schemeClr w14:val="tx1"/>
            </w14:solidFill>
          </w14:textFill>
        </w:rPr>
        <w:t>（招标项目名称）</w:t>
      </w:r>
      <w:r>
        <w:rPr>
          <w:rFonts w:hint="eastAsia"/>
          <w:color w:val="000000" w:themeColor="text1"/>
          <w:szCs w:val="22"/>
          <w14:textFill>
            <w14:solidFill>
              <w14:schemeClr w14:val="tx1"/>
            </w14:solidFill>
          </w14:textFill>
        </w:rPr>
        <w:t xml:space="preserve">  </w:t>
      </w:r>
      <w:r>
        <w:rPr>
          <w:rFonts w:hint="eastAsia"/>
          <w:color w:val="000000" w:themeColor="text1"/>
          <w:szCs w:val="22"/>
          <w:u w:val="single"/>
          <w14:textFill>
            <w14:solidFill>
              <w14:schemeClr w14:val="tx1"/>
            </w14:solidFill>
          </w14:textFill>
        </w:rPr>
        <w:t xml:space="preserve">      </w:t>
      </w:r>
      <w:r>
        <w:rPr>
          <w:rFonts w:hint="eastAsia"/>
          <w:color w:val="000000" w:themeColor="text1"/>
          <w:szCs w:val="22"/>
          <w14:textFill>
            <w14:solidFill>
              <w14:schemeClr w14:val="tx1"/>
            </w14:solidFill>
          </w14:textFill>
        </w:rPr>
        <w:t>标段</w:t>
      </w:r>
      <w:r>
        <w:rPr>
          <w:rFonts w:hint="eastAsia"/>
          <w:color w:val="000000" w:themeColor="text1"/>
          <w:szCs w:val="21"/>
          <w14:textFill>
            <w14:solidFill>
              <w14:schemeClr w14:val="tx1"/>
            </w14:solidFill>
          </w14:textFill>
        </w:rPr>
        <w:t>（以下简称本工程）工程总承包的投标并争取赢得本项目承揽合同（以下简称合同）。现就联合体投标事宜订立如下协议：</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（某成员单位名称）为</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（联合体名称）牵头人。</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在本工程投标阶段，联合体牵头人合法代表联合体各成员负责本工程投标文件编制活动，代表联合体提交和接收相关的资料、信息及指示，并处理与投标和中标有关的一切事务；联合体中标后，联合体牵头人负责合同订立和合同实施阶段的主办、组织和协调工作。</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3．联合体将严格按照招标文件的各项要求，递交投标文件，履行投标义务和中标后的合同，共同承担合同规定的一切义务和责任，联合体各成员单位按照内部职责的部分，承担各自所负的责任和风险，并向招标人承担连带责任。</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4．联合体各成员单位的职责分工如下：</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牵头人（成员一）名称：</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，具有</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资格，承担</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成员二名称：</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 xml:space="preserve"> ，具有</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资格，承担</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5．投标工作和联合体在中标后工程实施过程中的有关费用按照各自承担的工作量分摊。</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6．联合体中标后，本联合体协议是合同的附件，对联合体各成员单位有合同约束力。</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7．本协议书自签署之日起生效，联合体未中标或者合同履行完毕后自动失效。</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8．本协议书一式</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份，联合体成员和招标人各执一份。</w:t>
      </w:r>
    </w:p>
    <w:p>
      <w:pPr>
        <w:ind w:firstLine="2040"/>
        <w:rPr>
          <w:color w:val="000000" w:themeColor="text1"/>
          <w:szCs w:val="21"/>
          <w14:textFill>
            <w14:solidFill>
              <w14:schemeClr w14:val="tx1"/>
            </w14:solidFill>
          </w14:textFill>
        </w:rPr>
      </w:pPr>
    </w:p>
    <w:p>
      <w:pPr>
        <w:jc w:val="righ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牵头人（成员一）名称：</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（盖单位章）</w:t>
      </w:r>
    </w:p>
    <w:p>
      <w:pPr>
        <w:jc w:val="righ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法定代表人：</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（签字或盖章）</w:t>
      </w:r>
    </w:p>
    <w:p>
      <w:pPr>
        <w:ind w:firstLine="2040"/>
        <w:rPr>
          <w:color w:val="000000" w:themeColor="text1"/>
          <w:szCs w:val="21"/>
          <w14:textFill>
            <w14:solidFill>
              <w14:schemeClr w14:val="tx1"/>
            </w14:solidFill>
          </w14:textFill>
        </w:rPr>
      </w:pPr>
    </w:p>
    <w:p>
      <w:pPr>
        <w:ind w:firstLine="1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成员二名称：</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（盖单位章）</w:t>
      </w:r>
    </w:p>
    <w:p>
      <w:pPr>
        <w:ind w:firstLine="1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法定代表人：</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（签字或盖章）</w:t>
      </w:r>
    </w:p>
    <w:p>
      <w:pPr>
        <w:ind w:firstLine="24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p>
    <w:p>
      <w:pPr>
        <w:spacing w:line="394" w:lineRule="exact"/>
        <w:jc w:val="right"/>
        <w:rPr>
          <w:color w:val="000000" w:themeColor="text1"/>
          <w:szCs w:val="21"/>
          <w14:textFill>
            <w14:solidFill>
              <w14:schemeClr w14:val="tx1"/>
            </w14:solidFill>
          </w14:textFill>
        </w:rPr>
      </w:pP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年</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月</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日</w:t>
      </w:r>
    </w:p>
    <w:p>
      <w:pPr>
        <w:pStyle w:val="194"/>
        <w:spacing w:before="240" w:after="240"/>
        <w:jc w:val="center"/>
        <w:rPr>
          <w:rFonts w:ascii="Times New Roman" w:hAnsi="Times New Roman"/>
          <w:b/>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br w:type="page"/>
      </w:r>
      <w:r>
        <w:rPr>
          <w:rStyle w:val="198"/>
          <w:rFonts w:hint="eastAsia" w:ascii="Times New Roman" w:hAnsi="Times New Roman"/>
          <w:bCs w:val="0"/>
          <w:color w:val="000000" w:themeColor="text1"/>
          <w14:textFill>
            <w14:solidFill>
              <w14:schemeClr w14:val="tx1"/>
            </w14:solidFill>
          </w14:textFill>
        </w:rPr>
        <w:t>四、投标保证金</w:t>
      </w:r>
      <w:bookmarkEnd w:id="412"/>
      <w:bookmarkEnd w:id="413"/>
      <w:bookmarkStart w:id="419" w:name="_Toc535241089"/>
      <w:bookmarkStart w:id="420" w:name="_Toc535241232"/>
      <w:bookmarkStart w:id="421" w:name="_Toc535241135"/>
    </w:p>
    <w:p>
      <w:pPr>
        <w:tabs>
          <w:tab w:val="left" w:pos="8422"/>
          <w:tab w:val="left" w:pos="9622"/>
        </w:tabs>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如采用现金（银行转账、银行电汇）的，系统自动抓取投标保证金提交信息，投标人应在投标文件中提供基本存款账户证明扫描件（如基本存款账户开户许可证或基本存款账户信息）。</w:t>
      </w:r>
    </w:p>
    <w:p>
      <w:pPr>
        <w:tabs>
          <w:tab w:val="left" w:pos="8422"/>
          <w:tab w:val="left" w:pos="9622"/>
        </w:tabs>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如采用纸质银行保函的，投标人应在投标文件中提供基本存款账户证明（如基本存款账户开户许可证或基本存款账户信息）、银行保函扫描件。银行保函格式见“投标保函示范文本”。</w:t>
      </w:r>
    </w:p>
    <w:p>
      <w:pPr>
        <w:tabs>
          <w:tab w:val="left" w:pos="8422"/>
          <w:tab w:val="left" w:pos="9622"/>
        </w:tabs>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如采用纸质担保机构担保的，投标人须将本单位针对该项目（标段）从基本账户汇出保函费用的凭证（须载有所投项目标段编号或项目名称、投标人基本账户信息、收取该费用的保函出具单位名称及其账户信息）扫描件、基本存款账户信息（或基本账户开户许可证）扫描件、保函扫描件、融资担保机构的融资担保业务经营许可证扫描件编入投标文件中。担保机构担保格式见“投标保函示范文本”。</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如采用纸质保证保险的，投标人须将本单位针对该项目（标段）从基本账户汇出保证保险费用的凭证（须载有所投项目标段编号或项目名称、投标人基本账户信息、收取该费用的保证保险出具单位名称及其账户信息）扫描件、基本存款账户信息（或基本账户开户许可证）扫描件、保证保险扫描件编入投标文件中。保证保险格式见“投标保函示范文本”。</w:t>
      </w:r>
    </w:p>
    <w:p>
      <w:pPr>
        <w:tabs>
          <w:tab w:val="left" w:pos="8422"/>
          <w:tab w:val="left" w:pos="9622"/>
        </w:tabs>
        <w:ind w:right="120" w:firstLine="480"/>
        <w:jc w:val="left"/>
        <w:rPr>
          <w:b/>
          <w:color w:val="000000" w:themeColor="text1"/>
          <w14:textFill>
            <w14:solidFill>
              <w14:schemeClr w14:val="tx1"/>
            </w14:solidFill>
          </w14:textFill>
        </w:rPr>
      </w:pPr>
      <w:r>
        <w:rPr>
          <w:rFonts w:hint="eastAsia"/>
          <w:bCs/>
          <w:color w:val="000000" w:themeColor="text1"/>
          <w14:textFill>
            <w14:solidFill>
              <w14:schemeClr w14:val="tx1"/>
            </w14:solidFill>
          </w14:textFill>
        </w:rPr>
        <w:t>如采用电子保函的，系统自动抓取电子保函信息，投标文件无需提供相关证明材料。</w:t>
      </w:r>
    </w:p>
    <w:p>
      <w:pPr>
        <w:tabs>
          <w:tab w:val="left" w:pos="8422"/>
          <w:tab w:val="left" w:pos="9622"/>
        </w:tabs>
        <w:spacing w:line="320" w:lineRule="exact"/>
        <w:ind w:right="120"/>
        <w:jc w:val="left"/>
        <w:rPr>
          <w:b/>
          <w:color w:val="000000" w:themeColor="text1"/>
          <w14:textFill>
            <w14:solidFill>
              <w14:schemeClr w14:val="tx1"/>
            </w14:solidFill>
          </w14:textFill>
        </w:rPr>
      </w:pPr>
    </w:p>
    <w:p>
      <w:pPr>
        <w:jc w:val="center"/>
        <w:rPr>
          <w:rFonts w:ascii="黑体" w:hAnsi="黑体" w:eastAsia="黑体"/>
          <w:color w:val="000000" w:themeColor="text1"/>
          <w14:textFill>
            <w14:solidFill>
              <w14:schemeClr w14:val="tx1"/>
            </w14:solidFill>
          </w14:textFill>
        </w:rPr>
      </w:pPr>
      <w:bookmarkStart w:id="422" w:name="_Toc12410"/>
      <w:bookmarkStart w:id="423" w:name="_Toc3980"/>
      <w:bookmarkStart w:id="424" w:name="_Toc8851"/>
      <w:bookmarkStart w:id="425" w:name="_Toc17295"/>
      <w:r>
        <w:rPr>
          <w:rFonts w:hint="eastAsia" w:ascii="黑体" w:hAnsi="黑体" w:eastAsia="黑体"/>
          <w:color w:val="000000" w:themeColor="text1"/>
          <w14:textFill>
            <w14:solidFill>
              <w14:schemeClr w14:val="tx1"/>
            </w14:solidFill>
          </w14:textFill>
        </w:rPr>
        <w:t>（一）投标保函示范文本</w:t>
      </w:r>
      <w:bookmarkEnd w:id="422"/>
      <w:bookmarkEnd w:id="423"/>
      <w:bookmarkEnd w:id="424"/>
      <w:bookmarkEnd w:id="425"/>
    </w:p>
    <w:p>
      <w:pPr>
        <w:tabs>
          <w:tab w:val="left" w:pos="8422"/>
          <w:tab w:val="left" w:pos="9622"/>
        </w:tabs>
        <w:spacing w:line="320" w:lineRule="exact"/>
        <w:ind w:right="12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编号：</w:t>
      </w:r>
      <w:r>
        <w:rPr>
          <w:rFonts w:hint="eastAsia"/>
          <w:color w:val="000000" w:themeColor="text1"/>
          <w:u w:val="single"/>
          <w14:textFill>
            <w14:solidFill>
              <w14:schemeClr w14:val="tx1"/>
            </w14:solidFill>
          </w14:textFill>
        </w:rPr>
        <w:t xml:space="preserve">           </w:t>
      </w:r>
    </w:p>
    <w:p>
      <w:pPr>
        <w:tabs>
          <w:tab w:val="left" w:pos="8422"/>
          <w:tab w:val="left" w:pos="9622"/>
        </w:tabs>
        <w:spacing w:line="320" w:lineRule="exact"/>
        <w:ind w:right="120"/>
        <w:jc w:val="left"/>
        <w:rPr>
          <w:color w:val="000000" w:themeColor="text1"/>
          <w14:textFill>
            <w14:solidFill>
              <w14:schemeClr w14:val="tx1"/>
            </w14:solidFill>
          </w14:textFill>
        </w:rPr>
      </w:pPr>
    </w:p>
    <w:p>
      <w:pPr>
        <w:tabs>
          <w:tab w:val="left" w:pos="8422"/>
          <w:tab w:val="left" w:pos="9622"/>
        </w:tabs>
        <w:ind w:right="12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致：</w:t>
      </w:r>
      <w:r>
        <w:rPr>
          <w:rFonts w:hint="eastAsia"/>
          <w:color w:val="000000" w:themeColor="text1"/>
          <w:u w:val="single"/>
          <w14:textFill>
            <w14:solidFill>
              <w14:schemeClr w14:val="tx1"/>
            </w14:solidFill>
          </w14:textFill>
        </w:rPr>
        <w:t>受益人（招标人）名称</w:t>
      </w:r>
    </w:p>
    <w:p>
      <w:pPr>
        <w:tabs>
          <w:tab w:val="left" w:pos="8422"/>
          <w:tab w:val="left" w:pos="9622"/>
        </w:tabs>
        <w:ind w:right="120" w:firstLine="72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开立人获得通知，</w:t>
      </w:r>
      <w:r>
        <w:rPr>
          <w:rFonts w:hint="eastAsia"/>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（投标人）于</w:t>
      </w:r>
      <w:r>
        <w:rPr>
          <w:rFonts w:hint="eastAsia"/>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年</w:t>
      </w:r>
      <w:r>
        <w:rPr>
          <w:rFonts w:hint="eastAsia"/>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月</w:t>
      </w:r>
      <w:r>
        <w:rPr>
          <w:rFonts w:hint="eastAsia"/>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日参加编号为</w:t>
      </w:r>
      <w:r>
        <w:rPr>
          <w:rFonts w:hint="eastAsia"/>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（标段编号）的</w:t>
      </w:r>
      <w:r>
        <w:rPr>
          <w:rFonts w:hint="eastAsia"/>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（标段名称）投标（即“基础交易”）。</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一、开立人理解根据招标条件，投标人必须提交一份投标保函（以下简称“本保函”），以担保投标人诚信履行其在上述基础交易中承担的投标人义务。鉴此，应申请人要求，开立人在此同意向受益人出具此投标保函，本保函担保金额为人民币（大写）</w:t>
      </w:r>
      <w:r>
        <w:rPr>
          <w:rFonts w:hint="eastAsia"/>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 xml:space="preserve">元（¥ </w:t>
      </w:r>
      <w:r>
        <w:rPr>
          <w:rFonts w:hint="eastAsia"/>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二、开立人在投标人发生以下情形时承担保证担保责任：</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（1）投标人在投标有效期内撤销投标文件；</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（2）投标人在中标后无正当理由不与招标人订立合同；</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（3）投标人在签订合同时向招标人提出附加条件；</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（4）投标人不按照招标文件要求提交履约保证金；</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（5）发生招标文件明确规定不予退还投标保证金的其他情形。</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三、本保函为不可撤销、不可转让的见索即付独立保函。本保函有效期自开立之日起至投标有效期届满之日止。</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四、开立人承诺，在收到受益人发来的书面付款通知后的七日内无条件支付，前述书面付款通知即为付款要求之单据，且应满足以下要求：</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（1）付款通知到达的日期在本保函的有效期内；</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（2）载明要求支付的金额；</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（3）载明申请人违反招投标文件规定的义务内容和具体条款；</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（4）声明不存在招标文件规定或我国法律规定免除申请人或我方支付责任的情形；</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（5）书面付款通知应在本保函有效期内到达的地址是：</w:t>
      </w:r>
      <w:r>
        <w:rPr>
          <w:rFonts w:hint="eastAsia"/>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受益人发出的书面付款通知应由其法定代表人（负责人）或授权代理人签字并加盖公章。</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五、本保函项下的权利不得转让，不得设定担保。受益人未经开立人书面同意转让本保函或其项下任何权利，对开立人不发生法律效力。 </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六、本保函项下的基础交易不成立、不生效、无效、被撤销、被解除，不影响本保函的独立有效。</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七、本保函项下的义务和责任均在保函有效期到期后自动消灭。 </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八、本保函适用的法律为中华人民共和国法律，因本保函产生的纠纷案件，由受益人所在地人民法院管辖。 </w:t>
      </w:r>
    </w:p>
    <w:p>
      <w:pPr>
        <w:tabs>
          <w:tab w:val="left" w:pos="8422"/>
          <w:tab w:val="left" w:pos="9622"/>
        </w:tabs>
        <w:ind w:right="120"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九、本保函自我方法定代表人或授权代表签字并加盖公章之日起生效。 </w:t>
      </w:r>
    </w:p>
    <w:p>
      <w:pPr>
        <w:tabs>
          <w:tab w:val="left" w:pos="8422"/>
          <w:tab w:val="left" w:pos="9622"/>
        </w:tabs>
        <w:spacing w:line="320" w:lineRule="exact"/>
        <w:ind w:right="120"/>
        <w:jc w:val="left"/>
        <w:rPr>
          <w:color w:val="000000" w:themeColor="text1"/>
          <w14:textFill>
            <w14:solidFill>
              <w14:schemeClr w14:val="tx1"/>
            </w14:solidFill>
          </w14:textFill>
        </w:rPr>
      </w:pPr>
    </w:p>
    <w:p>
      <w:pPr>
        <w:tabs>
          <w:tab w:val="left" w:pos="8422"/>
          <w:tab w:val="left" w:pos="9622"/>
        </w:tabs>
        <w:ind w:right="12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开立人：</w:t>
      </w:r>
      <w:r>
        <w:rPr>
          <w:rFonts w:hint="eastAsia"/>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 xml:space="preserve">（公章） </w:t>
      </w:r>
    </w:p>
    <w:p>
      <w:pPr>
        <w:tabs>
          <w:tab w:val="left" w:pos="8422"/>
          <w:tab w:val="left" w:pos="9622"/>
        </w:tabs>
        <w:ind w:right="12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法定代表人（或授权代表）：</w:t>
      </w:r>
      <w:r>
        <w:rPr>
          <w:rFonts w:hint="eastAsia"/>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 xml:space="preserve">（签字） </w:t>
      </w:r>
    </w:p>
    <w:p>
      <w:pPr>
        <w:tabs>
          <w:tab w:val="left" w:pos="8422"/>
          <w:tab w:val="left" w:pos="9622"/>
        </w:tabs>
        <w:ind w:right="12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地    址：</w:t>
      </w:r>
      <w:r>
        <w:rPr>
          <w:rFonts w:hint="eastAsia"/>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 xml:space="preserve"> </w:t>
      </w:r>
    </w:p>
    <w:p>
      <w:pPr>
        <w:tabs>
          <w:tab w:val="left" w:pos="8422"/>
          <w:tab w:val="left" w:pos="9622"/>
        </w:tabs>
        <w:ind w:right="12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邮政编码：</w:t>
      </w:r>
      <w:r>
        <w:rPr>
          <w:rFonts w:hint="eastAsia"/>
          <w:color w:val="000000" w:themeColor="text1"/>
          <w:u w:val="single"/>
          <w14:textFill>
            <w14:solidFill>
              <w14:schemeClr w14:val="tx1"/>
            </w14:solidFill>
          </w14:textFill>
        </w:rPr>
        <w:t xml:space="preserve">                 </w:t>
      </w:r>
    </w:p>
    <w:p>
      <w:pPr>
        <w:tabs>
          <w:tab w:val="left" w:pos="8422"/>
          <w:tab w:val="left" w:pos="9622"/>
        </w:tabs>
        <w:ind w:right="12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电    话：</w:t>
      </w:r>
      <w:r>
        <w:rPr>
          <w:rFonts w:hint="eastAsia"/>
          <w:color w:val="000000" w:themeColor="text1"/>
          <w:u w:val="single"/>
          <w14:textFill>
            <w14:solidFill>
              <w14:schemeClr w14:val="tx1"/>
            </w14:solidFill>
          </w14:textFill>
        </w:rPr>
        <w:t xml:space="preserve">                 </w:t>
      </w:r>
    </w:p>
    <w:p>
      <w:pPr>
        <w:tabs>
          <w:tab w:val="left" w:pos="8422"/>
          <w:tab w:val="left" w:pos="9622"/>
        </w:tabs>
        <w:ind w:right="12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传    真：</w:t>
      </w:r>
      <w:r>
        <w:rPr>
          <w:rFonts w:hint="eastAsia"/>
          <w:color w:val="000000" w:themeColor="text1"/>
          <w:u w:val="single"/>
          <w14:textFill>
            <w14:solidFill>
              <w14:schemeClr w14:val="tx1"/>
            </w14:solidFill>
          </w14:textFill>
        </w:rPr>
        <w:t xml:space="preserve">                 </w:t>
      </w:r>
    </w:p>
    <w:p>
      <w:pPr>
        <w:tabs>
          <w:tab w:val="left" w:pos="8422"/>
          <w:tab w:val="left" w:pos="9622"/>
        </w:tabs>
        <w:ind w:right="12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开立时间：</w:t>
      </w:r>
      <w:r>
        <w:rPr>
          <w:rFonts w:hint="eastAsia"/>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年</w:t>
      </w:r>
      <w:r>
        <w:rPr>
          <w:rFonts w:hint="eastAsia"/>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月</w:t>
      </w:r>
      <w:r>
        <w:rPr>
          <w:rFonts w:hint="eastAsia"/>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日</w:t>
      </w:r>
    </w:p>
    <w:p>
      <w:pPr>
        <w:tabs>
          <w:tab w:val="left" w:pos="8422"/>
          <w:tab w:val="left" w:pos="9622"/>
        </w:tabs>
        <w:spacing w:line="320" w:lineRule="exact"/>
        <w:ind w:right="120"/>
        <w:jc w:val="left"/>
        <w:rPr>
          <w:b/>
          <w:color w:val="000000" w:themeColor="text1"/>
          <w14:textFill>
            <w14:solidFill>
              <w14:schemeClr w14:val="tx1"/>
            </w14:solidFill>
          </w14:textFill>
        </w:rPr>
      </w:pPr>
    </w:p>
    <w:p>
      <w:pPr>
        <w:ind w:firstLine="480"/>
        <w:jc w:val="left"/>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注：</w:t>
      </w:r>
    </w:p>
    <w:p>
      <w:pPr>
        <w:ind w:firstLine="480"/>
        <w:jc w:val="left"/>
        <w:rPr>
          <w:bCs/>
          <w:color w:val="000000" w:themeColor="text1"/>
          <w14:textFill>
            <w14:solidFill>
              <w14:schemeClr w14:val="tx1"/>
            </w14:solidFill>
          </w14:textFill>
        </w:rPr>
      </w:pPr>
      <w:r>
        <w:rPr>
          <w:rFonts w:hint="eastAsia"/>
          <w:bCs/>
          <w:color w:val="000000" w:themeColor="text1"/>
          <w14:textFill>
            <w14:solidFill>
              <w14:schemeClr w14:val="tx1"/>
            </w14:solidFill>
          </w14:textFill>
        </w:rPr>
        <w:t>1.允许投标人实际开具的银行保函或担保机构或保证保险机构出具的担保的格式与本文件提供的格式有所不同，但不得更改本文件提供的银行保函或担保格式中的实质性内容。</w:t>
      </w:r>
    </w:p>
    <w:p>
      <w:pPr>
        <w:ind w:firstLine="480"/>
        <w:jc w:val="left"/>
        <w:rPr>
          <w:bCs/>
          <w:color w:val="000000" w:themeColor="text1"/>
          <w14:textFill>
            <w14:solidFill>
              <w14:schemeClr w14:val="tx1"/>
            </w14:solidFill>
          </w14:textFill>
        </w:rPr>
      </w:pPr>
      <w:r>
        <w:rPr>
          <w:rFonts w:hint="eastAsia"/>
          <w:bCs/>
          <w:color w:val="000000" w:themeColor="text1"/>
          <w14:textFill>
            <w14:solidFill>
              <w14:schemeClr w14:val="tx1"/>
            </w14:solidFill>
          </w14:textFill>
        </w:rPr>
        <w:t>2.投标人开具的银行保函（或担保机构担保或保证保险）必须具有明确有效的查询途径（网址链接及查询方式）。</w:t>
      </w:r>
    </w:p>
    <w:p>
      <w:pPr>
        <w:spacing w:before="240" w:after="240"/>
        <w:jc w:val="center"/>
        <w:rPr>
          <w:rFonts w:eastAsia="黑体"/>
          <w:bCs/>
          <w:color w:val="000000" w:themeColor="text1"/>
          <w14:textFill>
            <w14:solidFill>
              <w14:schemeClr w14:val="tx1"/>
            </w14:solidFill>
          </w14:textFill>
        </w:rPr>
      </w:pPr>
      <w:bookmarkStart w:id="426" w:name="_Toc20150"/>
      <w:r>
        <w:rPr>
          <w:rFonts w:hint="eastAsia"/>
          <w:color w:val="000000" w:themeColor="text1"/>
          <w14:textFill>
            <w14:solidFill>
              <w14:schemeClr w14:val="tx1"/>
            </w14:solidFill>
          </w14:textFill>
        </w:rPr>
        <w:br w:type="page"/>
      </w:r>
      <w:bookmarkEnd w:id="426"/>
      <w:bookmarkStart w:id="427" w:name="_Toc16981"/>
      <w:bookmarkStart w:id="428" w:name="_Toc25422"/>
      <w:r>
        <w:rPr>
          <w:rFonts w:hint="eastAsia" w:eastAsia="黑体"/>
          <w:bCs/>
          <w:color w:val="000000" w:themeColor="text1"/>
          <w14:textFill>
            <w14:solidFill>
              <w14:schemeClr w14:val="tx1"/>
            </w14:solidFill>
          </w14:textFill>
        </w:rPr>
        <w:t>（二）投标人免缴投标保证金信用承诺函</w:t>
      </w:r>
      <w:bookmarkEnd w:id="427"/>
      <w:bookmarkEnd w:id="428"/>
      <w:r>
        <w:rPr>
          <w:rFonts w:hint="eastAsia" w:eastAsia="黑体"/>
          <w:bCs/>
          <w:color w:val="000000" w:themeColor="text1"/>
          <w14:textFill>
            <w14:solidFill>
              <w14:schemeClr w14:val="tx1"/>
            </w14:solidFill>
          </w14:textFill>
        </w:rPr>
        <w:t>（不适用）</w:t>
      </w:r>
    </w:p>
    <w:p>
      <w:pPr>
        <w:keepNext/>
        <w:keepLines/>
        <w:jc w:val="left"/>
        <w:rPr>
          <w:rFonts w:ascii="宋体" w:hAnsi="宋体"/>
          <w:color w:val="000000" w:themeColor="text1"/>
          <w:szCs w:val="21"/>
          <w14:textFill>
            <w14:solidFill>
              <w14:schemeClr w14:val="tx1"/>
            </w14:solidFill>
          </w14:textFill>
        </w:rPr>
      </w:pPr>
    </w:p>
    <w:p>
      <w:pPr>
        <w:keepNext/>
        <w:keepLines/>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致：______________(招标人名称)</w:t>
      </w:r>
    </w:p>
    <w:p>
      <w:pPr>
        <w:keepNext/>
        <w:keepLines/>
        <w:ind w:firstLine="42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按照招标文件的规定，我单位郑重承诺如下：</w:t>
      </w:r>
    </w:p>
    <w:p>
      <w:pPr>
        <w:keepNext/>
        <w:keepLines/>
        <w:ind w:firstLine="42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我单位将严格遵守《中华人民共和国招标投标法》等法律、法规和招标文</w:t>
      </w:r>
    </w:p>
    <w:p>
      <w:pPr>
        <w:keepNext/>
        <w:keepLines/>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件约定条款。如果存在招标文件约定的投标保证金不予退还的情形，将于收到</w:t>
      </w:r>
    </w:p>
    <w:p>
      <w:pPr>
        <w:keepNext/>
        <w:keepLines/>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招标人书面通知 7 日内将招标文件约定的投标保证金足额缴纳至招标人指定账户。</w:t>
      </w:r>
    </w:p>
    <w:p>
      <w:pPr>
        <w:keepNext/>
        <w:keepLines/>
        <w:ind w:firstLine="420"/>
        <w:jc w:val="lef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我单位对上述承诺的真实性负责。如有虚假，我单位愿意承担弄虚作假法律责任。</w:t>
      </w:r>
    </w:p>
    <w:p>
      <w:pPr>
        <w:spacing w:before="240" w:after="240"/>
        <w:jc w:val="right"/>
        <w:rPr>
          <w:color w:val="000000" w:themeColor="text1"/>
          <w14:textFill>
            <w14:solidFill>
              <w14:schemeClr w14:val="tx1"/>
            </w14:solidFill>
          </w14:textFill>
        </w:rPr>
      </w:pPr>
    </w:p>
    <w:p>
      <w:pPr>
        <w:spacing w:before="240" w:after="240"/>
        <w:jc w:val="right"/>
        <w:rPr>
          <w:color w:val="000000" w:themeColor="text1"/>
          <w14:textFill>
            <w14:solidFill>
              <w14:schemeClr w14:val="tx1"/>
            </w14:solidFill>
          </w14:textFill>
        </w:rPr>
      </w:pPr>
    </w:p>
    <w:p>
      <w:pPr>
        <w:spacing w:before="240" w:after="240"/>
        <w:jc w:val="right"/>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投 标 人：</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14:textFill>
            <w14:solidFill>
              <w14:schemeClr w14:val="tx1"/>
            </w14:solidFill>
          </w14:textFill>
        </w:rPr>
        <w:t>（盖单位章）</w:t>
      </w:r>
    </w:p>
    <w:p>
      <w:pPr>
        <w:spacing w:before="240" w:after="240"/>
        <w:jc w:val="right"/>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日 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14:textFill>
            <w14:solidFill>
              <w14:schemeClr w14:val="tx1"/>
            </w14:solidFill>
          </w14:textFill>
        </w:rPr>
        <w:t>日</w:t>
      </w:r>
    </w:p>
    <w:p>
      <w:pPr>
        <w:spacing w:before="240" w:after="240"/>
        <w:jc w:val="left"/>
        <w:rPr>
          <w:rFonts w:ascii="宋体" w:hAnsi="宋体"/>
          <w:color w:val="000000" w:themeColor="text1"/>
          <w14:textFill>
            <w14:solidFill>
              <w14:schemeClr w14:val="tx1"/>
            </w14:solidFill>
          </w14:textFill>
        </w:rPr>
      </w:pPr>
    </w:p>
    <w:p>
      <w:pPr>
        <w:pStyle w:val="194"/>
        <w:spacing w:before="240" w:after="240"/>
        <w:jc w:val="center"/>
        <w:rPr>
          <w:rFonts w:ascii="Times New Roman" w:hAnsi="Times New Roman"/>
          <w:color w:val="000000" w:themeColor="text1"/>
          <w14:textFill>
            <w14:solidFill>
              <w14:schemeClr w14:val="tx1"/>
            </w14:solidFill>
          </w14:textFill>
        </w:rPr>
      </w:pPr>
      <w:r>
        <w:rPr>
          <w:rStyle w:val="198"/>
          <w:rFonts w:hint="eastAsia" w:ascii="Times New Roman" w:hAnsi="Times New Roman"/>
          <w:bCs w:val="0"/>
          <w:color w:val="000000" w:themeColor="text1"/>
          <w14:textFill>
            <w14:solidFill>
              <w14:schemeClr w14:val="tx1"/>
            </w14:solidFill>
          </w14:textFill>
        </w:rPr>
        <w:br w:type="page"/>
      </w:r>
      <w:r>
        <w:rPr>
          <w:rStyle w:val="198"/>
          <w:rFonts w:hint="eastAsia" w:ascii="Times New Roman" w:hAnsi="Times New Roman"/>
          <w:bCs w:val="0"/>
          <w:color w:val="000000" w:themeColor="text1"/>
          <w14:textFill>
            <w14:solidFill>
              <w14:schemeClr w14:val="tx1"/>
            </w14:solidFill>
          </w14:textFill>
        </w:rPr>
        <w:t>五、项目管理机构</w:t>
      </w:r>
    </w:p>
    <w:bookmarkEnd w:id="419"/>
    <w:bookmarkEnd w:id="420"/>
    <w:bookmarkEnd w:id="421"/>
    <w:p>
      <w:pPr>
        <w:jc w:val="center"/>
        <w:outlineLvl w:val="3"/>
        <w:rPr>
          <w:rFonts w:ascii="黑体" w:hAnsi="黑体" w:eastAsia="黑体"/>
          <w:color w:val="000000" w:themeColor="text1"/>
          <w14:textFill>
            <w14:solidFill>
              <w14:schemeClr w14:val="tx1"/>
            </w14:solidFill>
          </w14:textFill>
        </w:rPr>
      </w:pPr>
      <w:r>
        <w:rPr>
          <w:rFonts w:hint="eastAsia" w:ascii="黑体" w:hAnsi="黑体" w:eastAsia="黑体"/>
          <w:color w:val="000000" w:themeColor="text1"/>
          <w14:textFill>
            <w14:solidFill>
              <w14:schemeClr w14:val="tx1"/>
            </w14:solidFill>
          </w14:textFill>
        </w:rPr>
        <w:t>（一）项目管理机构组织机构图</w:t>
      </w:r>
    </w:p>
    <w:tbl>
      <w:tblPr>
        <w:tblStyle w:val="33"/>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7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25" w:hRule="atLeast"/>
        </w:trPr>
        <w:tc>
          <w:tcPr>
            <w:tcW w:w="8720" w:type="dxa"/>
          </w:tcPr>
          <w:p>
            <w:pPr>
              <w:ind w:right="-20"/>
              <w:jc w:val="left"/>
              <w:rPr>
                <w:color w:val="000000" w:themeColor="text1"/>
                <w:spacing w:val="-2"/>
                <w:szCs w:val="21"/>
                <w14:textFill>
                  <w14:solidFill>
                    <w14:schemeClr w14:val="tx1"/>
                  </w14:solidFill>
                </w14:textFill>
              </w:rPr>
            </w:pPr>
            <w:r>
              <w:rPr>
                <w:rFonts w:hint="eastAsia"/>
                <w:color w:val="000000" w:themeColor="text1"/>
                <w:spacing w:val="-2"/>
                <w:szCs w:val="21"/>
                <w14:textFill>
                  <w14:solidFill>
                    <w14:schemeClr w14:val="tx1"/>
                  </w14:solidFill>
                </w14:textFill>
              </w:rPr>
              <w:t>拟为承揽本标段项目设立的组织机构以框图方式表示。</w:t>
            </w:r>
          </w:p>
          <w:p>
            <w:pPr>
              <w:ind w:left="524" w:right="-20"/>
              <w:jc w:val="left"/>
              <w:rPr>
                <w:color w:val="000000" w:themeColor="text1"/>
                <w:spacing w:val="-2"/>
                <w:szCs w:val="21"/>
                <w14:textFill>
                  <w14:solidFill>
                    <w14:schemeClr w14:val="tx1"/>
                  </w14:solidFill>
                </w14:textFill>
              </w:rPr>
            </w:pPr>
          </w:p>
          <w:p>
            <w:pPr>
              <w:jc w:val="center"/>
              <w:rPr>
                <w:color w:val="000000" w:themeColor="text1"/>
                <w:spacing w:val="-2"/>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675" w:hRule="atLeast"/>
        </w:trPr>
        <w:tc>
          <w:tcPr>
            <w:tcW w:w="8720" w:type="dxa"/>
          </w:tcPr>
          <w:p>
            <w:pPr>
              <w:ind w:right="-20"/>
              <w:jc w:val="left"/>
              <w:rPr>
                <w:color w:val="000000" w:themeColor="text1"/>
                <w:spacing w:val="-2"/>
                <w:szCs w:val="21"/>
                <w14:textFill>
                  <w14:solidFill>
                    <w14:schemeClr w14:val="tx1"/>
                  </w14:solidFill>
                </w14:textFill>
              </w:rPr>
            </w:pPr>
            <w:r>
              <w:rPr>
                <w:rFonts w:hint="eastAsia"/>
                <w:color w:val="000000" w:themeColor="text1"/>
                <w:spacing w:val="-2"/>
                <w:szCs w:val="21"/>
                <w14:textFill>
                  <w14:solidFill>
                    <w14:schemeClr w14:val="tx1"/>
                  </w14:solidFill>
                </w14:textFill>
              </w:rPr>
              <w:t>说明</w:t>
            </w:r>
          </w:p>
        </w:tc>
      </w:tr>
    </w:tbl>
    <w:p>
      <w:pPr>
        <w:jc w:val="center"/>
        <w:rPr>
          <w:rFonts w:eastAsia="黑体"/>
          <w:bCs/>
          <w:color w:val="000000" w:themeColor="text1"/>
          <w14:textFill>
            <w14:solidFill>
              <w14:schemeClr w14:val="tx1"/>
            </w14:solidFill>
          </w14:textFill>
        </w:rPr>
      </w:pPr>
    </w:p>
    <w:p>
      <w:pPr>
        <w:jc w:val="center"/>
        <w:outlineLvl w:val="3"/>
        <w:rPr>
          <w:rFonts w:ascii="黑体" w:hAnsi="黑体" w:eastAsia="黑体"/>
          <w:color w:val="000000" w:themeColor="text1"/>
          <w14:textFill>
            <w14:solidFill>
              <w14:schemeClr w14:val="tx1"/>
            </w14:solidFill>
          </w14:textFill>
        </w:rPr>
      </w:pPr>
      <w:r>
        <w:rPr>
          <w:rFonts w:hint="eastAsia" w:ascii="黑体" w:hAnsi="黑体" w:eastAsia="黑体"/>
          <w:color w:val="000000" w:themeColor="text1"/>
          <w14:textFill>
            <w14:solidFill>
              <w14:schemeClr w14:val="tx1"/>
            </w14:solidFill>
          </w14:textFill>
        </w:rPr>
        <w:t>（二）项目管理机构人员组成表</w:t>
      </w:r>
    </w:p>
    <w:tbl>
      <w:tblPr>
        <w:tblStyle w:val="33"/>
        <w:tblW w:w="0" w:type="auto"/>
        <w:jc w:val="center"/>
        <w:tblLayout w:type="fixed"/>
        <w:tblCellMar>
          <w:top w:w="0" w:type="dxa"/>
          <w:left w:w="0" w:type="dxa"/>
          <w:bottom w:w="0" w:type="dxa"/>
          <w:right w:w="0" w:type="dxa"/>
        </w:tblCellMar>
      </w:tblPr>
      <w:tblGrid>
        <w:gridCol w:w="647"/>
        <w:gridCol w:w="721"/>
        <w:gridCol w:w="719"/>
        <w:gridCol w:w="1081"/>
        <w:gridCol w:w="719"/>
        <w:gridCol w:w="721"/>
        <w:gridCol w:w="719"/>
        <w:gridCol w:w="1913"/>
        <w:gridCol w:w="992"/>
      </w:tblGrid>
      <w:tr>
        <w:tblPrEx>
          <w:tblCellMar>
            <w:top w:w="0" w:type="dxa"/>
            <w:left w:w="0" w:type="dxa"/>
            <w:bottom w:w="0" w:type="dxa"/>
            <w:right w:w="0" w:type="dxa"/>
          </w:tblCellMar>
        </w:tblPrEx>
        <w:trPr>
          <w:cantSplit/>
          <w:trHeight w:val="450" w:hRule="exact"/>
          <w:jc w:val="center"/>
        </w:trPr>
        <w:tc>
          <w:tcPr>
            <w:tcW w:w="647" w:type="dxa"/>
            <w:vMerge w:val="restart"/>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职务</w:t>
            </w:r>
          </w:p>
        </w:tc>
        <w:tc>
          <w:tcPr>
            <w:tcW w:w="721" w:type="dxa"/>
            <w:vMerge w:val="restart"/>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姓名</w:t>
            </w:r>
          </w:p>
        </w:tc>
        <w:tc>
          <w:tcPr>
            <w:tcW w:w="719" w:type="dxa"/>
            <w:vMerge w:val="restart"/>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职称</w:t>
            </w:r>
          </w:p>
        </w:tc>
        <w:tc>
          <w:tcPr>
            <w:tcW w:w="5153" w:type="dxa"/>
            <w:gridSpan w:val="5"/>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执业或职业资格证明</w:t>
            </w:r>
          </w:p>
        </w:tc>
        <w:tc>
          <w:tcPr>
            <w:tcW w:w="992"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备注</w:t>
            </w:r>
          </w:p>
        </w:tc>
      </w:tr>
      <w:tr>
        <w:tblPrEx>
          <w:tblCellMar>
            <w:top w:w="0" w:type="dxa"/>
            <w:left w:w="0" w:type="dxa"/>
            <w:bottom w:w="0" w:type="dxa"/>
            <w:right w:w="0" w:type="dxa"/>
          </w:tblCellMar>
        </w:tblPrEx>
        <w:trPr>
          <w:cantSplit/>
          <w:trHeight w:val="648" w:hRule="exact"/>
          <w:jc w:val="center"/>
        </w:trPr>
        <w:tc>
          <w:tcPr>
            <w:tcW w:w="647" w:type="dxa"/>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color w:val="000000" w:themeColor="text1"/>
                <w14:textFill>
                  <w14:solidFill>
                    <w14:schemeClr w14:val="tx1"/>
                  </w14:solidFill>
                </w14:textFill>
              </w:rPr>
            </w:pPr>
          </w:p>
        </w:tc>
        <w:tc>
          <w:tcPr>
            <w:tcW w:w="721" w:type="dxa"/>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color w:val="000000" w:themeColor="text1"/>
                <w14:textFill>
                  <w14:solidFill>
                    <w14:schemeClr w14:val="tx1"/>
                  </w14:solidFill>
                </w14:textFill>
              </w:rPr>
            </w:pPr>
          </w:p>
        </w:tc>
        <w:tc>
          <w:tcPr>
            <w:tcW w:w="719" w:type="dxa"/>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color w:val="000000" w:themeColor="text1"/>
                <w14:textFill>
                  <w14:solidFill>
                    <w14:schemeClr w14:val="tx1"/>
                  </w14:solidFill>
                </w14:textFill>
              </w:rPr>
            </w:pPr>
          </w:p>
        </w:tc>
        <w:tc>
          <w:tcPr>
            <w:tcW w:w="1081"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证书名称</w:t>
            </w:r>
          </w:p>
        </w:tc>
        <w:tc>
          <w:tcPr>
            <w:tcW w:w="719"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级别</w:t>
            </w:r>
          </w:p>
        </w:tc>
        <w:tc>
          <w:tcPr>
            <w:tcW w:w="721"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证号</w:t>
            </w:r>
          </w:p>
        </w:tc>
        <w:tc>
          <w:tcPr>
            <w:tcW w:w="719"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专业</w:t>
            </w:r>
          </w:p>
        </w:tc>
        <w:tc>
          <w:tcPr>
            <w:tcW w:w="1913"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养老保险</w:t>
            </w:r>
          </w:p>
        </w:tc>
        <w:tc>
          <w:tcPr>
            <w:tcW w:w="992"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r>
      <w:tr>
        <w:tblPrEx>
          <w:tblCellMar>
            <w:top w:w="0" w:type="dxa"/>
            <w:left w:w="0" w:type="dxa"/>
            <w:bottom w:w="0" w:type="dxa"/>
            <w:right w:w="0" w:type="dxa"/>
          </w:tblCellMar>
        </w:tblPrEx>
        <w:trPr>
          <w:trHeight w:val="450" w:hRule="exact"/>
          <w:jc w:val="center"/>
        </w:trPr>
        <w:tc>
          <w:tcPr>
            <w:tcW w:w="647"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c>
          <w:tcPr>
            <w:tcW w:w="721"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c>
          <w:tcPr>
            <w:tcW w:w="719"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c>
          <w:tcPr>
            <w:tcW w:w="1081"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c>
          <w:tcPr>
            <w:tcW w:w="719"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c>
          <w:tcPr>
            <w:tcW w:w="721"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c>
          <w:tcPr>
            <w:tcW w:w="719"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c>
          <w:tcPr>
            <w:tcW w:w="1913"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c>
          <w:tcPr>
            <w:tcW w:w="992"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r>
      <w:tr>
        <w:tblPrEx>
          <w:tblCellMar>
            <w:top w:w="0" w:type="dxa"/>
            <w:left w:w="0" w:type="dxa"/>
            <w:bottom w:w="0" w:type="dxa"/>
            <w:right w:w="0" w:type="dxa"/>
          </w:tblCellMar>
        </w:tblPrEx>
        <w:trPr>
          <w:trHeight w:val="450" w:hRule="exact"/>
          <w:jc w:val="center"/>
        </w:trPr>
        <w:tc>
          <w:tcPr>
            <w:tcW w:w="647"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c>
          <w:tcPr>
            <w:tcW w:w="721"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c>
          <w:tcPr>
            <w:tcW w:w="719"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c>
          <w:tcPr>
            <w:tcW w:w="1081"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c>
          <w:tcPr>
            <w:tcW w:w="719"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c>
          <w:tcPr>
            <w:tcW w:w="721"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c>
          <w:tcPr>
            <w:tcW w:w="719"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c>
          <w:tcPr>
            <w:tcW w:w="1913"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c>
          <w:tcPr>
            <w:tcW w:w="992"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r>
      <w:tr>
        <w:tblPrEx>
          <w:tblCellMar>
            <w:top w:w="0" w:type="dxa"/>
            <w:left w:w="0" w:type="dxa"/>
            <w:bottom w:w="0" w:type="dxa"/>
            <w:right w:w="0" w:type="dxa"/>
          </w:tblCellMar>
        </w:tblPrEx>
        <w:trPr>
          <w:trHeight w:val="450" w:hRule="exact"/>
          <w:jc w:val="center"/>
        </w:trPr>
        <w:tc>
          <w:tcPr>
            <w:tcW w:w="647"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c>
          <w:tcPr>
            <w:tcW w:w="721"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c>
          <w:tcPr>
            <w:tcW w:w="719"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c>
          <w:tcPr>
            <w:tcW w:w="1081"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c>
          <w:tcPr>
            <w:tcW w:w="719"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c>
          <w:tcPr>
            <w:tcW w:w="721"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c>
          <w:tcPr>
            <w:tcW w:w="719"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c>
          <w:tcPr>
            <w:tcW w:w="1913"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c>
          <w:tcPr>
            <w:tcW w:w="992"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r>
      <w:tr>
        <w:tblPrEx>
          <w:tblCellMar>
            <w:top w:w="0" w:type="dxa"/>
            <w:left w:w="0" w:type="dxa"/>
            <w:bottom w:w="0" w:type="dxa"/>
            <w:right w:w="0" w:type="dxa"/>
          </w:tblCellMar>
        </w:tblPrEx>
        <w:trPr>
          <w:trHeight w:val="450" w:hRule="exact"/>
          <w:jc w:val="center"/>
        </w:trPr>
        <w:tc>
          <w:tcPr>
            <w:tcW w:w="647"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c>
          <w:tcPr>
            <w:tcW w:w="721"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c>
          <w:tcPr>
            <w:tcW w:w="719"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c>
          <w:tcPr>
            <w:tcW w:w="1081"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c>
          <w:tcPr>
            <w:tcW w:w="719"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c>
          <w:tcPr>
            <w:tcW w:w="721"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c>
          <w:tcPr>
            <w:tcW w:w="719"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c>
          <w:tcPr>
            <w:tcW w:w="1913"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c>
          <w:tcPr>
            <w:tcW w:w="992" w:type="dxa"/>
            <w:tcBorders>
              <w:top w:val="single" w:color="000000" w:sz="4" w:space="0"/>
              <w:left w:val="single" w:color="000000" w:sz="4" w:space="0"/>
              <w:bottom w:val="single" w:color="000000" w:sz="4" w:space="0"/>
              <w:right w:val="single" w:color="000000" w:sz="4" w:space="0"/>
            </w:tcBorders>
          </w:tcPr>
          <w:p>
            <w:pPr>
              <w:jc w:val="left"/>
              <w:rPr>
                <w:color w:val="000000" w:themeColor="text1"/>
                <w14:textFill>
                  <w14:solidFill>
                    <w14:schemeClr w14:val="tx1"/>
                  </w14:solidFill>
                </w14:textFill>
              </w:rPr>
            </w:pPr>
          </w:p>
        </w:tc>
      </w:tr>
    </w:tbl>
    <w:p>
      <w:pPr>
        <w:rPr>
          <w:b/>
          <w:bCs/>
          <w:color w:val="000000" w:themeColor="text1"/>
          <w:sz w:val="28"/>
          <w:szCs w:val="22"/>
          <w14:textFill>
            <w14:solidFill>
              <w14:schemeClr w14:val="tx1"/>
            </w14:solidFill>
          </w14:textFill>
        </w:rPr>
      </w:pPr>
    </w:p>
    <w:p>
      <w:pPr>
        <w:pStyle w:val="194"/>
        <w:spacing w:before="240" w:after="240"/>
        <w:jc w:val="center"/>
        <w:rPr>
          <w:rFonts w:ascii="Times New Roman" w:hAnsi="Times New Roman"/>
          <w:color w:val="000000" w:themeColor="text1"/>
          <w14:textFill>
            <w14:solidFill>
              <w14:schemeClr w14:val="tx1"/>
            </w14:solidFill>
          </w14:textFill>
        </w:rPr>
      </w:pPr>
      <w:bookmarkStart w:id="429" w:name="_Toc460227111"/>
      <w:bookmarkStart w:id="430" w:name="_Toc421917004"/>
      <w:bookmarkStart w:id="431" w:name="_Toc460660226"/>
      <w:bookmarkStart w:id="432" w:name="_Toc390411624"/>
      <w:r>
        <w:rPr>
          <w:rFonts w:ascii="Times New Roman" w:hAnsi="Times New Roman" w:eastAsia="宋体"/>
          <w:bCs w:val="0"/>
          <w:color w:val="000000" w:themeColor="text1"/>
          <w:sz w:val="21"/>
          <w:szCs w:val="22"/>
          <w14:textFill>
            <w14:solidFill>
              <w14:schemeClr w14:val="tx1"/>
            </w14:solidFill>
          </w14:textFill>
        </w:rPr>
        <w:br w:type="page"/>
      </w:r>
      <w:bookmarkEnd w:id="429"/>
      <w:bookmarkEnd w:id="430"/>
      <w:bookmarkEnd w:id="431"/>
      <w:bookmarkEnd w:id="432"/>
      <w:r>
        <w:rPr>
          <w:rStyle w:val="198"/>
          <w:rFonts w:hint="eastAsia" w:ascii="Times New Roman" w:hAnsi="Times New Roman"/>
          <w:bCs w:val="0"/>
          <w:color w:val="000000" w:themeColor="text1"/>
          <w14:textFill>
            <w14:solidFill>
              <w14:schemeClr w14:val="tx1"/>
            </w14:solidFill>
          </w14:textFill>
        </w:rPr>
        <w:t>六、拟分包项目情况表</w:t>
      </w:r>
    </w:p>
    <w:tbl>
      <w:tblPr>
        <w:tblStyle w:val="33"/>
        <w:tblW w:w="0" w:type="auto"/>
        <w:jc w:val="center"/>
        <w:tblLayout w:type="fixed"/>
        <w:tblCellMar>
          <w:top w:w="28" w:type="dxa"/>
          <w:left w:w="0" w:type="dxa"/>
          <w:bottom w:w="28" w:type="dxa"/>
          <w:right w:w="0" w:type="dxa"/>
        </w:tblCellMar>
      </w:tblPr>
      <w:tblGrid>
        <w:gridCol w:w="2138"/>
        <w:gridCol w:w="2265"/>
        <w:gridCol w:w="1984"/>
        <w:gridCol w:w="2138"/>
      </w:tblGrid>
      <w:tr>
        <w:tblPrEx>
          <w:tblCellMar>
            <w:top w:w="28" w:type="dxa"/>
            <w:left w:w="0" w:type="dxa"/>
            <w:bottom w:w="28" w:type="dxa"/>
            <w:right w:w="0" w:type="dxa"/>
          </w:tblCellMar>
        </w:tblPrEx>
        <w:trPr>
          <w:trHeight w:val="539" w:hRule="exact"/>
          <w:jc w:val="center"/>
        </w:trPr>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ind w:left="120" w:right="120"/>
              <w:jc w:val="center"/>
              <w:rPr>
                <w:color w:val="000000" w:themeColor="text1"/>
                <w14:textFill>
                  <w14:solidFill>
                    <w14:schemeClr w14:val="tx1"/>
                  </w14:solidFill>
                </w14:textFill>
              </w:rPr>
            </w:pPr>
            <w:r>
              <w:rPr>
                <w:color w:val="000000" w:themeColor="text1"/>
                <w14:textFill>
                  <w14:solidFill>
                    <w14:schemeClr w14:val="tx1"/>
                  </w14:solidFill>
                </w14:textFill>
              </w:rPr>
              <w:t>拟分包的项目</w:t>
            </w:r>
          </w:p>
        </w:tc>
        <w:tc>
          <w:tcPr>
            <w:tcW w:w="2265"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ind w:left="120" w:right="120"/>
              <w:jc w:val="center"/>
              <w:rPr>
                <w:color w:val="000000" w:themeColor="text1"/>
                <w14:textFill>
                  <w14:solidFill>
                    <w14:schemeClr w14:val="tx1"/>
                  </w14:solidFill>
                </w14:textFill>
              </w:rPr>
            </w:pPr>
            <w:r>
              <w:rPr>
                <w:color w:val="000000" w:themeColor="text1"/>
                <w14:textFill>
                  <w14:solidFill>
                    <w14:schemeClr w14:val="tx1"/>
                  </w14:solidFill>
                </w14:textFill>
              </w:rPr>
              <w:t>主要内容</w:t>
            </w: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ind w:left="120" w:right="120"/>
              <w:jc w:val="center"/>
              <w:rPr>
                <w:color w:val="000000" w:themeColor="text1"/>
                <w14:textFill>
                  <w14:solidFill>
                    <w14:schemeClr w14:val="tx1"/>
                  </w14:solidFill>
                </w14:textFill>
              </w:rPr>
            </w:pPr>
            <w:r>
              <w:rPr>
                <w:color w:val="000000" w:themeColor="text1"/>
                <w14:textFill>
                  <w14:solidFill>
                    <w14:schemeClr w14:val="tx1"/>
                  </w14:solidFill>
                </w14:textFill>
              </w:rPr>
              <w:t>预计造价（万元）</w:t>
            </w:r>
          </w:p>
        </w:tc>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ind w:left="120" w:right="120"/>
              <w:jc w:val="center"/>
              <w:rPr>
                <w:color w:val="000000" w:themeColor="text1"/>
                <w14:textFill>
                  <w14:solidFill>
                    <w14:schemeClr w14:val="tx1"/>
                  </w14:solidFill>
                </w14:textFill>
              </w:rPr>
            </w:pPr>
            <w:r>
              <w:rPr>
                <w:color w:val="000000" w:themeColor="text1"/>
                <w14:textFill>
                  <w14:solidFill>
                    <w14:schemeClr w14:val="tx1"/>
                  </w14:solidFill>
                </w14:textFill>
              </w:rPr>
              <w:t>备注</w:t>
            </w:r>
          </w:p>
        </w:tc>
      </w:tr>
      <w:tr>
        <w:tblPrEx>
          <w:tblCellMar>
            <w:top w:w="28" w:type="dxa"/>
            <w:left w:w="0" w:type="dxa"/>
            <w:bottom w:w="28" w:type="dxa"/>
            <w:right w:w="0" w:type="dxa"/>
          </w:tblCellMar>
        </w:tblPrEx>
        <w:trPr>
          <w:trHeight w:val="539" w:hRule="exact"/>
          <w:jc w:val="center"/>
        </w:trPr>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265"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ind w:left="120" w:right="120"/>
              <w:jc w:val="center"/>
              <w:rPr>
                <w:color w:val="000000" w:themeColor="text1"/>
                <w:szCs w:val="21"/>
                <w14:textFill>
                  <w14:solidFill>
                    <w14:schemeClr w14:val="tx1"/>
                  </w14:solidFill>
                </w14:textFill>
              </w:rPr>
            </w:pPr>
          </w:p>
        </w:tc>
        <w:tc>
          <w:tcPr>
            <w:tcW w:w="2138" w:type="dxa"/>
            <w:vMerge w:val="restart"/>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ind w:left="115" w:right="120" w:hanging="7"/>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注：若无分包计划，则投标人应在本表填写“无”</w:t>
            </w:r>
            <w:r>
              <w:rPr>
                <w:rFonts w:hint="eastAsia"/>
                <w:color w:val="000000" w:themeColor="text1"/>
                <w:szCs w:val="21"/>
                <w14:textFill>
                  <w14:solidFill>
                    <w14:schemeClr w14:val="tx1"/>
                  </w14:solidFill>
                </w14:textFill>
              </w:rPr>
              <w:t>或</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w:t>
            </w:r>
          </w:p>
          <w:p>
            <w:pPr>
              <w:ind w:left="120" w:right="120"/>
              <w:jc w:val="center"/>
              <w:rPr>
                <w:color w:val="000000" w:themeColor="text1"/>
                <w:szCs w:val="21"/>
                <w14:textFill>
                  <w14:solidFill>
                    <w14:schemeClr w14:val="tx1"/>
                  </w14:solidFill>
                </w14:textFill>
              </w:rPr>
            </w:pPr>
          </w:p>
        </w:tc>
      </w:tr>
      <w:tr>
        <w:tblPrEx>
          <w:tblCellMar>
            <w:top w:w="28" w:type="dxa"/>
            <w:left w:w="0" w:type="dxa"/>
            <w:bottom w:w="28" w:type="dxa"/>
            <w:right w:w="0" w:type="dxa"/>
          </w:tblCellMar>
        </w:tblPrEx>
        <w:trPr>
          <w:trHeight w:val="683" w:hRule="exact"/>
          <w:jc w:val="center"/>
        </w:trPr>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265"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138" w:type="dxa"/>
            <w:vMerge w:val="continue"/>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r>
      <w:tr>
        <w:tblPrEx>
          <w:tblCellMar>
            <w:top w:w="28" w:type="dxa"/>
            <w:left w:w="0" w:type="dxa"/>
            <w:bottom w:w="28" w:type="dxa"/>
            <w:right w:w="0" w:type="dxa"/>
          </w:tblCellMar>
        </w:tblPrEx>
        <w:trPr>
          <w:trHeight w:val="553" w:hRule="exact"/>
          <w:jc w:val="center"/>
        </w:trPr>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265"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138" w:type="dxa"/>
            <w:vMerge w:val="continue"/>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r>
      <w:tr>
        <w:tblPrEx>
          <w:tblCellMar>
            <w:top w:w="28" w:type="dxa"/>
            <w:left w:w="0" w:type="dxa"/>
            <w:bottom w:w="28" w:type="dxa"/>
            <w:right w:w="0" w:type="dxa"/>
          </w:tblCellMar>
        </w:tblPrEx>
        <w:trPr>
          <w:trHeight w:val="539" w:hRule="exact"/>
          <w:jc w:val="center"/>
        </w:trPr>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265"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138" w:type="dxa"/>
            <w:vMerge w:val="continue"/>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r>
      <w:tr>
        <w:tblPrEx>
          <w:tblCellMar>
            <w:top w:w="28" w:type="dxa"/>
            <w:left w:w="0" w:type="dxa"/>
            <w:bottom w:w="28" w:type="dxa"/>
            <w:right w:w="0" w:type="dxa"/>
          </w:tblCellMar>
        </w:tblPrEx>
        <w:trPr>
          <w:trHeight w:val="720" w:hRule="exact"/>
          <w:jc w:val="center"/>
        </w:trPr>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265"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138" w:type="dxa"/>
            <w:vMerge w:val="continue"/>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r>
      <w:tr>
        <w:tblPrEx>
          <w:tblCellMar>
            <w:top w:w="28" w:type="dxa"/>
            <w:left w:w="0" w:type="dxa"/>
            <w:bottom w:w="28" w:type="dxa"/>
            <w:right w:w="0" w:type="dxa"/>
          </w:tblCellMar>
        </w:tblPrEx>
        <w:trPr>
          <w:trHeight w:val="552" w:hRule="exact"/>
          <w:jc w:val="center"/>
        </w:trPr>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265"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138" w:type="dxa"/>
            <w:vMerge w:val="continue"/>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r>
      <w:tr>
        <w:tblPrEx>
          <w:tblCellMar>
            <w:top w:w="28" w:type="dxa"/>
            <w:left w:w="0" w:type="dxa"/>
            <w:bottom w:w="28" w:type="dxa"/>
            <w:right w:w="0" w:type="dxa"/>
          </w:tblCellMar>
        </w:tblPrEx>
        <w:trPr>
          <w:trHeight w:val="552" w:hRule="exact"/>
          <w:jc w:val="center"/>
        </w:trPr>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265"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138" w:type="dxa"/>
            <w:vMerge w:val="continue"/>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r>
      <w:tr>
        <w:tblPrEx>
          <w:tblCellMar>
            <w:top w:w="28" w:type="dxa"/>
            <w:left w:w="0" w:type="dxa"/>
            <w:bottom w:w="28" w:type="dxa"/>
            <w:right w:w="0" w:type="dxa"/>
          </w:tblCellMar>
        </w:tblPrEx>
        <w:trPr>
          <w:trHeight w:val="553" w:hRule="exact"/>
          <w:jc w:val="center"/>
        </w:trPr>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265"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138" w:type="dxa"/>
            <w:vMerge w:val="continue"/>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r>
      <w:tr>
        <w:tblPrEx>
          <w:tblCellMar>
            <w:top w:w="28" w:type="dxa"/>
            <w:left w:w="0" w:type="dxa"/>
            <w:bottom w:w="28" w:type="dxa"/>
            <w:right w:w="0" w:type="dxa"/>
          </w:tblCellMar>
        </w:tblPrEx>
        <w:trPr>
          <w:trHeight w:val="552" w:hRule="exact"/>
          <w:jc w:val="center"/>
        </w:trPr>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265"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138" w:type="dxa"/>
            <w:vMerge w:val="continue"/>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r>
      <w:tr>
        <w:tblPrEx>
          <w:tblCellMar>
            <w:top w:w="28" w:type="dxa"/>
            <w:left w:w="0" w:type="dxa"/>
            <w:bottom w:w="28" w:type="dxa"/>
            <w:right w:w="0" w:type="dxa"/>
          </w:tblCellMar>
        </w:tblPrEx>
        <w:trPr>
          <w:trHeight w:val="552" w:hRule="exact"/>
          <w:jc w:val="center"/>
        </w:trPr>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265"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138" w:type="dxa"/>
            <w:vMerge w:val="continue"/>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r>
      <w:tr>
        <w:tblPrEx>
          <w:tblCellMar>
            <w:top w:w="28" w:type="dxa"/>
            <w:left w:w="0" w:type="dxa"/>
            <w:bottom w:w="28" w:type="dxa"/>
            <w:right w:w="0" w:type="dxa"/>
          </w:tblCellMar>
        </w:tblPrEx>
        <w:trPr>
          <w:trHeight w:val="553" w:hRule="exact"/>
          <w:jc w:val="center"/>
        </w:trPr>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265"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138" w:type="dxa"/>
            <w:vMerge w:val="continue"/>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r>
      <w:tr>
        <w:tblPrEx>
          <w:tblCellMar>
            <w:top w:w="28" w:type="dxa"/>
            <w:left w:w="0" w:type="dxa"/>
            <w:bottom w:w="28" w:type="dxa"/>
            <w:right w:w="0" w:type="dxa"/>
          </w:tblCellMar>
        </w:tblPrEx>
        <w:trPr>
          <w:trHeight w:val="552" w:hRule="exact"/>
          <w:jc w:val="center"/>
        </w:trPr>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265"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138" w:type="dxa"/>
            <w:vMerge w:val="continue"/>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r>
      <w:tr>
        <w:tblPrEx>
          <w:tblCellMar>
            <w:top w:w="28" w:type="dxa"/>
            <w:left w:w="0" w:type="dxa"/>
            <w:bottom w:w="28" w:type="dxa"/>
            <w:right w:w="0" w:type="dxa"/>
          </w:tblCellMar>
        </w:tblPrEx>
        <w:trPr>
          <w:trHeight w:val="552" w:hRule="exact"/>
          <w:jc w:val="center"/>
        </w:trPr>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265"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138" w:type="dxa"/>
            <w:vMerge w:val="continue"/>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r>
      <w:tr>
        <w:tblPrEx>
          <w:tblCellMar>
            <w:top w:w="28" w:type="dxa"/>
            <w:left w:w="0" w:type="dxa"/>
            <w:bottom w:w="28" w:type="dxa"/>
            <w:right w:w="0" w:type="dxa"/>
          </w:tblCellMar>
        </w:tblPrEx>
        <w:trPr>
          <w:trHeight w:val="553" w:hRule="exact"/>
          <w:jc w:val="center"/>
        </w:trPr>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265"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138" w:type="dxa"/>
            <w:vMerge w:val="continue"/>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r>
      <w:tr>
        <w:tblPrEx>
          <w:tblCellMar>
            <w:top w:w="28" w:type="dxa"/>
            <w:left w:w="0" w:type="dxa"/>
            <w:bottom w:w="28" w:type="dxa"/>
            <w:right w:w="0" w:type="dxa"/>
          </w:tblCellMar>
        </w:tblPrEx>
        <w:trPr>
          <w:trHeight w:val="552" w:hRule="exact"/>
          <w:jc w:val="center"/>
        </w:trPr>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265"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138" w:type="dxa"/>
            <w:vMerge w:val="continue"/>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r>
      <w:tr>
        <w:tblPrEx>
          <w:tblCellMar>
            <w:top w:w="28" w:type="dxa"/>
            <w:left w:w="0" w:type="dxa"/>
            <w:bottom w:w="28" w:type="dxa"/>
            <w:right w:w="0" w:type="dxa"/>
          </w:tblCellMar>
        </w:tblPrEx>
        <w:trPr>
          <w:trHeight w:val="553" w:hRule="exact"/>
          <w:jc w:val="center"/>
        </w:trPr>
        <w:tc>
          <w:tcPr>
            <w:tcW w:w="2138"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265"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138" w:type="dxa"/>
            <w:vMerge w:val="continue"/>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r>
      <w:tr>
        <w:tblPrEx>
          <w:tblCellMar>
            <w:top w:w="28" w:type="dxa"/>
            <w:left w:w="0" w:type="dxa"/>
            <w:bottom w:w="28" w:type="dxa"/>
            <w:right w:w="0" w:type="dxa"/>
          </w:tblCellMar>
        </w:tblPrEx>
        <w:trPr>
          <w:trHeight w:val="1019" w:hRule="exact"/>
          <w:jc w:val="center"/>
        </w:trPr>
        <w:tc>
          <w:tcPr>
            <w:tcW w:w="4403" w:type="dxa"/>
            <w:gridSpan w:val="2"/>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拟分包造价合计（万元）</w:t>
            </w:r>
          </w:p>
        </w:tc>
        <w:tc>
          <w:tcPr>
            <w:tcW w:w="1984" w:type="dxa"/>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c>
          <w:tcPr>
            <w:tcW w:w="2138" w:type="dxa"/>
            <w:vMerge w:val="continue"/>
            <w:tcBorders>
              <w:top w:val="single" w:color="000000" w:sz="6" w:space="0"/>
              <w:left w:val="single" w:color="000000" w:sz="6" w:space="0"/>
              <w:bottom w:val="single" w:color="000000" w:sz="6" w:space="0"/>
              <w:right w:val="single" w:color="000000" w:sz="6" w:space="0"/>
            </w:tcBorders>
            <w:tcMar>
              <w:left w:w="0" w:type="dxa"/>
              <w:right w:w="0" w:type="dxa"/>
            </w:tcMar>
            <w:vAlign w:val="center"/>
          </w:tcPr>
          <w:p>
            <w:pPr>
              <w:spacing w:line="440" w:lineRule="exact"/>
              <w:ind w:left="120" w:right="120"/>
              <w:jc w:val="center"/>
              <w:rPr>
                <w:color w:val="000000" w:themeColor="text1"/>
                <w:szCs w:val="21"/>
                <w14:textFill>
                  <w14:solidFill>
                    <w14:schemeClr w14:val="tx1"/>
                  </w14:solidFill>
                </w14:textFill>
              </w:rPr>
            </w:pPr>
          </w:p>
        </w:tc>
      </w:tr>
    </w:tbl>
    <w:p>
      <w:pPr>
        <w:tabs>
          <w:tab w:val="left" w:pos="2580"/>
          <w:tab w:val="left" w:pos="5940"/>
        </w:tabs>
        <w:spacing w:line="400" w:lineRule="exact"/>
        <w:jc w:val="left"/>
        <w:rPr>
          <w:b/>
          <w:bCs/>
          <w:color w:val="000000" w:themeColor="text1"/>
          <w:sz w:val="28"/>
          <w:szCs w:val="22"/>
          <w14:textFill>
            <w14:solidFill>
              <w14:schemeClr w14:val="tx1"/>
            </w14:solidFill>
          </w14:textFill>
        </w:rPr>
      </w:pPr>
    </w:p>
    <w:p>
      <w:pPr>
        <w:pStyle w:val="194"/>
        <w:spacing w:before="240" w:after="240"/>
        <w:jc w:val="center"/>
        <w:rPr>
          <w:rFonts w:ascii="Times New Roman" w:hAnsi="Times New Roman"/>
          <w:color w:val="000000" w:themeColor="text1"/>
          <w14:textFill>
            <w14:solidFill>
              <w14:schemeClr w14:val="tx1"/>
            </w14:solidFill>
          </w14:textFill>
        </w:rPr>
      </w:pPr>
      <w:r>
        <w:rPr>
          <w:rFonts w:ascii="Times New Roman" w:hAnsi="Times New Roman"/>
          <w:b/>
          <w:bCs w:val="0"/>
          <w:color w:val="000000" w:themeColor="text1"/>
          <w:sz w:val="28"/>
          <w:szCs w:val="22"/>
          <w14:textFill>
            <w14:solidFill>
              <w14:schemeClr w14:val="tx1"/>
            </w14:solidFill>
          </w14:textFill>
        </w:rPr>
        <w:br w:type="page"/>
      </w:r>
      <w:r>
        <w:rPr>
          <w:rStyle w:val="198"/>
          <w:rFonts w:hint="eastAsia" w:ascii="Times New Roman" w:hAnsi="Times New Roman"/>
          <w:bCs w:val="0"/>
          <w:color w:val="000000" w:themeColor="text1"/>
          <w14:textFill>
            <w14:solidFill>
              <w14:schemeClr w14:val="tx1"/>
            </w14:solidFill>
          </w14:textFill>
        </w:rPr>
        <w:t>七、资格审查资料</w:t>
      </w:r>
    </w:p>
    <w:p>
      <w:pPr>
        <w:jc w:val="center"/>
        <w:outlineLvl w:val="3"/>
        <w:rPr>
          <w:rFonts w:ascii="黑体" w:hAnsi="黑体" w:eastAsia="黑体"/>
          <w:color w:val="000000" w:themeColor="text1"/>
          <w14:textFill>
            <w14:solidFill>
              <w14:schemeClr w14:val="tx1"/>
            </w14:solidFill>
          </w14:textFill>
        </w:rPr>
      </w:pPr>
      <w:r>
        <w:rPr>
          <w:rFonts w:hint="eastAsia" w:ascii="黑体" w:hAnsi="黑体" w:eastAsia="黑体"/>
          <w:color w:val="000000" w:themeColor="text1"/>
          <w14:textFill>
            <w14:solidFill>
              <w14:schemeClr w14:val="tx1"/>
            </w14:solidFill>
          </w14:textFill>
        </w:rPr>
        <w:t>（一）投标人基本情况表</w:t>
      </w:r>
      <w:bookmarkEnd w:id="414"/>
      <w:bookmarkEnd w:id="415"/>
      <w:bookmarkEnd w:id="416"/>
      <w:bookmarkEnd w:id="417"/>
      <w:bookmarkEnd w:id="418"/>
    </w:p>
    <w:tbl>
      <w:tblPr>
        <w:tblStyle w:val="33"/>
        <w:tblW w:w="8568" w:type="dxa"/>
        <w:tblInd w:w="-5" w:type="dxa"/>
        <w:tblLayout w:type="fixed"/>
        <w:tblCellMar>
          <w:top w:w="0" w:type="dxa"/>
          <w:left w:w="0" w:type="dxa"/>
          <w:bottom w:w="0" w:type="dxa"/>
          <w:right w:w="0" w:type="dxa"/>
        </w:tblCellMar>
      </w:tblPr>
      <w:tblGrid>
        <w:gridCol w:w="1728"/>
        <w:gridCol w:w="898"/>
        <w:gridCol w:w="951"/>
        <w:gridCol w:w="840"/>
        <w:gridCol w:w="420"/>
        <w:gridCol w:w="96"/>
        <w:gridCol w:w="1293"/>
        <w:gridCol w:w="491"/>
        <w:gridCol w:w="859"/>
        <w:gridCol w:w="992"/>
      </w:tblGrid>
      <w:tr>
        <w:tblPrEx>
          <w:tblCellMar>
            <w:top w:w="0" w:type="dxa"/>
            <w:left w:w="0" w:type="dxa"/>
            <w:bottom w:w="0" w:type="dxa"/>
            <w:right w:w="0" w:type="dxa"/>
          </w:tblCellMar>
        </w:tblPrEx>
        <w:trPr>
          <w:trHeight w:val="567" w:hRule="atLeast"/>
        </w:trPr>
        <w:tc>
          <w:tcPr>
            <w:tcW w:w="1728"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bookmarkStart w:id="433" w:name="_Toc390411623"/>
            <w:bookmarkStart w:id="434" w:name="_Toc421917003"/>
            <w:r>
              <w:rPr>
                <w:rFonts w:hint="eastAsia"/>
                <w:color w:val="000000" w:themeColor="text1"/>
                <w:szCs w:val="22"/>
                <w14:textFill>
                  <w14:solidFill>
                    <w14:schemeClr w14:val="tx1"/>
                  </w14:solidFill>
                </w14:textFill>
              </w:rPr>
              <w:t>投标人名称</w:t>
            </w:r>
          </w:p>
        </w:tc>
        <w:tc>
          <w:tcPr>
            <w:tcW w:w="6840" w:type="dxa"/>
            <w:gridSpan w:val="9"/>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r>
      <w:tr>
        <w:trPr>
          <w:trHeight w:val="567" w:hRule="atLeast"/>
        </w:trPr>
        <w:tc>
          <w:tcPr>
            <w:tcW w:w="1728"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注册地址</w:t>
            </w:r>
          </w:p>
        </w:tc>
        <w:tc>
          <w:tcPr>
            <w:tcW w:w="3205" w:type="dxa"/>
            <w:gridSpan w:val="5"/>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c>
          <w:tcPr>
            <w:tcW w:w="1293"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邮政编码</w:t>
            </w:r>
          </w:p>
        </w:tc>
        <w:tc>
          <w:tcPr>
            <w:tcW w:w="2342" w:type="dxa"/>
            <w:gridSpan w:val="3"/>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r>
      <w:tr>
        <w:tblPrEx>
          <w:tblCellMar>
            <w:top w:w="0" w:type="dxa"/>
            <w:left w:w="0" w:type="dxa"/>
            <w:bottom w:w="0" w:type="dxa"/>
            <w:right w:w="0" w:type="dxa"/>
          </w:tblCellMar>
        </w:tblPrEx>
        <w:trPr>
          <w:trHeight w:val="567" w:hRule="atLeast"/>
        </w:trPr>
        <w:tc>
          <w:tcPr>
            <w:tcW w:w="1728" w:type="dxa"/>
            <w:vMerge w:val="restart"/>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联系方式</w:t>
            </w:r>
          </w:p>
        </w:tc>
        <w:tc>
          <w:tcPr>
            <w:tcW w:w="898"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联系人</w:t>
            </w:r>
          </w:p>
        </w:tc>
        <w:tc>
          <w:tcPr>
            <w:tcW w:w="2307" w:type="dxa"/>
            <w:gridSpan w:val="4"/>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c>
          <w:tcPr>
            <w:tcW w:w="1293"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 xml:space="preserve">电 </w:t>
            </w:r>
            <w:r>
              <w:rPr>
                <w:rFonts w:hint="eastAsia"/>
                <w:color w:val="000000" w:themeColor="text1"/>
                <w:spacing w:val="1"/>
                <w:szCs w:val="22"/>
                <w14:textFill>
                  <w14:solidFill>
                    <w14:schemeClr w14:val="tx1"/>
                  </w14:solidFill>
                </w14:textFill>
              </w:rPr>
              <w:t xml:space="preserve"> </w:t>
            </w:r>
            <w:r>
              <w:rPr>
                <w:rFonts w:hint="eastAsia"/>
                <w:color w:val="000000" w:themeColor="text1"/>
                <w:szCs w:val="22"/>
                <w14:textFill>
                  <w14:solidFill>
                    <w14:schemeClr w14:val="tx1"/>
                  </w14:solidFill>
                </w14:textFill>
              </w:rPr>
              <w:t>话</w:t>
            </w:r>
          </w:p>
        </w:tc>
        <w:tc>
          <w:tcPr>
            <w:tcW w:w="2342" w:type="dxa"/>
            <w:gridSpan w:val="3"/>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r>
      <w:tr>
        <w:tblPrEx>
          <w:tblCellMar>
            <w:top w:w="0" w:type="dxa"/>
            <w:left w:w="0" w:type="dxa"/>
            <w:bottom w:w="0" w:type="dxa"/>
            <w:right w:w="0" w:type="dxa"/>
          </w:tblCellMar>
        </w:tblPrEx>
        <w:trPr>
          <w:trHeight w:val="567" w:hRule="atLeast"/>
        </w:trPr>
        <w:tc>
          <w:tcPr>
            <w:tcW w:w="1728" w:type="dxa"/>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color w:val="000000" w:themeColor="text1"/>
                <w14:textFill>
                  <w14:solidFill>
                    <w14:schemeClr w14:val="tx1"/>
                  </w14:solidFill>
                </w14:textFill>
              </w:rPr>
            </w:pPr>
          </w:p>
        </w:tc>
        <w:tc>
          <w:tcPr>
            <w:tcW w:w="898" w:type="dxa"/>
            <w:tcBorders>
              <w:top w:val="single" w:color="000000" w:sz="4" w:space="0"/>
              <w:left w:val="single" w:color="000000" w:sz="4" w:space="0"/>
              <w:bottom w:val="single" w:color="000000" w:sz="4" w:space="0"/>
              <w:right w:val="single" w:color="000000" w:sz="4" w:space="0"/>
            </w:tcBorders>
            <w:vAlign w:val="center"/>
          </w:tcPr>
          <w:p>
            <w:pPr>
              <w:tabs>
                <w:tab w:val="left" w:pos="540"/>
              </w:tabs>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传  真</w:t>
            </w:r>
          </w:p>
        </w:tc>
        <w:tc>
          <w:tcPr>
            <w:tcW w:w="2307" w:type="dxa"/>
            <w:gridSpan w:val="4"/>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c>
          <w:tcPr>
            <w:tcW w:w="1293"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电子邮件</w:t>
            </w:r>
          </w:p>
        </w:tc>
        <w:tc>
          <w:tcPr>
            <w:tcW w:w="2342" w:type="dxa"/>
            <w:gridSpan w:val="3"/>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r>
      <w:tr>
        <w:trPr>
          <w:trHeight w:val="567" w:hRule="atLeast"/>
        </w:trPr>
        <w:tc>
          <w:tcPr>
            <w:tcW w:w="1728"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法定代表人</w:t>
            </w:r>
          </w:p>
        </w:tc>
        <w:tc>
          <w:tcPr>
            <w:tcW w:w="898"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姓名</w:t>
            </w:r>
          </w:p>
        </w:tc>
        <w:tc>
          <w:tcPr>
            <w:tcW w:w="951"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c>
          <w:tcPr>
            <w:tcW w:w="1260" w:type="dxa"/>
            <w:gridSpan w:val="2"/>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技术职称</w:t>
            </w:r>
          </w:p>
        </w:tc>
        <w:tc>
          <w:tcPr>
            <w:tcW w:w="1880" w:type="dxa"/>
            <w:gridSpan w:val="3"/>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c>
          <w:tcPr>
            <w:tcW w:w="859"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电话</w:t>
            </w:r>
          </w:p>
        </w:tc>
        <w:tc>
          <w:tcPr>
            <w:tcW w:w="992"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r>
      <w:tr>
        <w:tblPrEx>
          <w:tblCellMar>
            <w:top w:w="0" w:type="dxa"/>
            <w:left w:w="0" w:type="dxa"/>
            <w:bottom w:w="0" w:type="dxa"/>
            <w:right w:w="0" w:type="dxa"/>
          </w:tblCellMar>
        </w:tblPrEx>
        <w:trPr>
          <w:trHeight w:val="567" w:hRule="atLeast"/>
        </w:trPr>
        <w:tc>
          <w:tcPr>
            <w:tcW w:w="1728"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技术负责人</w:t>
            </w:r>
          </w:p>
        </w:tc>
        <w:tc>
          <w:tcPr>
            <w:tcW w:w="898"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姓名</w:t>
            </w:r>
          </w:p>
        </w:tc>
        <w:tc>
          <w:tcPr>
            <w:tcW w:w="951"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c>
          <w:tcPr>
            <w:tcW w:w="1260" w:type="dxa"/>
            <w:gridSpan w:val="2"/>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技术职称</w:t>
            </w:r>
          </w:p>
        </w:tc>
        <w:tc>
          <w:tcPr>
            <w:tcW w:w="1880" w:type="dxa"/>
            <w:gridSpan w:val="3"/>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c>
          <w:tcPr>
            <w:tcW w:w="859"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电话</w:t>
            </w:r>
          </w:p>
        </w:tc>
        <w:tc>
          <w:tcPr>
            <w:tcW w:w="992"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r>
      <w:tr>
        <w:tblPrEx>
          <w:tblCellMar>
            <w:top w:w="0" w:type="dxa"/>
            <w:left w:w="0" w:type="dxa"/>
            <w:bottom w:w="0" w:type="dxa"/>
            <w:right w:w="0" w:type="dxa"/>
          </w:tblCellMar>
        </w:tblPrEx>
        <w:trPr>
          <w:trHeight w:val="567" w:hRule="atLeast"/>
        </w:trPr>
        <w:tc>
          <w:tcPr>
            <w:tcW w:w="1728"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成立时间</w:t>
            </w:r>
          </w:p>
        </w:tc>
        <w:tc>
          <w:tcPr>
            <w:tcW w:w="1849" w:type="dxa"/>
            <w:gridSpan w:val="2"/>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c>
          <w:tcPr>
            <w:tcW w:w="4991" w:type="dxa"/>
            <w:gridSpan w:val="7"/>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员工总人数：</w:t>
            </w:r>
          </w:p>
        </w:tc>
      </w:tr>
      <w:tr>
        <w:trPr>
          <w:trHeight w:val="567" w:hRule="atLeast"/>
        </w:trPr>
        <w:tc>
          <w:tcPr>
            <w:tcW w:w="1728"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企业资质等级</w:t>
            </w:r>
          </w:p>
        </w:tc>
        <w:tc>
          <w:tcPr>
            <w:tcW w:w="1849" w:type="dxa"/>
            <w:gridSpan w:val="2"/>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c>
          <w:tcPr>
            <w:tcW w:w="840" w:type="dxa"/>
            <w:vMerge w:val="restart"/>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其中</w:t>
            </w:r>
          </w:p>
        </w:tc>
        <w:tc>
          <w:tcPr>
            <w:tcW w:w="2300" w:type="dxa"/>
            <w:gridSpan w:val="4"/>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项目经理</w:t>
            </w:r>
          </w:p>
        </w:tc>
        <w:tc>
          <w:tcPr>
            <w:tcW w:w="1851" w:type="dxa"/>
            <w:gridSpan w:val="2"/>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r>
      <w:tr>
        <w:tblPrEx>
          <w:tblCellMar>
            <w:top w:w="0" w:type="dxa"/>
            <w:left w:w="0" w:type="dxa"/>
            <w:bottom w:w="0" w:type="dxa"/>
            <w:right w:w="0" w:type="dxa"/>
          </w:tblCellMar>
        </w:tblPrEx>
        <w:trPr>
          <w:trHeight w:val="567" w:hRule="atLeast"/>
        </w:trPr>
        <w:tc>
          <w:tcPr>
            <w:tcW w:w="1728"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统一社会信用代码</w:t>
            </w:r>
          </w:p>
        </w:tc>
        <w:tc>
          <w:tcPr>
            <w:tcW w:w="1849" w:type="dxa"/>
            <w:gridSpan w:val="2"/>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c>
          <w:tcPr>
            <w:tcW w:w="840" w:type="dxa"/>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color w:val="000000" w:themeColor="text1"/>
                <w14:textFill>
                  <w14:solidFill>
                    <w14:schemeClr w14:val="tx1"/>
                  </w14:solidFill>
                </w14:textFill>
              </w:rPr>
            </w:pPr>
          </w:p>
        </w:tc>
        <w:tc>
          <w:tcPr>
            <w:tcW w:w="2300" w:type="dxa"/>
            <w:gridSpan w:val="4"/>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高级职称人员</w:t>
            </w:r>
          </w:p>
        </w:tc>
        <w:tc>
          <w:tcPr>
            <w:tcW w:w="1851" w:type="dxa"/>
            <w:gridSpan w:val="2"/>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r>
      <w:tr>
        <w:trPr>
          <w:trHeight w:val="567" w:hRule="atLeast"/>
        </w:trPr>
        <w:tc>
          <w:tcPr>
            <w:tcW w:w="1728"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注册资本</w:t>
            </w:r>
          </w:p>
        </w:tc>
        <w:tc>
          <w:tcPr>
            <w:tcW w:w="1849" w:type="dxa"/>
            <w:gridSpan w:val="2"/>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c>
          <w:tcPr>
            <w:tcW w:w="840" w:type="dxa"/>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color w:val="000000" w:themeColor="text1"/>
                <w14:textFill>
                  <w14:solidFill>
                    <w14:schemeClr w14:val="tx1"/>
                  </w14:solidFill>
                </w14:textFill>
              </w:rPr>
            </w:pPr>
          </w:p>
        </w:tc>
        <w:tc>
          <w:tcPr>
            <w:tcW w:w="2300" w:type="dxa"/>
            <w:gridSpan w:val="4"/>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中级职称人员</w:t>
            </w:r>
          </w:p>
        </w:tc>
        <w:tc>
          <w:tcPr>
            <w:tcW w:w="1851" w:type="dxa"/>
            <w:gridSpan w:val="2"/>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r>
      <w:tr>
        <w:tblPrEx>
          <w:tblCellMar>
            <w:top w:w="0" w:type="dxa"/>
            <w:left w:w="0" w:type="dxa"/>
            <w:bottom w:w="0" w:type="dxa"/>
            <w:right w:w="0" w:type="dxa"/>
          </w:tblCellMar>
        </w:tblPrEx>
        <w:trPr>
          <w:trHeight w:val="567" w:hRule="atLeast"/>
        </w:trPr>
        <w:tc>
          <w:tcPr>
            <w:tcW w:w="1728"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基本存款账户开户银行</w:t>
            </w:r>
          </w:p>
        </w:tc>
        <w:tc>
          <w:tcPr>
            <w:tcW w:w="1849" w:type="dxa"/>
            <w:gridSpan w:val="2"/>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c>
          <w:tcPr>
            <w:tcW w:w="840" w:type="dxa"/>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color w:val="000000" w:themeColor="text1"/>
                <w14:textFill>
                  <w14:solidFill>
                    <w14:schemeClr w14:val="tx1"/>
                  </w14:solidFill>
                </w14:textFill>
              </w:rPr>
            </w:pPr>
          </w:p>
        </w:tc>
        <w:tc>
          <w:tcPr>
            <w:tcW w:w="2300" w:type="dxa"/>
            <w:gridSpan w:val="4"/>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初级职称人员</w:t>
            </w:r>
          </w:p>
        </w:tc>
        <w:tc>
          <w:tcPr>
            <w:tcW w:w="1851" w:type="dxa"/>
            <w:gridSpan w:val="2"/>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r>
      <w:tr>
        <w:trPr>
          <w:trHeight w:val="567" w:hRule="atLeast"/>
        </w:trPr>
        <w:tc>
          <w:tcPr>
            <w:tcW w:w="1728"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基本存款账户银行账号</w:t>
            </w:r>
          </w:p>
        </w:tc>
        <w:tc>
          <w:tcPr>
            <w:tcW w:w="1849" w:type="dxa"/>
            <w:gridSpan w:val="2"/>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c>
          <w:tcPr>
            <w:tcW w:w="840" w:type="dxa"/>
            <w:vMerge w:val="continue"/>
            <w:tcBorders>
              <w:top w:val="single" w:color="000000" w:sz="4" w:space="0"/>
              <w:left w:val="single" w:color="000000" w:sz="4" w:space="0"/>
              <w:bottom w:val="single" w:color="000000" w:sz="4" w:space="0"/>
              <w:right w:val="single" w:color="000000" w:sz="4" w:space="0"/>
            </w:tcBorders>
            <w:vAlign w:val="center"/>
          </w:tcPr>
          <w:p>
            <w:pPr>
              <w:widowControl/>
              <w:jc w:val="left"/>
              <w:rPr>
                <w:color w:val="000000" w:themeColor="text1"/>
                <w14:textFill>
                  <w14:solidFill>
                    <w14:schemeClr w14:val="tx1"/>
                  </w14:solidFill>
                </w14:textFill>
              </w:rPr>
            </w:pPr>
          </w:p>
        </w:tc>
        <w:tc>
          <w:tcPr>
            <w:tcW w:w="2300" w:type="dxa"/>
            <w:gridSpan w:val="4"/>
            <w:tcBorders>
              <w:top w:val="single" w:color="000000" w:sz="4" w:space="0"/>
              <w:left w:val="single" w:color="000000" w:sz="4" w:space="0"/>
              <w:bottom w:val="single" w:color="000000" w:sz="4" w:space="0"/>
              <w:right w:val="single" w:color="000000" w:sz="4" w:space="0"/>
            </w:tcBorders>
            <w:vAlign w:val="center"/>
          </w:tcPr>
          <w:p>
            <w:pPr>
              <w:tabs>
                <w:tab w:val="left" w:pos="1240"/>
              </w:tabs>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技        工</w:t>
            </w:r>
          </w:p>
        </w:tc>
        <w:tc>
          <w:tcPr>
            <w:tcW w:w="1851" w:type="dxa"/>
            <w:gridSpan w:val="2"/>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r>
      <w:tr>
        <w:tblPrEx>
          <w:tblCellMar>
            <w:top w:w="0" w:type="dxa"/>
            <w:left w:w="0" w:type="dxa"/>
            <w:bottom w:w="0" w:type="dxa"/>
            <w:right w:w="0" w:type="dxa"/>
          </w:tblCellMar>
        </w:tblPrEx>
        <w:trPr>
          <w:trHeight w:val="1277" w:hRule="atLeast"/>
        </w:trPr>
        <w:tc>
          <w:tcPr>
            <w:tcW w:w="1728"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经营范围</w:t>
            </w:r>
          </w:p>
        </w:tc>
        <w:tc>
          <w:tcPr>
            <w:tcW w:w="6840" w:type="dxa"/>
            <w:gridSpan w:val="9"/>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r>
      <w:tr>
        <w:trPr>
          <w:trHeight w:val="2121" w:hRule="atLeast"/>
        </w:trPr>
        <w:tc>
          <w:tcPr>
            <w:tcW w:w="1728"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szCs w:val="22"/>
                <w14:textFill>
                  <w14:solidFill>
                    <w14:schemeClr w14:val="tx1"/>
                  </w14:solidFill>
                </w14:textFill>
              </w:rPr>
            </w:pPr>
            <w:r>
              <w:rPr>
                <w:color w:val="000000" w:themeColor="text1"/>
                <w:szCs w:val="22"/>
                <w14:textFill>
                  <w14:solidFill>
                    <w14:schemeClr w14:val="tx1"/>
                  </w14:solidFill>
                </w14:textFill>
              </w:rPr>
              <w:t>投标人关联</w:t>
            </w:r>
          </w:p>
          <w:p>
            <w:pPr>
              <w:jc w:val="center"/>
              <w:rPr>
                <w:color w:val="000000" w:themeColor="text1"/>
                <w:szCs w:val="21"/>
                <w14:textFill>
                  <w14:solidFill>
                    <w14:schemeClr w14:val="tx1"/>
                  </w14:solidFill>
                </w14:textFill>
              </w:rPr>
            </w:pPr>
            <w:r>
              <w:rPr>
                <w:color w:val="000000" w:themeColor="text1"/>
                <w:szCs w:val="22"/>
                <w14:textFill>
                  <w14:solidFill>
                    <w14:schemeClr w14:val="tx1"/>
                  </w14:solidFill>
                </w14:textFill>
              </w:rPr>
              <w:t>企业情况</w:t>
            </w:r>
          </w:p>
        </w:tc>
        <w:tc>
          <w:tcPr>
            <w:tcW w:w="6840" w:type="dxa"/>
            <w:gridSpan w:val="9"/>
            <w:tcBorders>
              <w:top w:val="single" w:color="000000" w:sz="4" w:space="0"/>
              <w:left w:val="single" w:color="000000" w:sz="4" w:space="0"/>
              <w:bottom w:val="single" w:color="000000" w:sz="4" w:space="0"/>
              <w:right w:val="single" w:color="000000" w:sz="4" w:space="0"/>
            </w:tcBorders>
            <w:vAlign w:val="center"/>
          </w:tcPr>
          <w:p>
            <w:pPr>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投标人应提供关联企业情况，包括：</w:t>
            </w:r>
          </w:p>
          <w:p>
            <w:pPr>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（1）投标人投资（控股）或管理的下属企业名称、持有股权（出资额）比例；</w:t>
            </w:r>
          </w:p>
          <w:p>
            <w:pPr>
              <w:ind w:firstLine="48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（2）与投标人单位负责人（即法定代表人）为同一人的其他单位名称；</w:t>
            </w:r>
          </w:p>
          <w:p>
            <w:pPr>
              <w:ind w:firstLine="480"/>
              <w:jc w:val="left"/>
              <w:rPr>
                <w:rFonts w:eastAsia="黑体"/>
                <w:color w:val="000000" w:themeColor="text1"/>
                <w14:textFill>
                  <w14:solidFill>
                    <w14:schemeClr w14:val="tx1"/>
                  </w14:solidFill>
                </w14:textFill>
              </w:rPr>
            </w:pPr>
            <w:r>
              <w:rPr>
                <w:rFonts w:hint="eastAsia"/>
                <w:color w:val="000000" w:themeColor="text1"/>
                <w14:textFill>
                  <w14:solidFill>
                    <w14:schemeClr w14:val="tx1"/>
                  </w14:solidFill>
                </w14:textFill>
              </w:rPr>
              <w:t>（3）……</w:t>
            </w:r>
          </w:p>
        </w:tc>
      </w:tr>
      <w:tr>
        <w:tblPrEx>
          <w:tblCellMar>
            <w:top w:w="0" w:type="dxa"/>
            <w:left w:w="0" w:type="dxa"/>
            <w:bottom w:w="0" w:type="dxa"/>
            <w:right w:w="0" w:type="dxa"/>
          </w:tblCellMar>
        </w:tblPrEx>
        <w:trPr>
          <w:trHeight w:val="692" w:hRule="atLeast"/>
        </w:trPr>
        <w:tc>
          <w:tcPr>
            <w:tcW w:w="1728" w:type="dxa"/>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备注</w:t>
            </w:r>
          </w:p>
        </w:tc>
        <w:tc>
          <w:tcPr>
            <w:tcW w:w="6840" w:type="dxa"/>
            <w:gridSpan w:val="9"/>
            <w:tcBorders>
              <w:top w:val="single" w:color="000000" w:sz="4" w:space="0"/>
              <w:left w:val="single" w:color="000000" w:sz="4" w:space="0"/>
              <w:bottom w:val="single" w:color="000000" w:sz="4" w:space="0"/>
              <w:right w:val="single" w:color="000000" w:sz="4" w:space="0"/>
            </w:tcBorders>
            <w:vAlign w:val="center"/>
          </w:tcPr>
          <w:p>
            <w:pPr>
              <w:jc w:val="center"/>
              <w:rPr>
                <w:color w:val="000000" w:themeColor="text1"/>
                <w14:textFill>
                  <w14:solidFill>
                    <w14:schemeClr w14:val="tx1"/>
                  </w14:solidFill>
                </w14:textFill>
              </w:rPr>
            </w:pPr>
          </w:p>
        </w:tc>
      </w:tr>
      <w:bookmarkEnd w:id="433"/>
      <w:bookmarkEnd w:id="434"/>
    </w:tbl>
    <w:p>
      <w:pPr>
        <w:jc w:val="left"/>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注：</w:t>
      </w:r>
      <w:r>
        <w:rPr>
          <w:rFonts w:hint="eastAsia"/>
          <w:color w:val="000000" w:themeColor="text1"/>
          <w:szCs w:val="21"/>
          <w14:textFill>
            <w14:solidFill>
              <w14:schemeClr w14:val="tx1"/>
            </w14:solidFill>
          </w14:textFill>
        </w:rPr>
        <w:t>投标人应根据招标文件第二章“投标人须知”前附表附录1的要求在本表后附</w:t>
      </w:r>
      <w:r>
        <w:rPr>
          <w:rFonts w:hint="eastAsia"/>
          <w:color w:val="000000" w:themeColor="text1"/>
          <w:szCs w:val="22"/>
          <w14:textFill>
            <w14:solidFill>
              <w14:schemeClr w14:val="tx1"/>
            </w14:solidFill>
          </w14:textFill>
        </w:rPr>
        <w:t>资质证书、营业执照等材料。接受联合体的，联合体成员分别填写。</w:t>
      </w:r>
    </w:p>
    <w:p>
      <w:pPr>
        <w:jc w:val="center"/>
        <w:outlineLvl w:val="3"/>
        <w:rPr>
          <w:rFonts w:ascii="黑体" w:hAnsi="黑体" w:eastAsia="黑体"/>
          <w:color w:val="000000" w:themeColor="text1"/>
          <w14:textFill>
            <w14:solidFill>
              <w14:schemeClr w14:val="tx1"/>
            </w14:solidFill>
          </w14:textFill>
        </w:rPr>
      </w:pPr>
      <w:r>
        <w:rPr>
          <w:color w:val="000000" w:themeColor="text1"/>
          <w:szCs w:val="22"/>
          <w14:textFill>
            <w14:solidFill>
              <w14:schemeClr w14:val="tx1"/>
            </w14:solidFill>
          </w14:textFill>
        </w:rPr>
        <w:br w:type="page"/>
      </w:r>
      <w:bookmarkStart w:id="435" w:name="_Toc535241230"/>
      <w:bookmarkStart w:id="436" w:name="_Toc535241087"/>
      <w:bookmarkStart w:id="437" w:name="_Toc535241133"/>
      <w:r>
        <w:rPr>
          <w:rFonts w:hint="eastAsia" w:ascii="黑体" w:hAnsi="黑体" w:eastAsia="黑体"/>
          <w:color w:val="000000" w:themeColor="text1"/>
          <w14:textFill>
            <w14:solidFill>
              <w14:schemeClr w14:val="tx1"/>
            </w14:solidFill>
          </w14:textFill>
        </w:rPr>
        <w:t>（二）近年财务状况（如要求）</w:t>
      </w:r>
    </w:p>
    <w:bookmarkEnd w:id="435"/>
    <w:bookmarkEnd w:id="436"/>
    <w:bookmarkEnd w:id="437"/>
    <w:p>
      <w:pPr>
        <w:jc w:val="center"/>
        <w:outlineLvl w:val="3"/>
        <w:rPr>
          <w:rFonts w:ascii="黑体" w:hAnsi="黑体" w:eastAsia="黑体"/>
          <w:color w:val="000000" w:themeColor="text1"/>
          <w14:textFill>
            <w14:solidFill>
              <w14:schemeClr w14:val="tx1"/>
            </w14:solidFill>
          </w14:textFill>
        </w:rPr>
      </w:pPr>
      <w:r>
        <w:rPr>
          <w:rFonts w:hint="eastAsia"/>
          <w:b/>
          <w:bCs/>
          <w:color w:val="000000" w:themeColor="text1"/>
          <w14:textFill>
            <w14:solidFill>
              <w14:schemeClr w14:val="tx1"/>
            </w14:solidFill>
          </w14:textFill>
        </w:rPr>
        <w:br w:type="page"/>
      </w:r>
      <w:r>
        <w:rPr>
          <w:rFonts w:hint="eastAsia" w:ascii="黑体" w:hAnsi="黑体" w:eastAsia="黑体"/>
          <w:color w:val="000000" w:themeColor="text1"/>
          <w14:textFill>
            <w14:solidFill>
              <w14:schemeClr w14:val="tx1"/>
            </w14:solidFill>
          </w14:textFill>
        </w:rPr>
        <w:t>（三）投标人业绩情况表（资格审查）</w:t>
      </w:r>
    </w:p>
    <w:tbl>
      <w:tblPr>
        <w:tblStyle w:val="33"/>
        <w:tblW w:w="4998" w:type="pct"/>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78"/>
        <w:gridCol w:w="6265"/>
        <w:gridCol w:w="123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78"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业绩序号</w:t>
            </w:r>
          </w:p>
        </w:tc>
        <w:tc>
          <w:tcPr>
            <w:tcW w:w="6265"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项目</w:t>
            </w:r>
            <w:r>
              <w:rPr>
                <w:b/>
                <w:color w:val="000000" w:themeColor="text1"/>
                <w14:textFill>
                  <w14:solidFill>
                    <w14:schemeClr w14:val="tx1"/>
                  </w14:solidFill>
                </w14:textFill>
              </w:rPr>
              <w:t>名称</w:t>
            </w:r>
            <w:r>
              <w:rPr>
                <w:rFonts w:hint="eastAsia"/>
                <w:b/>
                <w:color w:val="000000" w:themeColor="text1"/>
                <w14:textFill>
                  <w14:solidFill>
                    <w14:schemeClr w14:val="tx1"/>
                  </w14:solidFill>
                </w14:textFill>
              </w:rPr>
              <w:t>（合同名称）</w:t>
            </w:r>
          </w:p>
        </w:tc>
        <w:tc>
          <w:tcPr>
            <w:tcW w:w="1237"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78"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6265" w:type="dxa"/>
            <w:vAlign w:val="center"/>
          </w:tcPr>
          <w:p>
            <w:pPr>
              <w:jc w:val="center"/>
              <w:rPr>
                <w:color w:val="000000" w:themeColor="text1"/>
                <w14:textFill>
                  <w14:solidFill>
                    <w14:schemeClr w14:val="tx1"/>
                  </w14:solidFill>
                </w14:textFill>
              </w:rPr>
            </w:pPr>
          </w:p>
        </w:tc>
        <w:tc>
          <w:tcPr>
            <w:tcW w:w="1237"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78" w:type="dxa"/>
            <w:vAlign w:val="center"/>
          </w:tcPr>
          <w:p>
            <w:pPr>
              <w:jc w:val="center"/>
              <w:rPr>
                <w:color w:val="000000" w:themeColor="text1"/>
                <w14:textFill>
                  <w14:solidFill>
                    <w14:schemeClr w14:val="tx1"/>
                  </w14:solidFill>
                </w14:textFill>
              </w:rPr>
            </w:pPr>
            <w:r>
              <w:rPr>
                <w:color w:val="000000" w:themeColor="text1"/>
                <w14:textFill>
                  <w14:solidFill>
                    <w14:schemeClr w14:val="tx1"/>
                  </w14:solidFill>
                </w14:textFill>
              </w:rPr>
              <w:t>2</w:t>
            </w:r>
          </w:p>
        </w:tc>
        <w:tc>
          <w:tcPr>
            <w:tcW w:w="6265" w:type="dxa"/>
            <w:vAlign w:val="center"/>
          </w:tcPr>
          <w:p>
            <w:pPr>
              <w:jc w:val="center"/>
              <w:rPr>
                <w:color w:val="000000" w:themeColor="text1"/>
                <w14:textFill>
                  <w14:solidFill>
                    <w14:schemeClr w14:val="tx1"/>
                  </w14:solidFill>
                </w14:textFill>
              </w:rPr>
            </w:pPr>
          </w:p>
        </w:tc>
        <w:tc>
          <w:tcPr>
            <w:tcW w:w="1237"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578"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c>
          <w:tcPr>
            <w:tcW w:w="6265" w:type="dxa"/>
            <w:vAlign w:val="center"/>
          </w:tcPr>
          <w:p>
            <w:pPr>
              <w:jc w:val="center"/>
              <w:rPr>
                <w:color w:val="000000" w:themeColor="text1"/>
                <w14:textFill>
                  <w14:solidFill>
                    <w14:schemeClr w14:val="tx1"/>
                  </w14:solidFill>
                </w14:textFill>
              </w:rPr>
            </w:pPr>
          </w:p>
        </w:tc>
        <w:tc>
          <w:tcPr>
            <w:tcW w:w="1237" w:type="dxa"/>
            <w:vAlign w:val="center"/>
          </w:tcPr>
          <w:p>
            <w:pPr>
              <w:jc w:val="center"/>
              <w:rPr>
                <w:color w:val="000000" w:themeColor="text1"/>
                <w14:textFill>
                  <w14:solidFill>
                    <w14:schemeClr w14:val="tx1"/>
                  </w14:solidFill>
                </w14:textFill>
              </w:rPr>
            </w:pPr>
          </w:p>
        </w:tc>
      </w:tr>
    </w:tbl>
    <w:p>
      <w:pPr>
        <w:rPr>
          <w:color w:val="000000" w:themeColor="text1"/>
          <w14:textFill>
            <w14:solidFill>
              <w14:schemeClr w14:val="tx1"/>
            </w14:solidFill>
          </w14:textFill>
        </w:rPr>
      </w:pPr>
      <w:r>
        <w:rPr>
          <w:rFonts w:hint="eastAsia"/>
          <w:color w:val="000000" w:themeColor="text1"/>
          <w14:textFill>
            <w14:solidFill>
              <w14:schemeClr w14:val="tx1"/>
            </w14:solidFill>
          </w14:textFill>
        </w:rPr>
        <w:t>注：</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1.投标人应将用于资格审查的投标人业绩在上表中列明，按照列明</w:t>
      </w:r>
      <w:r>
        <w:rPr>
          <w:color w:val="000000" w:themeColor="text1"/>
          <w14:textFill>
            <w14:solidFill>
              <w14:schemeClr w14:val="tx1"/>
            </w14:solidFill>
          </w14:textFill>
        </w:rPr>
        <w:t>的</w:t>
      </w:r>
      <w:r>
        <w:rPr>
          <w:rFonts w:hint="eastAsia"/>
          <w:color w:val="000000" w:themeColor="text1"/>
          <w14:textFill>
            <w14:solidFill>
              <w14:schemeClr w14:val="tx1"/>
            </w14:solidFill>
          </w14:textFill>
        </w:rPr>
        <w:t>业绩序号先后</w:t>
      </w:r>
      <w:r>
        <w:rPr>
          <w:color w:val="000000" w:themeColor="text1"/>
          <w14:textFill>
            <w14:solidFill>
              <w14:schemeClr w14:val="tx1"/>
            </w14:solidFill>
          </w14:textFill>
        </w:rPr>
        <w:t>顺序</w:t>
      </w:r>
      <w:r>
        <w:rPr>
          <w:rFonts w:hint="eastAsia"/>
          <w:color w:val="000000" w:themeColor="text1"/>
          <w14:textFill>
            <w14:solidFill>
              <w14:schemeClr w14:val="tx1"/>
            </w14:solidFill>
          </w14:textFill>
        </w:rPr>
        <w:t>依次填写“投标人</w:t>
      </w:r>
      <w:r>
        <w:rPr>
          <w:color w:val="000000" w:themeColor="text1"/>
          <w14:textFill>
            <w14:solidFill>
              <w14:schemeClr w14:val="tx1"/>
            </w14:solidFill>
          </w14:textFill>
        </w:rPr>
        <w:t>业绩</w:t>
      </w:r>
      <w:r>
        <w:rPr>
          <w:rFonts w:hint="eastAsia"/>
          <w:color w:val="000000" w:themeColor="text1"/>
          <w14:textFill>
            <w14:solidFill>
              <w14:schemeClr w14:val="tx1"/>
            </w14:solidFill>
          </w14:textFill>
        </w:rPr>
        <w:t>信息</w:t>
      </w:r>
      <w:r>
        <w:rPr>
          <w:color w:val="000000" w:themeColor="text1"/>
          <w14:textFill>
            <w14:solidFill>
              <w14:schemeClr w14:val="tx1"/>
            </w14:solidFill>
          </w14:textFill>
        </w:rPr>
        <w:t>表</w:t>
      </w:r>
      <w:r>
        <w:rPr>
          <w:rFonts w:hint="eastAsia"/>
          <w:color w:val="000000" w:themeColor="text1"/>
          <w14:textFill>
            <w14:solidFill>
              <w14:schemeClr w14:val="tx1"/>
            </w14:solidFill>
          </w14:textFill>
        </w:rPr>
        <w:t>（资格</w:t>
      </w:r>
      <w:r>
        <w:rPr>
          <w:color w:val="000000" w:themeColor="text1"/>
          <w14:textFill>
            <w14:solidFill>
              <w14:schemeClr w14:val="tx1"/>
            </w14:solidFill>
          </w14:textFill>
        </w:rPr>
        <w:t>审查</w:t>
      </w:r>
      <w:r>
        <w:rPr>
          <w:rFonts w:hint="eastAsia"/>
          <w:color w:val="000000" w:themeColor="text1"/>
          <w14:textFill>
            <w14:solidFill>
              <w14:schemeClr w14:val="tx1"/>
            </w14:solidFill>
          </w14:textFill>
        </w:rPr>
        <w:t>）”，并附相应业绩证明材料。</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2.评标</w:t>
      </w:r>
      <w:r>
        <w:rPr>
          <w:color w:val="000000" w:themeColor="text1"/>
          <w14:textFill>
            <w14:solidFill>
              <w14:schemeClr w14:val="tx1"/>
            </w14:solidFill>
          </w14:textFill>
        </w:rPr>
        <w:t>委员会应当按照上表</w:t>
      </w:r>
      <w:r>
        <w:rPr>
          <w:rFonts w:hint="eastAsia"/>
          <w:color w:val="000000" w:themeColor="text1"/>
          <w14:textFill>
            <w14:solidFill>
              <w14:schemeClr w14:val="tx1"/>
            </w14:solidFill>
          </w14:textFill>
        </w:rPr>
        <w:t>列明</w:t>
      </w:r>
      <w:r>
        <w:rPr>
          <w:color w:val="000000" w:themeColor="text1"/>
          <w14:textFill>
            <w14:solidFill>
              <w14:schemeClr w14:val="tx1"/>
            </w14:solidFill>
          </w14:textFill>
        </w:rPr>
        <w:t>的</w:t>
      </w:r>
      <w:r>
        <w:rPr>
          <w:rFonts w:hint="eastAsia"/>
          <w:color w:val="000000" w:themeColor="text1"/>
          <w14:textFill>
            <w14:solidFill>
              <w14:schemeClr w14:val="tx1"/>
            </w14:solidFill>
          </w14:textFill>
        </w:rPr>
        <w:t>业绩序号先后</w:t>
      </w:r>
      <w:r>
        <w:rPr>
          <w:color w:val="000000" w:themeColor="text1"/>
          <w14:textFill>
            <w14:solidFill>
              <w14:schemeClr w14:val="tx1"/>
            </w14:solidFill>
          </w14:textFill>
        </w:rPr>
        <w:t>顺序</w:t>
      </w:r>
      <w:r>
        <w:rPr>
          <w:rFonts w:hint="eastAsia"/>
          <w:color w:val="000000" w:themeColor="text1"/>
          <w14:textFill>
            <w14:solidFill>
              <w14:schemeClr w14:val="tx1"/>
            </w14:solidFill>
          </w14:textFill>
        </w:rPr>
        <w:t>依次</w:t>
      </w:r>
      <w:r>
        <w:rPr>
          <w:color w:val="000000" w:themeColor="text1"/>
          <w14:textFill>
            <w14:solidFill>
              <w14:schemeClr w14:val="tx1"/>
            </w14:solidFill>
          </w14:textFill>
        </w:rPr>
        <w:t>进行评审，</w:t>
      </w:r>
      <w:r>
        <w:rPr>
          <w:rFonts w:hint="eastAsia"/>
          <w:color w:val="000000" w:themeColor="text1"/>
          <w14:textFill>
            <w14:solidFill>
              <w14:schemeClr w14:val="tx1"/>
            </w14:solidFill>
          </w14:textFill>
        </w:rPr>
        <w:t>且仅评审“附录3 资格审查条件（业绩最低要求）”规定数量的业绩，超出规定数量部分或未在上表列明的业绩均不作为资格审查投标人业绩予以评审。</w:t>
      </w:r>
    </w:p>
    <w:p>
      <w:pPr>
        <w:jc w:val="left"/>
        <w:rPr>
          <w:color w:val="000000" w:themeColor="text1"/>
          <w14:textFill>
            <w14:solidFill>
              <w14:schemeClr w14:val="tx1"/>
            </w14:solidFill>
          </w14:textFill>
        </w:rPr>
      </w:pPr>
    </w:p>
    <w:p>
      <w:pPr>
        <w:jc w:val="right"/>
        <w:rPr>
          <w:bCs/>
          <w:color w:val="000000" w:themeColor="text1"/>
          <w:spacing w:val="120"/>
          <w:szCs w:val="21"/>
          <w14:textFill>
            <w14:solidFill>
              <w14:schemeClr w14:val="tx1"/>
            </w14:solidFill>
          </w14:textFill>
        </w:rPr>
      </w:pPr>
    </w:p>
    <w:p>
      <w:pPr>
        <w:jc w:val="right"/>
        <w:rPr>
          <w:bCs/>
          <w:color w:val="000000" w:themeColor="text1"/>
          <w:szCs w:val="21"/>
          <w:u w:val="single"/>
          <w14:textFill>
            <w14:solidFill>
              <w14:schemeClr w14:val="tx1"/>
            </w14:solidFill>
          </w14:textFill>
        </w:rPr>
      </w:pPr>
      <w:r>
        <w:rPr>
          <w:rFonts w:hint="eastAsia"/>
          <w:bCs/>
          <w:color w:val="000000" w:themeColor="text1"/>
          <w:spacing w:val="120"/>
          <w:szCs w:val="21"/>
          <w14:textFill>
            <w14:solidFill>
              <w14:schemeClr w14:val="tx1"/>
            </w14:solidFill>
          </w14:textFill>
        </w:rPr>
        <w:t>投标</w:t>
      </w:r>
      <w:r>
        <w:rPr>
          <w:rFonts w:hint="eastAsia"/>
          <w:bCs/>
          <w:color w:val="000000" w:themeColor="text1"/>
          <w:szCs w:val="21"/>
          <w14:textFill>
            <w14:solidFill>
              <w14:schemeClr w14:val="tx1"/>
            </w14:solidFill>
          </w14:textFill>
        </w:rPr>
        <w:t>人：</w:t>
      </w:r>
      <w:r>
        <w:rPr>
          <w:rFonts w:hint="eastAsia"/>
          <w:bCs/>
          <w:color w:val="000000" w:themeColor="text1"/>
          <w:szCs w:val="21"/>
          <w:u w:val="single"/>
          <w14:textFill>
            <w14:solidFill>
              <w14:schemeClr w14:val="tx1"/>
            </w14:solidFill>
          </w14:textFill>
        </w:rPr>
        <w:t xml:space="preserve">            </w:t>
      </w:r>
      <w:r>
        <w:rPr>
          <w:rFonts w:hint="eastAsia"/>
          <w:bCs/>
          <w:color w:val="000000" w:themeColor="text1"/>
          <w:szCs w:val="21"/>
          <w14:textFill>
            <w14:solidFill>
              <w14:schemeClr w14:val="tx1"/>
            </w14:solidFill>
          </w14:textFill>
        </w:rPr>
        <w:t>（盖单位章）</w:t>
      </w:r>
    </w:p>
    <w:p>
      <w:pPr>
        <w:jc w:val="right"/>
        <w:rPr>
          <w:rFonts w:eastAsia="黑体"/>
          <w:color w:val="000000" w:themeColor="text1"/>
          <w:sz w:val="28"/>
          <w:szCs w:val="28"/>
          <w14:textFill>
            <w14:solidFill>
              <w14:schemeClr w14:val="tx1"/>
            </w14:solidFill>
          </w14:textFill>
        </w:rPr>
      </w:pPr>
      <w:r>
        <w:rPr>
          <w:rFonts w:hint="eastAsia"/>
          <w:bCs/>
          <w:color w:val="000000" w:themeColor="text1"/>
          <w:spacing w:val="360"/>
          <w:szCs w:val="21"/>
          <w14:textFill>
            <w14:solidFill>
              <w14:schemeClr w14:val="tx1"/>
            </w14:solidFill>
          </w14:textFill>
        </w:rPr>
        <w:t>日</w:t>
      </w:r>
      <w:r>
        <w:rPr>
          <w:rFonts w:hint="eastAsia"/>
          <w:bCs/>
          <w:color w:val="000000" w:themeColor="text1"/>
          <w:szCs w:val="21"/>
          <w14:textFill>
            <w14:solidFill>
              <w14:schemeClr w14:val="tx1"/>
            </w14:solidFill>
          </w14:textFill>
        </w:rPr>
        <w:t>期</w:t>
      </w:r>
      <w:r>
        <w:rPr>
          <w:rFonts w:hint="eastAsia"/>
          <w:color w:val="000000" w:themeColor="text1"/>
          <w:szCs w:val="21"/>
          <w14:textFill>
            <w14:solidFill>
              <w14:schemeClr w14:val="tx1"/>
            </w14:solidFill>
          </w14:textFill>
        </w:rPr>
        <w:t>：</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年</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月</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日</w:t>
      </w:r>
    </w:p>
    <w:p>
      <w:pPr>
        <w:rPr>
          <w:color w:val="000000" w:themeColor="text1"/>
          <w14:textFill>
            <w14:solidFill>
              <w14:schemeClr w14:val="tx1"/>
            </w14:solidFill>
          </w14:textFill>
        </w:rPr>
      </w:pPr>
    </w:p>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br w:type="page"/>
      </w:r>
      <w:r>
        <w:rPr>
          <w:rFonts w:hint="eastAsia"/>
          <w:b/>
          <w:color w:val="000000" w:themeColor="text1"/>
          <w14:textFill>
            <w14:solidFill>
              <w14:schemeClr w14:val="tx1"/>
            </w14:solidFill>
          </w14:textFill>
        </w:rPr>
        <w:t>投标人业绩</w:t>
      </w:r>
      <w:r>
        <w:rPr>
          <w:b/>
          <w:color w:val="000000" w:themeColor="text1"/>
          <w14:textFill>
            <w14:solidFill>
              <w14:schemeClr w14:val="tx1"/>
            </w14:solidFill>
          </w14:textFill>
        </w:rPr>
        <w:t>信息表</w:t>
      </w:r>
      <w:r>
        <w:rPr>
          <w:rFonts w:hint="eastAsia"/>
          <w:b/>
          <w:color w:val="000000" w:themeColor="text1"/>
          <w14:textFill>
            <w14:solidFill>
              <w14:schemeClr w14:val="tx1"/>
            </w14:solidFill>
          </w14:textFill>
        </w:rPr>
        <w:t>（资格审查）</w:t>
      </w:r>
    </w:p>
    <w:tbl>
      <w:tblPr>
        <w:tblStyle w:val="3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07"/>
        <w:gridCol w:w="597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项目名称</w:t>
            </w:r>
          </w:p>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（合同名称）</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项目所在地</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发包人名称</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发包人地址</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发包人电话</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合同价格</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开始工作日期</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竣工（完成）日期</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承担的工作</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工程质量</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项目经理</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设计负责人</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施工负责人</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施工项目技术负责人</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监理单位及联系电话</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总监理工程师及电话</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项目描述</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0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备注</w:t>
            </w:r>
          </w:p>
        </w:tc>
        <w:tc>
          <w:tcPr>
            <w:tcW w:w="597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2"/>
                <w14:textFill>
                  <w14:solidFill>
                    <w14:schemeClr w14:val="tx1"/>
                  </w14:solidFill>
                </w14:textFill>
              </w:rPr>
              <w:t xml:space="preserve">资格审查业绩     </w:t>
            </w:r>
          </w:p>
        </w:tc>
      </w:tr>
    </w:tbl>
    <w:p>
      <w:pPr>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注：投标人应根据招标文件第二章“投标人须知”前附表附录3的要求在本表后附相关证明材料。</w:t>
      </w:r>
    </w:p>
    <w:p>
      <w:pPr>
        <w:jc w:val="center"/>
        <w:outlineLvl w:val="3"/>
        <w:rPr>
          <w:rFonts w:ascii="黑体" w:hAnsi="黑体" w:eastAsia="黑体"/>
          <w:color w:val="000000" w:themeColor="text1"/>
          <w14:textFill>
            <w14:solidFill>
              <w14:schemeClr w14:val="tx1"/>
            </w14:solidFill>
          </w14:textFill>
        </w:rPr>
      </w:pPr>
      <w:r>
        <w:rPr>
          <w:color w:val="000000" w:themeColor="text1"/>
          <w:szCs w:val="21"/>
          <w14:textFill>
            <w14:solidFill>
              <w14:schemeClr w14:val="tx1"/>
            </w14:solidFill>
          </w14:textFill>
        </w:rPr>
        <w:br w:type="page"/>
      </w:r>
      <w:r>
        <w:rPr>
          <w:rFonts w:hint="eastAsia" w:ascii="黑体" w:hAnsi="黑体" w:eastAsia="黑体"/>
          <w:color w:val="000000" w:themeColor="text1"/>
          <w14:textFill>
            <w14:solidFill>
              <w14:schemeClr w14:val="tx1"/>
            </w14:solidFill>
          </w14:textFill>
        </w:rPr>
        <w:t>（四）项目经理、设计负责人、施工负责人业绩情况表（资格审查）</w:t>
      </w:r>
    </w:p>
    <w:tbl>
      <w:tblPr>
        <w:tblStyle w:val="33"/>
        <w:tblW w:w="4998" w:type="pct"/>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17"/>
        <w:gridCol w:w="6512"/>
        <w:gridCol w:w="125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5" w:hRule="atLeast"/>
        </w:trPr>
        <w:tc>
          <w:tcPr>
            <w:tcW w:w="9080" w:type="dxa"/>
            <w:gridSpan w:val="3"/>
            <w:vAlign w:val="center"/>
          </w:tcPr>
          <w:p>
            <w:pPr>
              <w:jc w:val="center"/>
              <w:rPr>
                <w:b/>
                <w:color w:val="000000" w:themeColor="text1"/>
                <w14:textFill>
                  <w14:solidFill>
                    <w14:schemeClr w14:val="tx1"/>
                  </w14:solidFill>
                </w14:textFill>
              </w:rPr>
            </w:pPr>
            <w:r>
              <w:rPr>
                <w:rFonts w:hint="eastAsia"/>
                <w:b/>
                <w:bCs/>
                <w:color w:val="000000" w:themeColor="text1"/>
                <w:szCs w:val="22"/>
                <w14:textFill>
                  <w14:solidFill>
                    <w14:schemeClr w14:val="tx1"/>
                  </w14:solidFill>
                </w14:textFill>
              </w:rPr>
              <w:t>业绩所属人员：项目经理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5" w:hRule="atLeast"/>
        </w:trPr>
        <w:tc>
          <w:tcPr>
            <w:tcW w:w="1317"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业绩序号</w:t>
            </w:r>
          </w:p>
        </w:tc>
        <w:tc>
          <w:tcPr>
            <w:tcW w:w="6512"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项目</w:t>
            </w:r>
            <w:r>
              <w:rPr>
                <w:b/>
                <w:color w:val="000000" w:themeColor="text1"/>
                <w14:textFill>
                  <w14:solidFill>
                    <w14:schemeClr w14:val="tx1"/>
                  </w14:solidFill>
                </w14:textFill>
              </w:rPr>
              <w:t>名称</w:t>
            </w:r>
            <w:r>
              <w:rPr>
                <w:rFonts w:hint="eastAsia"/>
                <w:b/>
                <w:color w:val="000000" w:themeColor="text1"/>
                <w14:textFill>
                  <w14:solidFill>
                    <w14:schemeClr w14:val="tx1"/>
                  </w14:solidFill>
                </w14:textFill>
              </w:rPr>
              <w:t>（合同名称）</w:t>
            </w:r>
          </w:p>
        </w:tc>
        <w:tc>
          <w:tcPr>
            <w:tcW w:w="1251"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5" w:hRule="atLeast"/>
        </w:trPr>
        <w:tc>
          <w:tcPr>
            <w:tcW w:w="1317"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6512" w:type="dxa"/>
            <w:vAlign w:val="center"/>
          </w:tcPr>
          <w:p>
            <w:pPr>
              <w:jc w:val="center"/>
              <w:rPr>
                <w:color w:val="000000" w:themeColor="text1"/>
                <w14:textFill>
                  <w14:solidFill>
                    <w14:schemeClr w14:val="tx1"/>
                  </w14:solidFill>
                </w14:textFill>
              </w:rPr>
            </w:pPr>
          </w:p>
        </w:tc>
        <w:tc>
          <w:tcPr>
            <w:tcW w:w="1251"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5" w:hRule="atLeast"/>
        </w:trPr>
        <w:tc>
          <w:tcPr>
            <w:tcW w:w="1317" w:type="dxa"/>
            <w:vAlign w:val="center"/>
          </w:tcPr>
          <w:p>
            <w:pPr>
              <w:jc w:val="center"/>
              <w:rPr>
                <w:color w:val="000000" w:themeColor="text1"/>
                <w14:textFill>
                  <w14:solidFill>
                    <w14:schemeClr w14:val="tx1"/>
                  </w14:solidFill>
                </w14:textFill>
              </w:rPr>
            </w:pPr>
            <w:r>
              <w:rPr>
                <w:color w:val="000000" w:themeColor="text1"/>
                <w14:textFill>
                  <w14:solidFill>
                    <w14:schemeClr w14:val="tx1"/>
                  </w14:solidFill>
                </w14:textFill>
              </w:rPr>
              <w:t>2</w:t>
            </w:r>
          </w:p>
        </w:tc>
        <w:tc>
          <w:tcPr>
            <w:tcW w:w="6512" w:type="dxa"/>
            <w:vAlign w:val="center"/>
          </w:tcPr>
          <w:p>
            <w:pPr>
              <w:jc w:val="center"/>
              <w:rPr>
                <w:color w:val="000000" w:themeColor="text1"/>
                <w14:textFill>
                  <w14:solidFill>
                    <w14:schemeClr w14:val="tx1"/>
                  </w14:solidFill>
                </w14:textFill>
              </w:rPr>
            </w:pPr>
          </w:p>
        </w:tc>
        <w:tc>
          <w:tcPr>
            <w:tcW w:w="1251"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5" w:hRule="atLeast"/>
        </w:trPr>
        <w:tc>
          <w:tcPr>
            <w:tcW w:w="1317"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c>
          <w:tcPr>
            <w:tcW w:w="6512" w:type="dxa"/>
            <w:vAlign w:val="center"/>
          </w:tcPr>
          <w:p>
            <w:pPr>
              <w:jc w:val="center"/>
              <w:rPr>
                <w:color w:val="000000" w:themeColor="text1"/>
                <w14:textFill>
                  <w14:solidFill>
                    <w14:schemeClr w14:val="tx1"/>
                  </w14:solidFill>
                </w14:textFill>
              </w:rPr>
            </w:pPr>
          </w:p>
        </w:tc>
        <w:tc>
          <w:tcPr>
            <w:tcW w:w="1251"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5" w:hRule="atLeast"/>
        </w:trPr>
        <w:tc>
          <w:tcPr>
            <w:tcW w:w="9080" w:type="dxa"/>
            <w:gridSpan w:val="3"/>
            <w:vAlign w:val="center"/>
          </w:tcPr>
          <w:p>
            <w:pPr>
              <w:jc w:val="center"/>
              <w:rPr>
                <w:b/>
                <w:color w:val="000000" w:themeColor="text1"/>
                <w14:textFill>
                  <w14:solidFill>
                    <w14:schemeClr w14:val="tx1"/>
                  </w14:solidFill>
                </w14:textFill>
              </w:rPr>
            </w:pPr>
            <w:r>
              <w:rPr>
                <w:rFonts w:hint="eastAsia"/>
                <w:b/>
                <w:bCs/>
                <w:color w:val="000000" w:themeColor="text1"/>
                <w:szCs w:val="22"/>
                <w14:textFill>
                  <w14:solidFill>
                    <w14:schemeClr w14:val="tx1"/>
                  </w14:solidFill>
                </w14:textFill>
              </w:rPr>
              <w:t>业绩所属人员：</w:t>
            </w:r>
            <w:r>
              <w:rPr>
                <w:rFonts w:hint="eastAsia"/>
                <w:b/>
                <w:bCs/>
                <w:color w:val="000000" w:themeColor="text1"/>
                <w14:textFill>
                  <w14:solidFill>
                    <w14:schemeClr w14:val="tx1"/>
                  </w14:solidFill>
                </w14:textFill>
              </w:rPr>
              <w:t>设计负责人</w:t>
            </w:r>
            <w:r>
              <w:rPr>
                <w:rFonts w:hint="eastAsia"/>
                <w:b/>
                <w:bCs/>
                <w:color w:val="000000" w:themeColor="text1"/>
                <w:szCs w:val="22"/>
                <w14:textFill>
                  <w14:solidFill>
                    <w14:schemeClr w14:val="tx1"/>
                  </w14:solidFill>
                </w14:textFill>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5" w:hRule="atLeast"/>
        </w:trPr>
        <w:tc>
          <w:tcPr>
            <w:tcW w:w="1317"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业绩序号</w:t>
            </w:r>
          </w:p>
        </w:tc>
        <w:tc>
          <w:tcPr>
            <w:tcW w:w="6512"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项目</w:t>
            </w:r>
            <w:r>
              <w:rPr>
                <w:b/>
                <w:color w:val="000000" w:themeColor="text1"/>
                <w14:textFill>
                  <w14:solidFill>
                    <w14:schemeClr w14:val="tx1"/>
                  </w14:solidFill>
                </w14:textFill>
              </w:rPr>
              <w:t>名称</w:t>
            </w:r>
            <w:r>
              <w:rPr>
                <w:rFonts w:hint="eastAsia"/>
                <w:b/>
                <w:color w:val="000000" w:themeColor="text1"/>
                <w14:textFill>
                  <w14:solidFill>
                    <w14:schemeClr w14:val="tx1"/>
                  </w14:solidFill>
                </w14:textFill>
              </w:rPr>
              <w:t>（合同名称）</w:t>
            </w:r>
          </w:p>
        </w:tc>
        <w:tc>
          <w:tcPr>
            <w:tcW w:w="1251"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5" w:hRule="atLeast"/>
        </w:trPr>
        <w:tc>
          <w:tcPr>
            <w:tcW w:w="1317"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6512" w:type="dxa"/>
            <w:vAlign w:val="center"/>
          </w:tcPr>
          <w:p>
            <w:pPr>
              <w:jc w:val="center"/>
              <w:rPr>
                <w:color w:val="000000" w:themeColor="text1"/>
                <w14:textFill>
                  <w14:solidFill>
                    <w14:schemeClr w14:val="tx1"/>
                  </w14:solidFill>
                </w14:textFill>
              </w:rPr>
            </w:pPr>
          </w:p>
        </w:tc>
        <w:tc>
          <w:tcPr>
            <w:tcW w:w="1251"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5" w:hRule="atLeast"/>
        </w:trPr>
        <w:tc>
          <w:tcPr>
            <w:tcW w:w="1317" w:type="dxa"/>
            <w:vAlign w:val="center"/>
          </w:tcPr>
          <w:p>
            <w:pPr>
              <w:jc w:val="center"/>
              <w:rPr>
                <w:color w:val="000000" w:themeColor="text1"/>
                <w14:textFill>
                  <w14:solidFill>
                    <w14:schemeClr w14:val="tx1"/>
                  </w14:solidFill>
                </w14:textFill>
              </w:rPr>
            </w:pPr>
            <w:r>
              <w:rPr>
                <w:color w:val="000000" w:themeColor="text1"/>
                <w14:textFill>
                  <w14:solidFill>
                    <w14:schemeClr w14:val="tx1"/>
                  </w14:solidFill>
                </w14:textFill>
              </w:rPr>
              <w:t>2</w:t>
            </w:r>
          </w:p>
        </w:tc>
        <w:tc>
          <w:tcPr>
            <w:tcW w:w="6512" w:type="dxa"/>
            <w:vAlign w:val="center"/>
          </w:tcPr>
          <w:p>
            <w:pPr>
              <w:jc w:val="center"/>
              <w:rPr>
                <w:color w:val="000000" w:themeColor="text1"/>
                <w14:textFill>
                  <w14:solidFill>
                    <w14:schemeClr w14:val="tx1"/>
                  </w14:solidFill>
                </w14:textFill>
              </w:rPr>
            </w:pPr>
          </w:p>
        </w:tc>
        <w:tc>
          <w:tcPr>
            <w:tcW w:w="1251"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5" w:hRule="atLeast"/>
        </w:trPr>
        <w:tc>
          <w:tcPr>
            <w:tcW w:w="1317" w:type="dxa"/>
            <w:vAlign w:val="center"/>
          </w:tcPr>
          <w:p>
            <w:pPr>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w:t>
            </w:r>
          </w:p>
        </w:tc>
        <w:tc>
          <w:tcPr>
            <w:tcW w:w="6512" w:type="dxa"/>
            <w:vAlign w:val="center"/>
          </w:tcPr>
          <w:p>
            <w:pPr>
              <w:jc w:val="center"/>
              <w:rPr>
                <w:b/>
                <w:bCs/>
                <w:color w:val="000000" w:themeColor="text1"/>
                <w14:textFill>
                  <w14:solidFill>
                    <w14:schemeClr w14:val="tx1"/>
                  </w14:solidFill>
                </w14:textFill>
              </w:rPr>
            </w:pPr>
          </w:p>
        </w:tc>
        <w:tc>
          <w:tcPr>
            <w:tcW w:w="1251" w:type="dxa"/>
            <w:vAlign w:val="center"/>
          </w:tcPr>
          <w:p>
            <w:pPr>
              <w:jc w:val="center"/>
              <w:rPr>
                <w:b/>
                <w:bCs/>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5" w:hRule="atLeast"/>
        </w:trPr>
        <w:tc>
          <w:tcPr>
            <w:tcW w:w="9080" w:type="dxa"/>
            <w:gridSpan w:val="3"/>
            <w:vAlign w:val="center"/>
          </w:tcPr>
          <w:p>
            <w:pPr>
              <w:jc w:val="center"/>
              <w:rPr>
                <w:b/>
                <w:bCs/>
                <w:color w:val="000000" w:themeColor="text1"/>
                <w14:textFill>
                  <w14:solidFill>
                    <w14:schemeClr w14:val="tx1"/>
                  </w14:solidFill>
                </w14:textFill>
              </w:rPr>
            </w:pPr>
            <w:r>
              <w:rPr>
                <w:rFonts w:hint="eastAsia"/>
                <w:b/>
                <w:bCs/>
                <w:color w:val="000000" w:themeColor="text1"/>
                <w:szCs w:val="22"/>
                <w14:textFill>
                  <w14:solidFill>
                    <w14:schemeClr w14:val="tx1"/>
                  </w14:solidFill>
                </w14:textFill>
              </w:rPr>
              <w:t>业绩所属人员：</w:t>
            </w:r>
            <w:r>
              <w:rPr>
                <w:rFonts w:hint="eastAsia"/>
                <w:b/>
                <w:bCs/>
                <w:color w:val="000000" w:themeColor="text1"/>
                <w14:textFill>
                  <w14:solidFill>
                    <w14:schemeClr w14:val="tx1"/>
                  </w14:solidFill>
                </w14:textFill>
              </w:rPr>
              <w:t>施工负责人</w:t>
            </w:r>
            <w:r>
              <w:rPr>
                <w:rFonts w:hint="eastAsia"/>
                <w:b/>
                <w:bCs/>
                <w:color w:val="000000" w:themeColor="text1"/>
                <w:szCs w:val="22"/>
                <w14:textFill>
                  <w14:solidFill>
                    <w14:schemeClr w14:val="tx1"/>
                  </w14:solidFill>
                </w14:textFill>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5" w:hRule="atLeast"/>
        </w:trPr>
        <w:tc>
          <w:tcPr>
            <w:tcW w:w="1317"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业绩序号</w:t>
            </w:r>
          </w:p>
        </w:tc>
        <w:tc>
          <w:tcPr>
            <w:tcW w:w="6512"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项目</w:t>
            </w:r>
            <w:r>
              <w:rPr>
                <w:b/>
                <w:color w:val="000000" w:themeColor="text1"/>
                <w14:textFill>
                  <w14:solidFill>
                    <w14:schemeClr w14:val="tx1"/>
                  </w14:solidFill>
                </w14:textFill>
              </w:rPr>
              <w:t>名称</w:t>
            </w:r>
            <w:r>
              <w:rPr>
                <w:rFonts w:hint="eastAsia"/>
                <w:b/>
                <w:color w:val="000000" w:themeColor="text1"/>
                <w14:textFill>
                  <w14:solidFill>
                    <w14:schemeClr w14:val="tx1"/>
                  </w14:solidFill>
                </w14:textFill>
              </w:rPr>
              <w:t>（合同名称）</w:t>
            </w:r>
          </w:p>
        </w:tc>
        <w:tc>
          <w:tcPr>
            <w:tcW w:w="1251"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5" w:hRule="atLeast"/>
        </w:trPr>
        <w:tc>
          <w:tcPr>
            <w:tcW w:w="1317"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6512" w:type="dxa"/>
            <w:vAlign w:val="center"/>
          </w:tcPr>
          <w:p>
            <w:pPr>
              <w:jc w:val="center"/>
              <w:rPr>
                <w:color w:val="000000" w:themeColor="text1"/>
                <w14:textFill>
                  <w14:solidFill>
                    <w14:schemeClr w14:val="tx1"/>
                  </w14:solidFill>
                </w14:textFill>
              </w:rPr>
            </w:pPr>
          </w:p>
        </w:tc>
        <w:tc>
          <w:tcPr>
            <w:tcW w:w="1251"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5" w:hRule="atLeast"/>
        </w:trPr>
        <w:tc>
          <w:tcPr>
            <w:tcW w:w="1317" w:type="dxa"/>
            <w:vAlign w:val="center"/>
          </w:tcPr>
          <w:p>
            <w:pPr>
              <w:jc w:val="center"/>
              <w:rPr>
                <w:color w:val="000000" w:themeColor="text1"/>
                <w14:textFill>
                  <w14:solidFill>
                    <w14:schemeClr w14:val="tx1"/>
                  </w14:solidFill>
                </w14:textFill>
              </w:rPr>
            </w:pPr>
            <w:r>
              <w:rPr>
                <w:color w:val="000000" w:themeColor="text1"/>
                <w14:textFill>
                  <w14:solidFill>
                    <w14:schemeClr w14:val="tx1"/>
                  </w14:solidFill>
                </w14:textFill>
              </w:rPr>
              <w:t>2</w:t>
            </w:r>
          </w:p>
        </w:tc>
        <w:tc>
          <w:tcPr>
            <w:tcW w:w="6512" w:type="dxa"/>
            <w:vAlign w:val="center"/>
          </w:tcPr>
          <w:p>
            <w:pPr>
              <w:jc w:val="center"/>
              <w:rPr>
                <w:color w:val="000000" w:themeColor="text1"/>
                <w14:textFill>
                  <w14:solidFill>
                    <w14:schemeClr w14:val="tx1"/>
                  </w14:solidFill>
                </w14:textFill>
              </w:rPr>
            </w:pPr>
          </w:p>
        </w:tc>
        <w:tc>
          <w:tcPr>
            <w:tcW w:w="1251"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5" w:hRule="atLeast"/>
        </w:trPr>
        <w:tc>
          <w:tcPr>
            <w:tcW w:w="1317"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c>
          <w:tcPr>
            <w:tcW w:w="6512" w:type="dxa"/>
            <w:vAlign w:val="center"/>
          </w:tcPr>
          <w:p>
            <w:pPr>
              <w:jc w:val="center"/>
              <w:rPr>
                <w:color w:val="000000" w:themeColor="text1"/>
                <w14:textFill>
                  <w14:solidFill>
                    <w14:schemeClr w14:val="tx1"/>
                  </w14:solidFill>
                </w14:textFill>
              </w:rPr>
            </w:pPr>
          </w:p>
        </w:tc>
        <w:tc>
          <w:tcPr>
            <w:tcW w:w="1251" w:type="dxa"/>
            <w:vAlign w:val="center"/>
          </w:tcPr>
          <w:p>
            <w:pPr>
              <w:jc w:val="center"/>
              <w:rPr>
                <w:color w:val="000000" w:themeColor="text1"/>
                <w14:textFill>
                  <w14:solidFill>
                    <w14:schemeClr w14:val="tx1"/>
                  </w14:solidFill>
                </w14:textFill>
              </w:rPr>
            </w:pPr>
          </w:p>
        </w:tc>
      </w:tr>
    </w:tbl>
    <w:p>
      <w:pPr>
        <w:ind w:firstLine="480"/>
        <w:rPr>
          <w:color w:val="000000" w:themeColor="text1"/>
          <w14:textFill>
            <w14:solidFill>
              <w14:schemeClr w14:val="tx1"/>
            </w14:solidFill>
          </w14:textFill>
        </w:rPr>
      </w:pP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注：</w:t>
      </w:r>
    </w:p>
    <w:p>
      <w:pPr>
        <w:numPr>
          <w:ilvl w:val="0"/>
          <w:numId w:val="7"/>
        </w:num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投标人应将用于资格审查的业绩在上表中列明，按照列明</w:t>
      </w:r>
      <w:r>
        <w:rPr>
          <w:color w:val="000000" w:themeColor="text1"/>
          <w14:textFill>
            <w14:solidFill>
              <w14:schemeClr w14:val="tx1"/>
            </w14:solidFill>
          </w14:textFill>
        </w:rPr>
        <w:t>的</w:t>
      </w:r>
      <w:r>
        <w:rPr>
          <w:rFonts w:hint="eastAsia"/>
          <w:color w:val="000000" w:themeColor="text1"/>
          <w14:textFill>
            <w14:solidFill>
              <w14:schemeClr w14:val="tx1"/>
            </w14:solidFill>
          </w14:textFill>
        </w:rPr>
        <w:t>业绩序号先后</w:t>
      </w:r>
      <w:r>
        <w:rPr>
          <w:color w:val="000000" w:themeColor="text1"/>
          <w14:textFill>
            <w14:solidFill>
              <w14:schemeClr w14:val="tx1"/>
            </w14:solidFill>
          </w14:textFill>
        </w:rPr>
        <w:t>顺序</w:t>
      </w:r>
      <w:r>
        <w:rPr>
          <w:rFonts w:hint="eastAsia"/>
          <w:color w:val="000000" w:themeColor="text1"/>
          <w14:textFill>
            <w14:solidFill>
              <w14:schemeClr w14:val="tx1"/>
            </w14:solidFill>
          </w14:textFill>
        </w:rPr>
        <w:t>依次填写“项目经理、设计负责人、施工负责人业绩情况表（资格审查）”，并附相应业绩证明材料。</w:t>
      </w:r>
    </w:p>
    <w:p>
      <w:pPr>
        <w:numPr>
          <w:ilvl w:val="0"/>
          <w:numId w:val="7"/>
        </w:num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评标</w:t>
      </w:r>
      <w:r>
        <w:rPr>
          <w:color w:val="000000" w:themeColor="text1"/>
          <w14:textFill>
            <w14:solidFill>
              <w14:schemeClr w14:val="tx1"/>
            </w14:solidFill>
          </w14:textFill>
        </w:rPr>
        <w:t>委员会应当按照上表</w:t>
      </w:r>
      <w:r>
        <w:rPr>
          <w:rFonts w:hint="eastAsia"/>
          <w:color w:val="000000" w:themeColor="text1"/>
          <w14:textFill>
            <w14:solidFill>
              <w14:schemeClr w14:val="tx1"/>
            </w14:solidFill>
          </w14:textFill>
        </w:rPr>
        <w:t>列明</w:t>
      </w:r>
      <w:r>
        <w:rPr>
          <w:color w:val="000000" w:themeColor="text1"/>
          <w14:textFill>
            <w14:solidFill>
              <w14:schemeClr w14:val="tx1"/>
            </w14:solidFill>
          </w14:textFill>
        </w:rPr>
        <w:t>的</w:t>
      </w:r>
      <w:r>
        <w:rPr>
          <w:rFonts w:hint="eastAsia"/>
          <w:color w:val="000000" w:themeColor="text1"/>
          <w14:textFill>
            <w14:solidFill>
              <w14:schemeClr w14:val="tx1"/>
            </w14:solidFill>
          </w14:textFill>
        </w:rPr>
        <w:t>业绩序号先后</w:t>
      </w:r>
      <w:r>
        <w:rPr>
          <w:color w:val="000000" w:themeColor="text1"/>
          <w14:textFill>
            <w14:solidFill>
              <w14:schemeClr w14:val="tx1"/>
            </w14:solidFill>
          </w14:textFill>
        </w:rPr>
        <w:t>顺序</w:t>
      </w:r>
      <w:r>
        <w:rPr>
          <w:rFonts w:hint="eastAsia"/>
          <w:color w:val="000000" w:themeColor="text1"/>
          <w14:textFill>
            <w14:solidFill>
              <w14:schemeClr w14:val="tx1"/>
            </w14:solidFill>
          </w14:textFill>
        </w:rPr>
        <w:t>依次</w:t>
      </w:r>
      <w:r>
        <w:rPr>
          <w:color w:val="000000" w:themeColor="text1"/>
          <w14:textFill>
            <w14:solidFill>
              <w14:schemeClr w14:val="tx1"/>
            </w14:solidFill>
          </w14:textFill>
        </w:rPr>
        <w:t>进行评审，</w:t>
      </w:r>
      <w:r>
        <w:rPr>
          <w:rFonts w:hint="eastAsia"/>
          <w:color w:val="000000" w:themeColor="text1"/>
          <w14:textFill>
            <w14:solidFill>
              <w14:schemeClr w14:val="tx1"/>
            </w14:solidFill>
          </w14:textFill>
        </w:rPr>
        <w:t>且仅评审“附录5 资格审查条件（项目经理、设计负责人、施工负责人最低要求）”规定数量的业绩，超出规定数量部分或未在上表列明的业绩均不作为资格审查投标人业绩予以评审。</w:t>
      </w:r>
    </w:p>
    <w:p>
      <w:pPr>
        <w:jc w:val="right"/>
        <w:rPr>
          <w:bCs/>
          <w:color w:val="000000" w:themeColor="text1"/>
          <w:szCs w:val="21"/>
          <w:u w:val="single"/>
          <w14:textFill>
            <w14:solidFill>
              <w14:schemeClr w14:val="tx1"/>
            </w14:solidFill>
          </w14:textFill>
        </w:rPr>
      </w:pPr>
      <w:r>
        <w:rPr>
          <w:rFonts w:hint="eastAsia"/>
          <w:bCs/>
          <w:color w:val="000000" w:themeColor="text1"/>
          <w:spacing w:val="120"/>
          <w:szCs w:val="21"/>
          <w14:textFill>
            <w14:solidFill>
              <w14:schemeClr w14:val="tx1"/>
            </w14:solidFill>
          </w14:textFill>
        </w:rPr>
        <w:t>投标</w:t>
      </w:r>
      <w:r>
        <w:rPr>
          <w:rFonts w:hint="eastAsia"/>
          <w:bCs/>
          <w:color w:val="000000" w:themeColor="text1"/>
          <w:szCs w:val="21"/>
          <w14:textFill>
            <w14:solidFill>
              <w14:schemeClr w14:val="tx1"/>
            </w14:solidFill>
          </w14:textFill>
        </w:rPr>
        <w:t>人：</w:t>
      </w:r>
      <w:r>
        <w:rPr>
          <w:rFonts w:hint="eastAsia"/>
          <w:bCs/>
          <w:color w:val="000000" w:themeColor="text1"/>
          <w:szCs w:val="21"/>
          <w:u w:val="single"/>
          <w14:textFill>
            <w14:solidFill>
              <w14:schemeClr w14:val="tx1"/>
            </w14:solidFill>
          </w14:textFill>
        </w:rPr>
        <w:t xml:space="preserve">            </w:t>
      </w:r>
      <w:r>
        <w:rPr>
          <w:rFonts w:hint="eastAsia"/>
          <w:bCs/>
          <w:color w:val="000000" w:themeColor="text1"/>
          <w:szCs w:val="21"/>
          <w14:textFill>
            <w14:solidFill>
              <w14:schemeClr w14:val="tx1"/>
            </w14:solidFill>
          </w14:textFill>
        </w:rPr>
        <w:t>（盖单位章）</w:t>
      </w:r>
    </w:p>
    <w:p>
      <w:pPr>
        <w:jc w:val="right"/>
        <w:rPr>
          <w:rFonts w:eastAsia="黑体"/>
          <w:color w:val="000000" w:themeColor="text1"/>
          <w:sz w:val="28"/>
          <w:szCs w:val="28"/>
          <w14:textFill>
            <w14:solidFill>
              <w14:schemeClr w14:val="tx1"/>
            </w14:solidFill>
          </w14:textFill>
        </w:rPr>
      </w:pPr>
      <w:r>
        <w:rPr>
          <w:rFonts w:hint="eastAsia"/>
          <w:bCs/>
          <w:color w:val="000000" w:themeColor="text1"/>
          <w:spacing w:val="360"/>
          <w:szCs w:val="21"/>
          <w14:textFill>
            <w14:solidFill>
              <w14:schemeClr w14:val="tx1"/>
            </w14:solidFill>
          </w14:textFill>
        </w:rPr>
        <w:t>日</w:t>
      </w:r>
      <w:r>
        <w:rPr>
          <w:rFonts w:hint="eastAsia"/>
          <w:bCs/>
          <w:color w:val="000000" w:themeColor="text1"/>
          <w:szCs w:val="21"/>
          <w14:textFill>
            <w14:solidFill>
              <w14:schemeClr w14:val="tx1"/>
            </w14:solidFill>
          </w14:textFill>
        </w:rPr>
        <w:t>期</w:t>
      </w:r>
      <w:r>
        <w:rPr>
          <w:rFonts w:hint="eastAsia"/>
          <w:color w:val="000000" w:themeColor="text1"/>
          <w:szCs w:val="21"/>
          <w14:textFill>
            <w14:solidFill>
              <w14:schemeClr w14:val="tx1"/>
            </w14:solidFill>
          </w14:textFill>
        </w:rPr>
        <w:t>：</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年</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月</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日</w:t>
      </w:r>
    </w:p>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br w:type="page"/>
      </w:r>
      <w:r>
        <w:rPr>
          <w:rFonts w:hint="eastAsia"/>
          <w:color w:val="000000" w:themeColor="text1"/>
          <w14:textFill>
            <w14:solidFill>
              <w14:schemeClr w14:val="tx1"/>
            </w14:solidFill>
          </w14:textFill>
        </w:rPr>
        <w:t xml:space="preserve"> </w:t>
      </w:r>
      <w:r>
        <w:rPr>
          <w:rFonts w:hint="eastAsia"/>
          <w:b/>
          <w:color w:val="000000" w:themeColor="text1"/>
          <w14:textFill>
            <w14:solidFill>
              <w14:schemeClr w14:val="tx1"/>
            </w14:solidFill>
          </w14:textFill>
        </w:rPr>
        <w:t>项目</w:t>
      </w:r>
      <w:r>
        <w:rPr>
          <w:b/>
          <w:color w:val="000000" w:themeColor="text1"/>
          <w14:textFill>
            <w14:solidFill>
              <w14:schemeClr w14:val="tx1"/>
            </w14:solidFill>
          </w14:textFill>
        </w:rPr>
        <w:t>经理</w:t>
      </w:r>
      <w:r>
        <w:rPr>
          <w:rFonts w:hint="eastAsia"/>
          <w:b/>
          <w:color w:val="000000" w:themeColor="text1"/>
          <w14:textFill>
            <w14:solidFill>
              <w14:schemeClr w14:val="tx1"/>
            </w14:solidFill>
          </w14:textFill>
        </w:rPr>
        <w:t>、</w:t>
      </w:r>
      <w:r>
        <w:rPr>
          <w:rFonts w:hint="eastAsia"/>
          <w:b/>
          <w:bCs/>
          <w:color w:val="000000" w:themeColor="text1"/>
          <w14:textFill>
            <w14:solidFill>
              <w14:schemeClr w14:val="tx1"/>
            </w14:solidFill>
          </w14:textFill>
        </w:rPr>
        <w:t>设计负责人</w:t>
      </w:r>
      <w:r>
        <w:rPr>
          <w:rFonts w:hint="eastAsia"/>
          <w:b/>
          <w:color w:val="000000" w:themeColor="text1"/>
          <w14:textFill>
            <w14:solidFill>
              <w14:schemeClr w14:val="tx1"/>
            </w14:solidFill>
          </w14:textFill>
        </w:rPr>
        <w:t>、</w:t>
      </w:r>
      <w:r>
        <w:rPr>
          <w:rFonts w:hint="eastAsia"/>
          <w:b/>
          <w:bCs/>
          <w:color w:val="000000" w:themeColor="text1"/>
          <w14:textFill>
            <w14:solidFill>
              <w14:schemeClr w14:val="tx1"/>
            </w14:solidFill>
          </w14:textFill>
        </w:rPr>
        <w:t>施工负责人业绩信息表（资格审查）</w:t>
      </w:r>
    </w:p>
    <w:tbl>
      <w:tblPr>
        <w:tblStyle w:val="3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48"/>
        <w:gridCol w:w="583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b/>
                <w:bCs/>
                <w:color w:val="000000" w:themeColor="text1"/>
                <w:szCs w:val="22"/>
                <w14:textFill>
                  <w14:solidFill>
                    <w14:schemeClr w14:val="tx1"/>
                  </w14:solidFill>
                </w14:textFill>
              </w:rPr>
            </w:pPr>
            <w:r>
              <w:rPr>
                <w:rFonts w:hint="eastAsia"/>
                <w:b/>
                <w:bCs/>
                <w:color w:val="000000" w:themeColor="text1"/>
                <w:szCs w:val="22"/>
                <w14:textFill>
                  <w14:solidFill>
                    <w14:schemeClr w14:val="tx1"/>
                  </w14:solidFill>
                </w14:textFill>
              </w:rPr>
              <w:t>业绩所属人员</w:t>
            </w:r>
          </w:p>
        </w:tc>
        <w:tc>
          <w:tcPr>
            <w:tcW w:w="5837" w:type="dxa"/>
            <w:vAlign w:val="center"/>
          </w:tcPr>
          <w:p>
            <w:pPr>
              <w:spacing w:line="300" w:lineRule="exact"/>
              <w:rPr>
                <w:b/>
                <w:bCs/>
                <w:color w:val="000000" w:themeColor="text1"/>
                <w:szCs w:val="21"/>
                <w14:textFill>
                  <w14:solidFill>
                    <w14:schemeClr w14:val="tx1"/>
                  </w14:solidFill>
                </w14:textFill>
              </w:rPr>
            </w:pPr>
            <w:r>
              <w:rPr>
                <w:rFonts w:ascii="Wingdings 2" w:hAnsi="Wingdings 2" w:eastAsia="Wingdings 2" w:cs="Wingdings 2"/>
                <w:b/>
                <w:bCs/>
                <w:color w:val="000000" w:themeColor="text1"/>
                <w:szCs w:val="22"/>
                <w14:textFill>
                  <w14:solidFill>
                    <w14:schemeClr w14:val="tx1"/>
                  </w14:solidFill>
                </w14:textFill>
              </w:rPr>
              <w:t>£</w:t>
            </w:r>
            <w:r>
              <w:rPr>
                <w:rFonts w:hint="eastAsia"/>
                <w:b/>
                <w:bCs/>
                <w:color w:val="000000" w:themeColor="text1"/>
                <w:szCs w:val="22"/>
                <w14:textFill>
                  <w14:solidFill>
                    <w14:schemeClr w14:val="tx1"/>
                  </w14:solidFill>
                </w14:textFill>
              </w:rPr>
              <w:t xml:space="preserve">项目经理  </w:t>
            </w:r>
            <w:r>
              <w:rPr>
                <w:rFonts w:ascii="Wingdings 2" w:hAnsi="Wingdings 2" w:eastAsia="Wingdings 2" w:cs="Wingdings 2"/>
                <w:b/>
                <w:bCs/>
                <w:color w:val="000000" w:themeColor="text1"/>
                <w:szCs w:val="22"/>
                <w14:textFill>
                  <w14:solidFill>
                    <w14:schemeClr w14:val="tx1"/>
                  </w14:solidFill>
                </w14:textFill>
              </w:rPr>
              <w:t>£</w:t>
            </w:r>
            <w:r>
              <w:rPr>
                <w:rFonts w:hint="eastAsia"/>
                <w:b/>
                <w:bCs/>
                <w:color w:val="000000" w:themeColor="text1"/>
                <w:szCs w:val="22"/>
                <w14:textFill>
                  <w14:solidFill>
                    <w14:schemeClr w14:val="tx1"/>
                  </w14:solidFill>
                </w14:textFill>
              </w:rPr>
              <w:t xml:space="preserve">设计负责人 </w:t>
            </w:r>
            <w:r>
              <w:rPr>
                <w:b/>
                <w:bCs/>
                <w:color w:val="000000" w:themeColor="text1"/>
                <w:szCs w:val="22"/>
                <w14:textFill>
                  <w14:solidFill>
                    <w14:schemeClr w14:val="tx1"/>
                  </w14:solidFill>
                </w14:textFill>
              </w:rPr>
              <w:t xml:space="preserve"> </w:t>
            </w:r>
            <w:r>
              <w:rPr>
                <w:rFonts w:hint="eastAsia"/>
                <w:b/>
                <w:bCs/>
                <w:color w:val="000000" w:themeColor="text1"/>
                <w:szCs w:val="22"/>
                <w14:textFill>
                  <w14:solidFill>
                    <w14:schemeClr w14:val="tx1"/>
                  </w14:solidFill>
                </w14:textFill>
              </w:rPr>
              <w:t>□施工负责人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8385" w:type="dxa"/>
            <w:gridSpan w:val="2"/>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业绩相关信息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项目名称</w:t>
            </w:r>
          </w:p>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（合同名称）</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项目所在地</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发包人名称</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发包人地址</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发包人电话</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合同价格</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开始工作日期</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竣工（完成）日期</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承担的工作</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工程质量</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项目经理</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设计负责人</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施工负责人</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施工项目技术负责人</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监理单位及联系电话</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总监理工程师及电话</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项目描述</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43"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备注</w:t>
            </w:r>
          </w:p>
        </w:tc>
        <w:tc>
          <w:tcPr>
            <w:tcW w:w="5837" w:type="dxa"/>
            <w:vAlign w:val="center"/>
          </w:tcPr>
          <w:p>
            <w:pPr>
              <w:spacing w:line="300" w:lineRule="exact"/>
              <w:jc w:val="center"/>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 xml:space="preserve">资格审查业绩   </w:t>
            </w:r>
          </w:p>
        </w:tc>
      </w:tr>
    </w:tbl>
    <w:p>
      <w:pPr>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注：投标人应根据招标文件第二章“投标人须知”前附表附录5的要求在本表后附相关证明材料。</w:t>
      </w:r>
    </w:p>
    <w:p>
      <w:pPr>
        <w:jc w:val="center"/>
        <w:outlineLvl w:val="3"/>
        <w:rPr>
          <w:rFonts w:ascii="黑体" w:hAnsi="黑体" w:eastAsia="黑体"/>
          <w:color w:val="000000" w:themeColor="text1"/>
          <w14:textFill>
            <w14:solidFill>
              <w14:schemeClr w14:val="tx1"/>
            </w14:solidFill>
          </w14:textFill>
        </w:rPr>
      </w:pPr>
      <w:r>
        <w:rPr>
          <w:color w:val="000000" w:themeColor="text1"/>
          <w:szCs w:val="21"/>
          <w14:textFill>
            <w14:solidFill>
              <w14:schemeClr w14:val="tx1"/>
            </w14:solidFill>
          </w14:textFill>
        </w:rPr>
        <w:br w:type="page"/>
      </w:r>
      <w:r>
        <w:rPr>
          <w:rFonts w:hint="eastAsia" w:ascii="黑体" w:hAnsi="黑体" w:eastAsia="黑体"/>
          <w:color w:val="000000" w:themeColor="text1"/>
          <w14:textFill>
            <w14:solidFill>
              <w14:schemeClr w14:val="tx1"/>
            </w14:solidFill>
          </w14:textFill>
        </w:rPr>
        <w:t>（五）投标人信誉情况（本项目不做要求）</w:t>
      </w:r>
    </w:p>
    <w:p>
      <w:pPr>
        <w:ind w:firstLine="480"/>
        <w:rPr>
          <w:color w:val="000000" w:themeColor="text1"/>
          <w:szCs w:val="21"/>
          <w14:textFill>
            <w14:solidFill>
              <w14:schemeClr w14:val="tx1"/>
            </w14:solidFill>
          </w14:textFill>
        </w:rPr>
      </w:pPr>
      <w:bookmarkStart w:id="438" w:name="_Toc460660227"/>
      <w:bookmarkStart w:id="439" w:name="_Toc460227112"/>
      <w:bookmarkStart w:id="440" w:name="_Toc390411625"/>
      <w:bookmarkStart w:id="441" w:name="_Toc421917005"/>
      <w:r>
        <w:rPr>
          <w:rFonts w:hint="eastAsia"/>
          <w:color w:val="000000" w:themeColor="text1"/>
          <w:szCs w:val="21"/>
          <w14:textFill>
            <w14:solidFill>
              <w14:schemeClr w14:val="tx1"/>
            </w14:solidFill>
          </w14:textFill>
        </w:rPr>
        <w:t>投标人无需提供证明材料，由评标委员会通过电子服务系统查询。</w:t>
      </w:r>
    </w:p>
    <w:p>
      <w:pPr>
        <w:ind w:firstLine="480"/>
        <w:rPr>
          <w:color w:val="000000" w:themeColor="text1"/>
          <w:szCs w:val="21"/>
          <w14:textFill>
            <w14:solidFill>
              <w14:schemeClr w14:val="tx1"/>
            </w14:solidFill>
          </w14:textFill>
        </w:rPr>
      </w:pPr>
    </w:p>
    <w:p>
      <w:pPr>
        <w:jc w:val="center"/>
        <w:outlineLvl w:val="3"/>
        <w:rPr>
          <w:rFonts w:ascii="黑体" w:hAnsi="黑体" w:eastAsia="黑体"/>
          <w:color w:val="000000" w:themeColor="text1"/>
          <w14:textFill>
            <w14:solidFill>
              <w14:schemeClr w14:val="tx1"/>
            </w14:solidFill>
          </w14:textFill>
        </w:rPr>
      </w:pPr>
      <w:r>
        <w:rPr>
          <w:b/>
          <w:bCs/>
          <w:color w:val="000000" w:themeColor="text1"/>
          <w:szCs w:val="21"/>
          <w14:textFill>
            <w14:solidFill>
              <w14:schemeClr w14:val="tx1"/>
            </w14:solidFill>
          </w14:textFill>
        </w:rPr>
        <w:br w:type="page"/>
      </w:r>
      <w:bookmarkEnd w:id="438"/>
      <w:bookmarkEnd w:id="439"/>
      <w:bookmarkEnd w:id="440"/>
      <w:bookmarkEnd w:id="441"/>
      <w:r>
        <w:rPr>
          <w:rFonts w:hint="eastAsia" w:ascii="黑体" w:hAnsi="黑体" w:eastAsia="黑体"/>
          <w:color w:val="000000" w:themeColor="text1"/>
          <w14:textFill>
            <w14:solidFill>
              <w14:schemeClr w14:val="tx1"/>
            </w14:solidFill>
          </w14:textFill>
        </w:rPr>
        <w:t>（六）项目经理（设计负责人、施工负责人、施工项目技术负责人）简历</w:t>
      </w:r>
    </w:p>
    <w:tbl>
      <w:tblPr>
        <w:tblStyle w:val="3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88"/>
        <w:gridCol w:w="20"/>
        <w:gridCol w:w="1433"/>
        <w:gridCol w:w="644"/>
        <w:gridCol w:w="437"/>
        <w:gridCol w:w="209"/>
        <w:gridCol w:w="1474"/>
        <w:gridCol w:w="1268"/>
        <w:gridCol w:w="391"/>
        <w:gridCol w:w="201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288" w:type="dxa"/>
            <w:vAlign w:val="center"/>
          </w:tcPr>
          <w:p>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姓  名</w:t>
            </w:r>
          </w:p>
        </w:tc>
        <w:tc>
          <w:tcPr>
            <w:tcW w:w="1453" w:type="dxa"/>
            <w:gridSpan w:val="2"/>
            <w:vAlign w:val="center"/>
          </w:tcPr>
          <w:p>
            <w:pPr>
              <w:jc w:val="center"/>
              <w:rPr>
                <w:color w:val="000000" w:themeColor="text1"/>
                <w:szCs w:val="21"/>
                <w14:textFill>
                  <w14:solidFill>
                    <w14:schemeClr w14:val="tx1"/>
                  </w14:solidFill>
                </w14:textFill>
              </w:rPr>
            </w:pPr>
          </w:p>
        </w:tc>
        <w:tc>
          <w:tcPr>
            <w:tcW w:w="1290" w:type="dxa"/>
            <w:gridSpan w:val="3"/>
            <w:vAlign w:val="center"/>
          </w:tcPr>
          <w:p>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年 龄</w:t>
            </w:r>
          </w:p>
        </w:tc>
        <w:tc>
          <w:tcPr>
            <w:tcW w:w="1474" w:type="dxa"/>
            <w:vAlign w:val="center"/>
          </w:tcPr>
          <w:p>
            <w:pPr>
              <w:jc w:val="center"/>
              <w:rPr>
                <w:color w:val="000000" w:themeColor="text1"/>
                <w:szCs w:val="21"/>
                <w14:textFill>
                  <w14:solidFill>
                    <w14:schemeClr w14:val="tx1"/>
                  </w14:solidFill>
                </w14:textFill>
              </w:rPr>
            </w:pPr>
          </w:p>
        </w:tc>
        <w:tc>
          <w:tcPr>
            <w:tcW w:w="1659" w:type="dxa"/>
            <w:gridSpan w:val="2"/>
            <w:vAlign w:val="center"/>
          </w:tcPr>
          <w:p>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学</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历</w:t>
            </w:r>
          </w:p>
        </w:tc>
        <w:tc>
          <w:tcPr>
            <w:tcW w:w="2011" w:type="dxa"/>
            <w:vAlign w:val="center"/>
          </w:tcPr>
          <w:p>
            <w:pPr>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288" w:type="dxa"/>
            <w:vAlign w:val="center"/>
          </w:tcPr>
          <w:p>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职  称</w:t>
            </w:r>
          </w:p>
        </w:tc>
        <w:tc>
          <w:tcPr>
            <w:tcW w:w="1453" w:type="dxa"/>
            <w:gridSpan w:val="2"/>
            <w:vAlign w:val="center"/>
          </w:tcPr>
          <w:p>
            <w:pPr>
              <w:jc w:val="center"/>
              <w:rPr>
                <w:color w:val="000000" w:themeColor="text1"/>
                <w:szCs w:val="21"/>
                <w14:textFill>
                  <w14:solidFill>
                    <w14:schemeClr w14:val="tx1"/>
                  </w14:solidFill>
                </w14:textFill>
              </w:rPr>
            </w:pPr>
          </w:p>
        </w:tc>
        <w:tc>
          <w:tcPr>
            <w:tcW w:w="1290" w:type="dxa"/>
            <w:gridSpan w:val="3"/>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单位</w:t>
            </w:r>
          </w:p>
          <w:p>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职务</w:t>
            </w:r>
          </w:p>
        </w:tc>
        <w:tc>
          <w:tcPr>
            <w:tcW w:w="1474" w:type="dxa"/>
            <w:vAlign w:val="center"/>
          </w:tcPr>
          <w:p>
            <w:pPr>
              <w:jc w:val="center"/>
              <w:rPr>
                <w:color w:val="000000" w:themeColor="text1"/>
                <w:szCs w:val="21"/>
                <w14:textFill>
                  <w14:solidFill>
                    <w14:schemeClr w14:val="tx1"/>
                  </w14:solidFill>
                </w14:textFill>
              </w:rPr>
            </w:pPr>
          </w:p>
        </w:tc>
        <w:tc>
          <w:tcPr>
            <w:tcW w:w="1659" w:type="dxa"/>
            <w:gridSpan w:val="2"/>
            <w:vAlign w:val="center"/>
          </w:tcPr>
          <w:p>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拟在本</w:t>
            </w:r>
            <w:r>
              <w:rPr>
                <w:rFonts w:hint="eastAsia"/>
                <w:color w:val="000000" w:themeColor="text1"/>
                <w:szCs w:val="21"/>
                <w14:textFill>
                  <w14:solidFill>
                    <w14:schemeClr w14:val="tx1"/>
                  </w14:solidFill>
                </w14:textFill>
              </w:rPr>
              <w:t>标段</w:t>
            </w:r>
          </w:p>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项目担任职务</w:t>
            </w:r>
          </w:p>
        </w:tc>
        <w:tc>
          <w:tcPr>
            <w:tcW w:w="2011" w:type="dxa"/>
            <w:vAlign w:val="center"/>
          </w:tcPr>
          <w:p>
            <w:pPr>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288" w:type="dxa"/>
            <w:vAlign w:val="center"/>
          </w:tcPr>
          <w:p>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毕业学校</w:t>
            </w:r>
          </w:p>
        </w:tc>
        <w:tc>
          <w:tcPr>
            <w:tcW w:w="7887" w:type="dxa"/>
            <w:gridSpan w:val="9"/>
            <w:vAlign w:val="center"/>
          </w:tcPr>
          <w:p>
            <w:pPr>
              <w:rPr>
                <w:color w:val="000000" w:themeColor="text1"/>
                <w:szCs w:val="21"/>
                <w14:textFill>
                  <w14:solidFill>
                    <w14:schemeClr w14:val="tx1"/>
                  </w14:solidFill>
                </w14:textFill>
              </w:rPr>
            </w:pPr>
            <w:r>
              <w:rPr>
                <w:color w:val="000000" w:themeColor="text1"/>
                <w:szCs w:val="21"/>
                <w:u w:val="single"/>
                <w14:textFill>
                  <w14:solidFill>
                    <w14:schemeClr w14:val="tx1"/>
                  </w14:solidFill>
                </w14:textFill>
              </w:rPr>
              <w:t xml:space="preserve">    </w:t>
            </w:r>
            <w:r>
              <w:rPr>
                <w:color w:val="000000" w:themeColor="text1"/>
                <w:szCs w:val="21"/>
                <w14:textFill>
                  <w14:solidFill>
                    <w14:schemeClr w14:val="tx1"/>
                  </w14:solidFill>
                </w14:textFill>
              </w:rPr>
              <w:t>年</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月</w:t>
            </w:r>
            <w:r>
              <w:rPr>
                <w:color w:val="000000" w:themeColor="text1"/>
                <w:szCs w:val="21"/>
                <w14:textFill>
                  <w14:solidFill>
                    <w14:schemeClr w14:val="tx1"/>
                  </w14:solidFill>
                </w14:textFill>
              </w:rPr>
              <w:t>毕业于</w:t>
            </w:r>
            <w:r>
              <w:rPr>
                <w:color w:val="000000" w:themeColor="text1"/>
                <w:szCs w:val="21"/>
                <w:u w:val="single"/>
                <w14:textFill>
                  <w14:solidFill>
                    <w14:schemeClr w14:val="tx1"/>
                  </w14:solidFill>
                </w14:textFill>
              </w:rPr>
              <w:t xml:space="preserve">            </w:t>
            </w:r>
            <w:r>
              <w:rPr>
                <w:color w:val="000000" w:themeColor="text1"/>
                <w:szCs w:val="21"/>
                <w14:textFill>
                  <w14:solidFill>
                    <w14:schemeClr w14:val="tx1"/>
                  </w14:solidFill>
                </w14:textFill>
              </w:rPr>
              <w:t>学校</w:t>
            </w:r>
            <w:r>
              <w:rPr>
                <w:color w:val="000000" w:themeColor="text1"/>
                <w:szCs w:val="21"/>
                <w:u w:val="single"/>
                <w14:textFill>
                  <w14:solidFill>
                    <w14:schemeClr w14:val="tx1"/>
                  </w14:solidFill>
                </w14:textFill>
              </w:rPr>
              <w:t xml:space="preserve">        </w:t>
            </w:r>
            <w:r>
              <w:rPr>
                <w:color w:val="000000" w:themeColor="text1"/>
                <w:szCs w:val="21"/>
                <w14:textFill>
                  <w14:solidFill>
                    <w14:schemeClr w14:val="tx1"/>
                  </w14:solidFill>
                </w14:textFill>
              </w:rPr>
              <w:t>专业</w:t>
            </w:r>
            <w:r>
              <w:rPr>
                <w:rFonts w:hint="eastAsia"/>
                <w:color w:val="000000" w:themeColor="text1"/>
                <w:szCs w:val="21"/>
                <w14:textFill>
                  <w14:solidFill>
                    <w14:schemeClr w14:val="tx1"/>
                  </w14:solidFill>
                </w14:textFill>
              </w:rPr>
              <w:t>，学制</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9175" w:type="dxa"/>
            <w:gridSpan w:val="10"/>
            <w:vAlign w:val="center"/>
          </w:tcPr>
          <w:p>
            <w:pPr>
              <w:jc w:val="center"/>
              <w:rPr>
                <w:color w:val="000000" w:themeColor="text1"/>
                <w14:textFill>
                  <w14:solidFill>
                    <w14:schemeClr w14:val="tx1"/>
                  </w14:solidFill>
                </w14:textFill>
              </w:rPr>
            </w:pPr>
            <w:r>
              <w:rPr>
                <w:color w:val="000000" w:themeColor="text1"/>
                <w:szCs w:val="21"/>
                <w14:textFill>
                  <w14:solidFill>
                    <w14:schemeClr w14:val="tx1"/>
                  </w14:solidFill>
                </w14:textFill>
              </w:rPr>
              <w:t>经</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308" w:type="dxa"/>
            <w:gridSpan w:val="2"/>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时间</w:t>
            </w:r>
          </w:p>
        </w:tc>
        <w:tc>
          <w:tcPr>
            <w:tcW w:w="2514" w:type="dxa"/>
            <w:gridSpan w:val="3"/>
            <w:vAlign w:val="center"/>
          </w:tcPr>
          <w:p>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参加过的项目</w:t>
            </w:r>
            <w:r>
              <w:rPr>
                <w:rFonts w:hint="eastAsia"/>
                <w:color w:val="000000" w:themeColor="text1"/>
                <w:szCs w:val="21"/>
                <w14:textFill>
                  <w14:solidFill>
                    <w14:schemeClr w14:val="tx1"/>
                  </w14:solidFill>
                </w14:textFill>
              </w:rPr>
              <w:t>名称</w:t>
            </w:r>
          </w:p>
        </w:tc>
        <w:tc>
          <w:tcPr>
            <w:tcW w:w="1683" w:type="dxa"/>
            <w:gridSpan w:val="2"/>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签约合同价金额（万元）</w:t>
            </w:r>
          </w:p>
        </w:tc>
        <w:tc>
          <w:tcPr>
            <w:tcW w:w="1268" w:type="dxa"/>
            <w:vAlign w:val="center"/>
          </w:tcPr>
          <w:p>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担任职务</w:t>
            </w:r>
          </w:p>
        </w:tc>
        <w:tc>
          <w:tcPr>
            <w:tcW w:w="2402" w:type="dxa"/>
            <w:gridSpan w:val="2"/>
            <w:vAlign w:val="center"/>
          </w:tcPr>
          <w:p>
            <w:pPr>
              <w:rPr>
                <w:color w:val="000000" w:themeColor="text1"/>
                <w:szCs w:val="21"/>
                <w14:textFill>
                  <w14:solidFill>
                    <w14:schemeClr w14:val="tx1"/>
                  </w14:solidFill>
                </w14:textFill>
              </w:rPr>
            </w:pPr>
            <w:r>
              <w:rPr>
                <w:color w:val="000000" w:themeColor="text1"/>
                <w:szCs w:val="21"/>
                <w14:textFill>
                  <w14:solidFill>
                    <w14:schemeClr w14:val="tx1"/>
                  </w14:solidFill>
                </w14:textFill>
              </w:rPr>
              <w:t>发包人及联系电话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308" w:type="dxa"/>
            <w:gridSpan w:val="2"/>
          </w:tcPr>
          <w:p>
            <w:pPr>
              <w:rPr>
                <w:color w:val="000000" w:themeColor="text1"/>
                <w:szCs w:val="21"/>
                <w14:textFill>
                  <w14:solidFill>
                    <w14:schemeClr w14:val="tx1"/>
                  </w14:solidFill>
                </w14:textFill>
              </w:rPr>
            </w:pPr>
          </w:p>
        </w:tc>
        <w:tc>
          <w:tcPr>
            <w:tcW w:w="2514" w:type="dxa"/>
            <w:gridSpan w:val="3"/>
          </w:tcPr>
          <w:p>
            <w:pPr>
              <w:rPr>
                <w:color w:val="000000" w:themeColor="text1"/>
                <w:szCs w:val="21"/>
                <w14:textFill>
                  <w14:solidFill>
                    <w14:schemeClr w14:val="tx1"/>
                  </w14:solidFill>
                </w14:textFill>
              </w:rPr>
            </w:pPr>
          </w:p>
        </w:tc>
        <w:tc>
          <w:tcPr>
            <w:tcW w:w="1683" w:type="dxa"/>
            <w:gridSpan w:val="2"/>
          </w:tcPr>
          <w:p>
            <w:pPr>
              <w:rPr>
                <w:color w:val="000000" w:themeColor="text1"/>
                <w:szCs w:val="21"/>
                <w14:textFill>
                  <w14:solidFill>
                    <w14:schemeClr w14:val="tx1"/>
                  </w14:solidFill>
                </w14:textFill>
              </w:rPr>
            </w:pPr>
          </w:p>
        </w:tc>
        <w:tc>
          <w:tcPr>
            <w:tcW w:w="1268" w:type="dxa"/>
          </w:tcPr>
          <w:p>
            <w:pPr>
              <w:rPr>
                <w:color w:val="000000" w:themeColor="text1"/>
                <w:szCs w:val="21"/>
                <w14:textFill>
                  <w14:solidFill>
                    <w14:schemeClr w14:val="tx1"/>
                  </w14:solidFill>
                </w14:textFill>
              </w:rPr>
            </w:pPr>
          </w:p>
        </w:tc>
        <w:tc>
          <w:tcPr>
            <w:tcW w:w="2402" w:type="dxa"/>
            <w:gridSpan w:val="2"/>
          </w:tcPr>
          <w:p>
            <w:pP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308" w:type="dxa"/>
            <w:gridSpan w:val="2"/>
          </w:tcPr>
          <w:p>
            <w:pPr>
              <w:rPr>
                <w:rFonts w:eastAsia="黑体"/>
                <w:color w:val="000000" w:themeColor="text1"/>
                <w:szCs w:val="21"/>
                <w14:textFill>
                  <w14:solidFill>
                    <w14:schemeClr w14:val="tx1"/>
                  </w14:solidFill>
                </w14:textFill>
              </w:rPr>
            </w:pPr>
          </w:p>
        </w:tc>
        <w:tc>
          <w:tcPr>
            <w:tcW w:w="2514" w:type="dxa"/>
            <w:gridSpan w:val="3"/>
          </w:tcPr>
          <w:p>
            <w:pPr>
              <w:pStyle w:val="208"/>
              <w:rPr>
                <w:rFonts w:ascii="Times New Roman" w:hAnsi="Times New Roman"/>
                <w:color w:val="000000" w:themeColor="text1"/>
                <w14:textFill>
                  <w14:solidFill>
                    <w14:schemeClr w14:val="tx1"/>
                  </w14:solidFill>
                </w14:textFill>
              </w:rPr>
            </w:pPr>
          </w:p>
        </w:tc>
        <w:tc>
          <w:tcPr>
            <w:tcW w:w="1683" w:type="dxa"/>
            <w:gridSpan w:val="2"/>
          </w:tcPr>
          <w:p>
            <w:pPr>
              <w:pStyle w:val="208"/>
              <w:rPr>
                <w:rFonts w:ascii="Times New Roman" w:hAnsi="Times New Roman"/>
                <w:color w:val="000000" w:themeColor="text1"/>
                <w14:textFill>
                  <w14:solidFill>
                    <w14:schemeClr w14:val="tx1"/>
                  </w14:solidFill>
                </w14:textFill>
              </w:rPr>
            </w:pPr>
          </w:p>
        </w:tc>
        <w:tc>
          <w:tcPr>
            <w:tcW w:w="1268" w:type="dxa"/>
          </w:tcPr>
          <w:p>
            <w:pPr>
              <w:pStyle w:val="208"/>
              <w:rPr>
                <w:rFonts w:ascii="Times New Roman" w:hAnsi="Times New Roman"/>
                <w:color w:val="000000" w:themeColor="text1"/>
                <w14:textFill>
                  <w14:solidFill>
                    <w14:schemeClr w14:val="tx1"/>
                  </w14:solidFill>
                </w14:textFill>
              </w:rPr>
            </w:pPr>
          </w:p>
        </w:tc>
        <w:tc>
          <w:tcPr>
            <w:tcW w:w="2402" w:type="dxa"/>
            <w:gridSpan w:val="2"/>
          </w:tcPr>
          <w:p>
            <w:pPr>
              <w:rPr>
                <w:rFonts w:eastAsia="黑体"/>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308" w:type="dxa"/>
            <w:gridSpan w:val="2"/>
          </w:tcPr>
          <w:p>
            <w:pPr>
              <w:rPr>
                <w:rFonts w:eastAsia="黑体"/>
                <w:color w:val="000000" w:themeColor="text1"/>
                <w:szCs w:val="21"/>
                <w14:textFill>
                  <w14:solidFill>
                    <w14:schemeClr w14:val="tx1"/>
                  </w14:solidFill>
                </w14:textFill>
              </w:rPr>
            </w:pPr>
          </w:p>
        </w:tc>
        <w:tc>
          <w:tcPr>
            <w:tcW w:w="2514" w:type="dxa"/>
            <w:gridSpan w:val="3"/>
          </w:tcPr>
          <w:p>
            <w:pPr>
              <w:rPr>
                <w:rFonts w:eastAsia="黑体"/>
                <w:color w:val="000000" w:themeColor="text1"/>
                <w:szCs w:val="21"/>
                <w14:textFill>
                  <w14:solidFill>
                    <w14:schemeClr w14:val="tx1"/>
                  </w14:solidFill>
                </w14:textFill>
              </w:rPr>
            </w:pPr>
          </w:p>
        </w:tc>
        <w:tc>
          <w:tcPr>
            <w:tcW w:w="1683" w:type="dxa"/>
            <w:gridSpan w:val="2"/>
          </w:tcPr>
          <w:p>
            <w:pPr>
              <w:rPr>
                <w:rFonts w:eastAsia="黑体"/>
                <w:color w:val="000000" w:themeColor="text1"/>
                <w:szCs w:val="21"/>
                <w14:textFill>
                  <w14:solidFill>
                    <w14:schemeClr w14:val="tx1"/>
                  </w14:solidFill>
                </w14:textFill>
              </w:rPr>
            </w:pPr>
          </w:p>
        </w:tc>
        <w:tc>
          <w:tcPr>
            <w:tcW w:w="1268" w:type="dxa"/>
          </w:tcPr>
          <w:p>
            <w:pPr>
              <w:rPr>
                <w:rFonts w:eastAsia="黑体"/>
                <w:color w:val="000000" w:themeColor="text1"/>
                <w:szCs w:val="21"/>
                <w14:textFill>
                  <w14:solidFill>
                    <w14:schemeClr w14:val="tx1"/>
                  </w14:solidFill>
                </w14:textFill>
              </w:rPr>
            </w:pPr>
          </w:p>
        </w:tc>
        <w:tc>
          <w:tcPr>
            <w:tcW w:w="2402" w:type="dxa"/>
            <w:gridSpan w:val="2"/>
          </w:tcPr>
          <w:p>
            <w:pPr>
              <w:rPr>
                <w:rFonts w:eastAsia="黑体"/>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308" w:type="dxa"/>
            <w:gridSpan w:val="2"/>
            <w:vAlign w:val="center"/>
          </w:tcPr>
          <w:p>
            <w:pPr>
              <w:rPr>
                <w:rFonts w:eastAsia="黑体"/>
                <w:color w:val="000000" w:themeColor="text1"/>
                <w:szCs w:val="21"/>
                <w14:textFill>
                  <w14:solidFill>
                    <w14:schemeClr w14:val="tx1"/>
                  </w14:solidFill>
                </w14:textFill>
              </w:rPr>
            </w:pPr>
          </w:p>
        </w:tc>
        <w:tc>
          <w:tcPr>
            <w:tcW w:w="2514" w:type="dxa"/>
            <w:gridSpan w:val="3"/>
            <w:vAlign w:val="center"/>
          </w:tcPr>
          <w:p>
            <w:pPr>
              <w:rPr>
                <w:rFonts w:eastAsia="黑体"/>
                <w:color w:val="000000" w:themeColor="text1"/>
                <w:szCs w:val="21"/>
                <w14:textFill>
                  <w14:solidFill>
                    <w14:schemeClr w14:val="tx1"/>
                  </w14:solidFill>
                </w14:textFill>
              </w:rPr>
            </w:pPr>
          </w:p>
        </w:tc>
        <w:tc>
          <w:tcPr>
            <w:tcW w:w="1683" w:type="dxa"/>
            <w:gridSpan w:val="2"/>
            <w:vAlign w:val="center"/>
          </w:tcPr>
          <w:p>
            <w:pPr>
              <w:rPr>
                <w:rFonts w:eastAsia="黑体"/>
                <w:color w:val="000000" w:themeColor="text1"/>
                <w:szCs w:val="21"/>
                <w14:textFill>
                  <w14:solidFill>
                    <w14:schemeClr w14:val="tx1"/>
                  </w14:solidFill>
                </w14:textFill>
              </w:rPr>
            </w:pPr>
          </w:p>
        </w:tc>
        <w:tc>
          <w:tcPr>
            <w:tcW w:w="1268" w:type="dxa"/>
            <w:vAlign w:val="center"/>
          </w:tcPr>
          <w:p>
            <w:pPr>
              <w:rPr>
                <w:rFonts w:eastAsia="黑体"/>
                <w:color w:val="000000" w:themeColor="text1"/>
                <w:szCs w:val="21"/>
                <w14:textFill>
                  <w14:solidFill>
                    <w14:schemeClr w14:val="tx1"/>
                  </w14:solidFill>
                </w14:textFill>
              </w:rPr>
            </w:pPr>
          </w:p>
        </w:tc>
        <w:tc>
          <w:tcPr>
            <w:tcW w:w="2402" w:type="dxa"/>
            <w:gridSpan w:val="2"/>
            <w:vAlign w:val="center"/>
          </w:tcPr>
          <w:p>
            <w:pPr>
              <w:rPr>
                <w:rFonts w:eastAsia="黑体"/>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308" w:type="dxa"/>
            <w:gridSpan w:val="2"/>
            <w:vAlign w:val="center"/>
          </w:tcPr>
          <w:p>
            <w:pPr>
              <w:rPr>
                <w:rFonts w:eastAsia="黑体"/>
                <w:color w:val="000000" w:themeColor="text1"/>
                <w:szCs w:val="21"/>
                <w14:textFill>
                  <w14:solidFill>
                    <w14:schemeClr w14:val="tx1"/>
                  </w14:solidFill>
                </w14:textFill>
              </w:rPr>
            </w:pPr>
          </w:p>
        </w:tc>
        <w:tc>
          <w:tcPr>
            <w:tcW w:w="2514" w:type="dxa"/>
            <w:gridSpan w:val="3"/>
            <w:vAlign w:val="center"/>
          </w:tcPr>
          <w:p>
            <w:pPr>
              <w:rPr>
                <w:rFonts w:eastAsia="黑体"/>
                <w:color w:val="000000" w:themeColor="text1"/>
                <w:szCs w:val="21"/>
                <w14:textFill>
                  <w14:solidFill>
                    <w14:schemeClr w14:val="tx1"/>
                  </w14:solidFill>
                </w14:textFill>
              </w:rPr>
            </w:pPr>
          </w:p>
        </w:tc>
        <w:tc>
          <w:tcPr>
            <w:tcW w:w="1683" w:type="dxa"/>
            <w:gridSpan w:val="2"/>
            <w:vAlign w:val="center"/>
          </w:tcPr>
          <w:p>
            <w:pPr>
              <w:rPr>
                <w:rFonts w:eastAsia="黑体"/>
                <w:color w:val="000000" w:themeColor="text1"/>
                <w:szCs w:val="21"/>
                <w14:textFill>
                  <w14:solidFill>
                    <w14:schemeClr w14:val="tx1"/>
                  </w14:solidFill>
                </w14:textFill>
              </w:rPr>
            </w:pPr>
          </w:p>
        </w:tc>
        <w:tc>
          <w:tcPr>
            <w:tcW w:w="1268" w:type="dxa"/>
            <w:vAlign w:val="center"/>
          </w:tcPr>
          <w:p>
            <w:pPr>
              <w:rPr>
                <w:rFonts w:eastAsia="黑体"/>
                <w:color w:val="000000" w:themeColor="text1"/>
                <w:szCs w:val="21"/>
                <w14:textFill>
                  <w14:solidFill>
                    <w14:schemeClr w14:val="tx1"/>
                  </w14:solidFill>
                </w14:textFill>
              </w:rPr>
            </w:pPr>
          </w:p>
        </w:tc>
        <w:tc>
          <w:tcPr>
            <w:tcW w:w="2402" w:type="dxa"/>
            <w:gridSpan w:val="2"/>
            <w:vAlign w:val="center"/>
          </w:tcPr>
          <w:p>
            <w:pPr>
              <w:rPr>
                <w:rFonts w:eastAsia="黑体"/>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308" w:type="dxa"/>
            <w:gridSpan w:val="2"/>
            <w:vAlign w:val="center"/>
          </w:tcPr>
          <w:p>
            <w:pPr>
              <w:rPr>
                <w:rFonts w:eastAsia="黑体"/>
                <w:color w:val="000000" w:themeColor="text1"/>
                <w:szCs w:val="21"/>
                <w14:textFill>
                  <w14:solidFill>
                    <w14:schemeClr w14:val="tx1"/>
                  </w14:solidFill>
                </w14:textFill>
              </w:rPr>
            </w:pPr>
          </w:p>
        </w:tc>
        <w:tc>
          <w:tcPr>
            <w:tcW w:w="2514" w:type="dxa"/>
            <w:gridSpan w:val="3"/>
            <w:vAlign w:val="center"/>
          </w:tcPr>
          <w:p>
            <w:pPr>
              <w:rPr>
                <w:rFonts w:eastAsia="黑体"/>
                <w:color w:val="000000" w:themeColor="text1"/>
                <w:szCs w:val="21"/>
                <w14:textFill>
                  <w14:solidFill>
                    <w14:schemeClr w14:val="tx1"/>
                  </w14:solidFill>
                </w14:textFill>
              </w:rPr>
            </w:pPr>
          </w:p>
        </w:tc>
        <w:tc>
          <w:tcPr>
            <w:tcW w:w="1683" w:type="dxa"/>
            <w:gridSpan w:val="2"/>
            <w:vAlign w:val="center"/>
          </w:tcPr>
          <w:p>
            <w:pPr>
              <w:rPr>
                <w:rFonts w:eastAsia="黑体"/>
                <w:color w:val="000000" w:themeColor="text1"/>
                <w:szCs w:val="21"/>
                <w14:textFill>
                  <w14:solidFill>
                    <w14:schemeClr w14:val="tx1"/>
                  </w14:solidFill>
                </w14:textFill>
              </w:rPr>
            </w:pPr>
          </w:p>
        </w:tc>
        <w:tc>
          <w:tcPr>
            <w:tcW w:w="1268" w:type="dxa"/>
            <w:vAlign w:val="center"/>
          </w:tcPr>
          <w:p>
            <w:pPr>
              <w:rPr>
                <w:rFonts w:eastAsia="黑体"/>
                <w:color w:val="000000" w:themeColor="text1"/>
                <w:szCs w:val="21"/>
                <w14:textFill>
                  <w14:solidFill>
                    <w14:schemeClr w14:val="tx1"/>
                  </w14:solidFill>
                </w14:textFill>
              </w:rPr>
            </w:pPr>
          </w:p>
        </w:tc>
        <w:tc>
          <w:tcPr>
            <w:tcW w:w="2402" w:type="dxa"/>
            <w:gridSpan w:val="2"/>
            <w:vAlign w:val="center"/>
          </w:tcPr>
          <w:p>
            <w:pPr>
              <w:rPr>
                <w:rFonts w:eastAsia="黑体"/>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308" w:type="dxa"/>
            <w:gridSpan w:val="2"/>
            <w:vAlign w:val="center"/>
          </w:tcPr>
          <w:p>
            <w:pPr>
              <w:rPr>
                <w:rFonts w:eastAsia="黑体"/>
                <w:color w:val="000000" w:themeColor="text1"/>
                <w:szCs w:val="21"/>
                <w14:textFill>
                  <w14:solidFill>
                    <w14:schemeClr w14:val="tx1"/>
                  </w14:solidFill>
                </w14:textFill>
              </w:rPr>
            </w:pPr>
          </w:p>
        </w:tc>
        <w:tc>
          <w:tcPr>
            <w:tcW w:w="2514" w:type="dxa"/>
            <w:gridSpan w:val="3"/>
            <w:vAlign w:val="center"/>
          </w:tcPr>
          <w:p>
            <w:pPr>
              <w:rPr>
                <w:rFonts w:eastAsia="黑体"/>
                <w:color w:val="000000" w:themeColor="text1"/>
                <w:szCs w:val="21"/>
                <w14:textFill>
                  <w14:solidFill>
                    <w14:schemeClr w14:val="tx1"/>
                  </w14:solidFill>
                </w14:textFill>
              </w:rPr>
            </w:pPr>
          </w:p>
        </w:tc>
        <w:tc>
          <w:tcPr>
            <w:tcW w:w="1683" w:type="dxa"/>
            <w:gridSpan w:val="2"/>
            <w:vAlign w:val="center"/>
          </w:tcPr>
          <w:p>
            <w:pPr>
              <w:rPr>
                <w:rFonts w:eastAsia="黑体"/>
                <w:color w:val="000000" w:themeColor="text1"/>
                <w:szCs w:val="21"/>
                <w14:textFill>
                  <w14:solidFill>
                    <w14:schemeClr w14:val="tx1"/>
                  </w14:solidFill>
                </w14:textFill>
              </w:rPr>
            </w:pPr>
          </w:p>
        </w:tc>
        <w:tc>
          <w:tcPr>
            <w:tcW w:w="1268" w:type="dxa"/>
            <w:vAlign w:val="center"/>
          </w:tcPr>
          <w:p>
            <w:pPr>
              <w:rPr>
                <w:rFonts w:eastAsia="黑体"/>
                <w:color w:val="000000" w:themeColor="text1"/>
                <w:szCs w:val="21"/>
                <w14:textFill>
                  <w14:solidFill>
                    <w14:schemeClr w14:val="tx1"/>
                  </w14:solidFill>
                </w14:textFill>
              </w:rPr>
            </w:pPr>
          </w:p>
        </w:tc>
        <w:tc>
          <w:tcPr>
            <w:tcW w:w="2402" w:type="dxa"/>
            <w:gridSpan w:val="2"/>
            <w:vAlign w:val="center"/>
          </w:tcPr>
          <w:p>
            <w:pPr>
              <w:rPr>
                <w:rFonts w:eastAsia="黑体"/>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67" w:hRule="atLeast"/>
          <w:jc w:val="center"/>
        </w:trPr>
        <w:tc>
          <w:tcPr>
            <w:tcW w:w="1308" w:type="dxa"/>
            <w:gridSpan w:val="2"/>
            <w:vAlign w:val="center"/>
          </w:tcPr>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获奖情况</w:t>
            </w:r>
          </w:p>
        </w:tc>
        <w:tc>
          <w:tcPr>
            <w:tcW w:w="7867" w:type="dxa"/>
            <w:gridSpan w:val="8"/>
            <w:vAlign w:val="center"/>
          </w:tcPr>
          <w:p>
            <w:pPr>
              <w:rPr>
                <w:rFonts w:eastAsia="黑体"/>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13" w:hRule="atLeast"/>
          <w:jc w:val="center"/>
        </w:trPr>
        <w:tc>
          <w:tcPr>
            <w:tcW w:w="3385" w:type="dxa"/>
            <w:gridSpan w:val="4"/>
            <w:vAlign w:val="center"/>
          </w:tcPr>
          <w:p>
            <w:pP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说明在岗情况</w:t>
            </w:r>
          </w:p>
        </w:tc>
        <w:tc>
          <w:tcPr>
            <w:tcW w:w="5790" w:type="dxa"/>
            <w:gridSpan w:val="6"/>
            <w:vAlign w:val="center"/>
          </w:tcPr>
          <w:p>
            <w:pPr>
              <w:widowControl/>
              <w:rPr>
                <w:color w:val="000000" w:themeColor="text1"/>
                <w:szCs w:val="21"/>
                <w:u w:val="single"/>
                <w14:textFill>
                  <w14:solidFill>
                    <w14:schemeClr w14:val="tx1"/>
                  </w14:solidFill>
                </w14:textFill>
              </w:rPr>
            </w:pP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目前未在其他项目上任职，现从事工作为：</w:t>
            </w:r>
            <w:r>
              <w:rPr>
                <w:rFonts w:hint="eastAsia"/>
                <w:color w:val="000000" w:themeColor="text1"/>
                <w:szCs w:val="21"/>
                <w14:textFill>
                  <w14:solidFill>
                    <w14:schemeClr w14:val="tx1"/>
                  </w14:solidFill>
                </w14:textFill>
              </w:rPr>
              <w:t>______</w:t>
            </w:r>
          </w:p>
          <w:p>
            <w:pPr>
              <w:widowControl/>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目前虽在其他项目上任职，但本项目中标后能够撤离，目前任职项目：</w:t>
            </w:r>
            <w:r>
              <w:rPr>
                <w:rFonts w:hint="eastAsia"/>
                <w:color w:val="000000" w:themeColor="text1"/>
                <w:szCs w:val="21"/>
                <w14:textFill>
                  <w14:solidFill>
                    <w14:schemeClr w14:val="tx1"/>
                  </w14:solidFill>
                </w14:textFill>
              </w:rPr>
              <w:t>______</w:t>
            </w:r>
            <w:r>
              <w:rPr>
                <w:color w:val="000000" w:themeColor="text1"/>
                <w:szCs w:val="21"/>
                <w14:textFill>
                  <w14:solidFill>
                    <w14:schemeClr w14:val="tx1"/>
                  </w14:solidFill>
                </w14:textFill>
              </w:rPr>
              <w:t>，担任职位：</w:t>
            </w:r>
            <w:r>
              <w:rPr>
                <w:rFonts w:hint="eastAsia"/>
                <w:color w:val="000000" w:themeColor="text1"/>
                <w:szCs w:val="21"/>
                <w14:textFill>
                  <w14:solidFill>
                    <w14:schemeClr w14:val="tx1"/>
                  </w14:solidFill>
                </w14:textFill>
              </w:rPr>
              <w:t>_____</w:t>
            </w:r>
            <w:r>
              <w:rPr>
                <w:color w:val="000000" w:themeColor="text1"/>
                <w:szCs w:val="21"/>
                <w14:textFill>
                  <w14:solidFill>
                    <w14:schemeClr w14:val="tx1"/>
                  </w14:solidFill>
                </w14:textFill>
              </w:rPr>
              <w:t>。</w:t>
            </w:r>
          </w:p>
        </w:tc>
      </w:tr>
    </w:tbl>
    <w:p>
      <w:pPr>
        <w:tabs>
          <w:tab w:val="left" w:pos="2580"/>
          <w:tab w:val="left" w:pos="5940"/>
        </w:tabs>
        <w:spacing w:line="400" w:lineRule="exact"/>
        <w:jc w:val="left"/>
        <w:rPr>
          <w:color w:val="000000" w:themeColor="text1"/>
          <w:spacing w:val="-6"/>
          <w:szCs w:val="21"/>
          <w14:textFill>
            <w14:solidFill>
              <w14:schemeClr w14:val="tx1"/>
            </w14:solidFill>
          </w14:textFill>
        </w:rPr>
      </w:pPr>
      <w:r>
        <w:rPr>
          <w:rFonts w:hint="eastAsia"/>
          <w:color w:val="000000" w:themeColor="text1"/>
          <w:spacing w:val="-6"/>
          <w:szCs w:val="21"/>
          <w14:textFill>
            <w14:solidFill>
              <w14:schemeClr w14:val="tx1"/>
            </w14:solidFill>
          </w14:textFill>
        </w:rPr>
        <w:t>注：</w:t>
      </w:r>
    </w:p>
    <w:p>
      <w:pPr>
        <w:numPr>
          <w:ilvl w:val="0"/>
          <w:numId w:val="8"/>
        </w:numPr>
        <w:tabs>
          <w:tab w:val="left" w:pos="2580"/>
          <w:tab w:val="left" w:pos="5940"/>
        </w:tabs>
        <w:spacing w:line="400" w:lineRule="exact"/>
        <w:jc w:val="left"/>
        <w:rPr>
          <w:color w:val="000000" w:themeColor="text1"/>
          <w:spacing w:val="-6"/>
          <w:szCs w:val="21"/>
          <w14:textFill>
            <w14:solidFill>
              <w14:schemeClr w14:val="tx1"/>
            </w14:solidFill>
          </w14:textFill>
        </w:rPr>
      </w:pPr>
      <w:r>
        <w:rPr>
          <w:rFonts w:hint="eastAsia"/>
          <w:color w:val="000000" w:themeColor="text1"/>
          <w:spacing w:val="-6"/>
          <w:szCs w:val="21"/>
          <w14:textFill>
            <w14:solidFill>
              <w14:schemeClr w14:val="tx1"/>
            </w14:solidFill>
          </w14:textFill>
        </w:rPr>
        <w:t>本表应填写项目经理、设计负责人、施工负责人和施工项目技术负责人相关情况。</w:t>
      </w:r>
    </w:p>
    <w:p>
      <w:pPr>
        <w:tabs>
          <w:tab w:val="left" w:pos="2580"/>
          <w:tab w:val="left" w:pos="5940"/>
        </w:tabs>
        <w:spacing w:line="400" w:lineRule="exact"/>
        <w:jc w:val="left"/>
        <w:rPr>
          <w:b/>
          <w:bCs/>
          <w:color w:val="000000" w:themeColor="text1"/>
          <w:szCs w:val="21"/>
          <w14:textFill>
            <w14:solidFill>
              <w14:schemeClr w14:val="tx1"/>
            </w14:solidFill>
          </w14:textFill>
        </w:rPr>
      </w:pPr>
      <w:r>
        <w:rPr>
          <w:rFonts w:hint="eastAsia"/>
          <w:color w:val="000000" w:themeColor="text1"/>
          <w:spacing w:val="-6"/>
          <w:szCs w:val="21"/>
          <w14:textFill>
            <w14:solidFill>
              <w14:schemeClr w14:val="tx1"/>
            </w14:solidFill>
          </w14:textFill>
        </w:rPr>
        <w:t>2. 投标人应根据招标文件第二章“投标人须知”前附表附录5、附录6的要求在本表后附相关证明材料。对于前附表附录5中的相关证明材料如投标文件已经提交 ，可不重复提交。</w:t>
      </w:r>
    </w:p>
    <w:p>
      <w:pPr>
        <w:jc w:val="center"/>
        <w:outlineLvl w:val="3"/>
        <w:rPr>
          <w:rFonts w:ascii="黑体" w:hAnsi="黑体" w:eastAsia="黑体"/>
          <w:color w:val="000000" w:themeColor="text1"/>
          <w14:textFill>
            <w14:solidFill>
              <w14:schemeClr w14:val="tx1"/>
            </w14:solidFill>
          </w14:textFill>
        </w:rPr>
      </w:pPr>
      <w:r>
        <w:rPr>
          <w:b/>
          <w:bCs/>
          <w:color w:val="000000" w:themeColor="text1"/>
          <w:szCs w:val="21"/>
          <w14:textFill>
            <w14:solidFill>
              <w14:schemeClr w14:val="tx1"/>
            </w14:solidFill>
          </w14:textFill>
        </w:rPr>
        <w:br w:type="page"/>
      </w:r>
      <w:bookmarkStart w:id="442" w:name="_Toc460227113"/>
      <w:bookmarkStart w:id="443" w:name="_Toc390411626"/>
      <w:bookmarkStart w:id="444" w:name="_Toc460660228"/>
      <w:bookmarkStart w:id="445" w:name="_Toc421917006"/>
      <w:r>
        <w:rPr>
          <w:rFonts w:hint="eastAsia" w:ascii="黑体" w:hAnsi="黑体" w:eastAsia="黑体"/>
          <w:color w:val="000000" w:themeColor="text1"/>
          <w14:textFill>
            <w14:solidFill>
              <w14:schemeClr w14:val="tx1"/>
            </w14:solidFill>
          </w14:textFill>
        </w:rPr>
        <w:t>（七）项目经理承诺</w:t>
      </w:r>
    </w:p>
    <w:p>
      <w:pP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致：</w:t>
      </w:r>
      <w:r>
        <w:rPr>
          <w:rFonts w:hint="eastAsia"/>
          <w:bCs/>
          <w:color w:val="000000" w:themeColor="text1"/>
          <w:szCs w:val="21"/>
          <w:u w:val="single"/>
          <w14:textFill>
            <w14:solidFill>
              <w14:schemeClr w14:val="tx1"/>
            </w14:solidFill>
          </w14:textFill>
        </w:rPr>
        <w:t>（招标人）</w:t>
      </w:r>
    </w:p>
    <w:p>
      <w:pPr>
        <w:ind w:firstLine="480"/>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本人作为项目经理，现郑重承诺如下：</w:t>
      </w:r>
    </w:p>
    <w:p>
      <w:pPr>
        <w:ind w:firstLine="480"/>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一、投标文件中提供的项目经理业绩已经本人核实，工程实施过程中项目经理确为本人，合同（或竣工相关资料证明）履约过程中涉及的本人签字均为该工程实施时段所签，真实无误，不存在虚假和挂靠现象，也不存在为投标而造假的行为。</w:t>
      </w:r>
    </w:p>
    <w:p>
      <w:pPr>
        <w:ind w:firstLine="480"/>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二、目前无在岗项目或虽在其他项目上担任工程总承包项目经理或施工负责人岗位，但承诺在本招标项目中标后合同签订前能够从其他项目变更至本招标项目并全面履约。</w:t>
      </w:r>
    </w:p>
    <w:p>
      <w:pPr>
        <w:ind w:firstLine="480"/>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三、以上承诺如果发现虚假现象，本人愿意承担相应法律责任，并随时无条件配合贵方调查取证。</w:t>
      </w:r>
    </w:p>
    <w:p>
      <w:pPr>
        <w:ind w:left="410" w:firstLine="720"/>
        <w:rPr>
          <w:bCs/>
          <w:color w:val="000000" w:themeColor="text1"/>
          <w:szCs w:val="21"/>
          <w14:textFill>
            <w14:solidFill>
              <w14:schemeClr w14:val="tx1"/>
            </w14:solidFill>
          </w14:textFill>
        </w:rPr>
      </w:pPr>
    </w:p>
    <w:p>
      <w:pPr>
        <w:ind w:left="410" w:firstLine="720"/>
        <w:rPr>
          <w:bCs/>
          <w:color w:val="000000" w:themeColor="text1"/>
          <w:szCs w:val="21"/>
          <w14:textFill>
            <w14:solidFill>
              <w14:schemeClr w14:val="tx1"/>
            </w14:solidFill>
          </w14:textFill>
        </w:rPr>
      </w:pPr>
    </w:p>
    <w:p>
      <w:pPr>
        <w:ind w:firstLine="4080"/>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项目经理：</w:t>
      </w:r>
      <w:r>
        <w:rPr>
          <w:rFonts w:hint="eastAsia"/>
          <w:bCs/>
          <w:color w:val="000000" w:themeColor="text1"/>
          <w:szCs w:val="21"/>
          <w:u w:val="single"/>
          <w14:textFill>
            <w14:solidFill>
              <w14:schemeClr w14:val="tx1"/>
            </w14:solidFill>
          </w14:textFill>
        </w:rPr>
        <w:t xml:space="preserve">                   </w:t>
      </w:r>
      <w:r>
        <w:rPr>
          <w:rFonts w:hint="eastAsia"/>
          <w:bCs/>
          <w:color w:val="000000" w:themeColor="text1"/>
          <w:szCs w:val="21"/>
          <w14:textFill>
            <w14:solidFill>
              <w14:schemeClr w14:val="tx1"/>
            </w14:solidFill>
          </w14:textFill>
        </w:rPr>
        <w:t>（签字）</w:t>
      </w:r>
    </w:p>
    <w:p>
      <w:pPr>
        <w:ind w:firstLine="4080"/>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身份证号：</w:t>
      </w:r>
      <w:r>
        <w:rPr>
          <w:rFonts w:hint="eastAsia"/>
          <w:bCs/>
          <w:color w:val="000000" w:themeColor="text1"/>
          <w:szCs w:val="21"/>
          <w:u w:val="single"/>
          <w14:textFill>
            <w14:solidFill>
              <w14:schemeClr w14:val="tx1"/>
            </w14:solidFill>
          </w14:textFill>
        </w:rPr>
        <w:t xml:space="preserve">                       </w:t>
      </w:r>
    </w:p>
    <w:p>
      <w:pPr>
        <w:ind w:left="410" w:firstLine="3840"/>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日  期：_____年____月____日</w:t>
      </w:r>
    </w:p>
    <w:p>
      <w:pPr>
        <w:ind w:left="410" w:firstLine="723"/>
        <w:jc w:val="center"/>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 xml:space="preserve">                       本页后附项目经理身份证正反面扫描件</w:t>
      </w:r>
    </w:p>
    <w:p>
      <w:pPr>
        <w:jc w:val="center"/>
        <w:outlineLvl w:val="3"/>
        <w:rPr>
          <w:rFonts w:ascii="黑体" w:hAnsi="黑体" w:eastAsia="黑体"/>
          <w:color w:val="000000" w:themeColor="text1"/>
          <w14:textFill>
            <w14:solidFill>
              <w14:schemeClr w14:val="tx1"/>
            </w14:solidFill>
          </w14:textFill>
        </w:rPr>
      </w:pPr>
      <w:r>
        <w:rPr>
          <w:b/>
          <w:bCs/>
          <w:color w:val="000000" w:themeColor="text1"/>
          <w:szCs w:val="21"/>
          <w14:textFill>
            <w14:solidFill>
              <w14:schemeClr w14:val="tx1"/>
            </w14:solidFill>
          </w14:textFill>
        </w:rPr>
        <w:br w:type="page"/>
      </w:r>
      <w:r>
        <w:rPr>
          <w:rFonts w:hint="eastAsia" w:ascii="黑体" w:hAnsi="黑体" w:eastAsia="黑体"/>
          <w:color w:val="000000" w:themeColor="text1"/>
          <w14:textFill>
            <w14:solidFill>
              <w14:schemeClr w14:val="tx1"/>
            </w14:solidFill>
          </w14:textFill>
        </w:rPr>
        <w:t>（八）</w:t>
      </w:r>
      <w:bookmarkEnd w:id="442"/>
      <w:bookmarkEnd w:id="443"/>
      <w:bookmarkEnd w:id="444"/>
      <w:bookmarkEnd w:id="445"/>
      <w:r>
        <w:rPr>
          <w:rFonts w:hint="eastAsia" w:ascii="黑体" w:hAnsi="黑体" w:eastAsia="黑体"/>
          <w:color w:val="000000" w:themeColor="text1"/>
          <w14:textFill>
            <w14:solidFill>
              <w14:schemeClr w14:val="tx1"/>
            </w14:solidFill>
          </w14:textFill>
        </w:rPr>
        <w:t>施工负责人承诺</w:t>
      </w:r>
    </w:p>
    <w:p>
      <w:pP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致：</w:t>
      </w:r>
      <w:r>
        <w:rPr>
          <w:rFonts w:hint="eastAsia"/>
          <w:bCs/>
          <w:color w:val="000000" w:themeColor="text1"/>
          <w:szCs w:val="21"/>
          <w:u w:val="single"/>
          <w14:textFill>
            <w14:solidFill>
              <w14:schemeClr w14:val="tx1"/>
            </w14:solidFill>
          </w14:textFill>
        </w:rPr>
        <w:t>（招标人）</w:t>
      </w:r>
    </w:p>
    <w:p>
      <w:pPr>
        <w:ind w:firstLine="480"/>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本人作为施工负责人，现郑重承诺如下：</w:t>
      </w:r>
    </w:p>
    <w:p>
      <w:pPr>
        <w:ind w:firstLine="480"/>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一、投标文件中提供的施工负责人业绩已经本人核实，工程实施过程中施工负责人确为本人，合同（或竣工相关资料证明）履约过程中涉及的本人签字均为该工程实施时段所签，真实无误，不存在虚假和挂靠现象，也不存在为投标而造假的行为。</w:t>
      </w:r>
    </w:p>
    <w:p>
      <w:pPr>
        <w:ind w:firstLine="480"/>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二、目前无在岗项目或虽在其他项目上担任施工负责人岗位，但承诺在本招标项目中标后合同签订前能够从其他项目变更至本项目并全面履约。</w:t>
      </w:r>
    </w:p>
    <w:p>
      <w:pPr>
        <w:ind w:firstLine="480"/>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三、以上承诺如果发现虚假现象，本人愿意承担相应法律责任，并随时无条件配合贵方调查取证。</w:t>
      </w:r>
    </w:p>
    <w:p>
      <w:pPr>
        <w:ind w:left="410" w:firstLine="720"/>
        <w:rPr>
          <w:bCs/>
          <w:color w:val="000000" w:themeColor="text1"/>
          <w:szCs w:val="21"/>
          <w14:textFill>
            <w14:solidFill>
              <w14:schemeClr w14:val="tx1"/>
            </w14:solidFill>
          </w14:textFill>
        </w:rPr>
      </w:pPr>
    </w:p>
    <w:p>
      <w:pPr>
        <w:ind w:left="410" w:firstLine="720"/>
        <w:rPr>
          <w:bCs/>
          <w:color w:val="000000" w:themeColor="text1"/>
          <w:szCs w:val="21"/>
          <w14:textFill>
            <w14:solidFill>
              <w14:schemeClr w14:val="tx1"/>
            </w14:solidFill>
          </w14:textFill>
        </w:rPr>
      </w:pPr>
    </w:p>
    <w:p>
      <w:pPr>
        <w:ind w:left="410" w:firstLine="720"/>
        <w:jc w:val="right"/>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 xml:space="preserve">  施工负责人：</w:t>
      </w:r>
      <w:r>
        <w:rPr>
          <w:rFonts w:hint="eastAsia"/>
          <w:bCs/>
          <w:color w:val="000000" w:themeColor="text1"/>
          <w:szCs w:val="21"/>
          <w:u w:val="single"/>
          <w14:textFill>
            <w14:solidFill>
              <w14:schemeClr w14:val="tx1"/>
            </w14:solidFill>
          </w14:textFill>
        </w:rPr>
        <w:t xml:space="preserve">                   </w:t>
      </w:r>
      <w:r>
        <w:rPr>
          <w:rFonts w:hint="eastAsia"/>
          <w:bCs/>
          <w:color w:val="000000" w:themeColor="text1"/>
          <w:szCs w:val="21"/>
          <w14:textFill>
            <w14:solidFill>
              <w14:schemeClr w14:val="tx1"/>
            </w14:solidFill>
          </w14:textFill>
        </w:rPr>
        <w:t>（签字）</w:t>
      </w:r>
    </w:p>
    <w:p>
      <w:pPr>
        <w:ind w:firstLine="3600"/>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身份证号：</w:t>
      </w:r>
      <w:r>
        <w:rPr>
          <w:rFonts w:hint="eastAsia"/>
          <w:bCs/>
          <w:color w:val="000000" w:themeColor="text1"/>
          <w:szCs w:val="21"/>
          <w:u w:val="single"/>
          <w14:textFill>
            <w14:solidFill>
              <w14:schemeClr w14:val="tx1"/>
            </w14:solidFill>
          </w14:textFill>
        </w:rPr>
        <w:t xml:space="preserve">                       </w:t>
      </w:r>
    </w:p>
    <w:p>
      <w:pPr>
        <w:ind w:left="410" w:firstLine="720"/>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 xml:space="preserve">           日   期：_____年____月____日</w:t>
      </w:r>
    </w:p>
    <w:p>
      <w:pPr>
        <w:jc w:val="center"/>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 xml:space="preserve">                          本页后附施工负责人身份证正反面扫描件</w:t>
      </w:r>
    </w:p>
    <w:p>
      <w:pPr>
        <w:pStyle w:val="194"/>
        <w:spacing w:before="240" w:after="240"/>
        <w:jc w:val="center"/>
        <w:rPr>
          <w:rFonts w:ascii="Times New Roman" w:hAnsi="Times New Roman"/>
          <w:bCs w:val="0"/>
          <w:color w:val="000000" w:themeColor="text1"/>
          <w14:textFill>
            <w14:solidFill>
              <w14:schemeClr w14:val="tx1"/>
            </w14:solidFill>
          </w14:textFill>
        </w:rPr>
      </w:pPr>
      <w:r>
        <w:rPr>
          <w:rFonts w:ascii="Times New Roman" w:hAnsi="Times New Roman"/>
          <w:b/>
          <w:bCs w:val="0"/>
          <w:color w:val="000000" w:themeColor="text1"/>
          <w:szCs w:val="21"/>
          <w14:textFill>
            <w14:solidFill>
              <w14:schemeClr w14:val="tx1"/>
            </w14:solidFill>
          </w14:textFill>
        </w:rPr>
        <w:br w:type="page"/>
      </w:r>
      <w:r>
        <w:rPr>
          <w:rStyle w:val="198"/>
          <w:rFonts w:hint="eastAsia" w:ascii="Times New Roman" w:hAnsi="Times New Roman"/>
          <w:bCs w:val="0"/>
          <w:color w:val="000000" w:themeColor="text1"/>
          <w14:textFill>
            <w14:solidFill>
              <w14:schemeClr w14:val="tx1"/>
            </w14:solidFill>
          </w14:textFill>
        </w:rPr>
        <w:t>八、商务文件详细评审资料</w:t>
      </w:r>
    </w:p>
    <w:p>
      <w:pPr>
        <w:jc w:val="center"/>
        <w:outlineLvl w:val="3"/>
        <w:rPr>
          <w:rFonts w:ascii="黑体" w:hAnsi="黑体" w:eastAsia="黑体"/>
          <w:color w:val="000000" w:themeColor="text1"/>
          <w14:textFill>
            <w14:solidFill>
              <w14:schemeClr w14:val="tx1"/>
            </w14:solidFill>
          </w14:textFill>
        </w:rPr>
      </w:pPr>
      <w:r>
        <w:rPr>
          <w:rFonts w:hint="eastAsia" w:ascii="黑体" w:hAnsi="黑体" w:eastAsia="黑体"/>
          <w:color w:val="000000" w:themeColor="text1"/>
          <w14:textFill>
            <w14:solidFill>
              <w14:schemeClr w14:val="tx1"/>
            </w14:solidFill>
          </w14:textFill>
        </w:rPr>
        <w:t>（一）投标人业绩情况表（详细评审）</w:t>
      </w:r>
    </w:p>
    <w:tbl>
      <w:tblPr>
        <w:tblStyle w:val="33"/>
        <w:tblW w:w="4998" w:type="pct"/>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29"/>
        <w:gridCol w:w="6214"/>
        <w:gridCol w:w="123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629"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业绩序号</w:t>
            </w:r>
          </w:p>
        </w:tc>
        <w:tc>
          <w:tcPr>
            <w:tcW w:w="6214"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项目</w:t>
            </w:r>
            <w:r>
              <w:rPr>
                <w:b/>
                <w:color w:val="000000" w:themeColor="text1"/>
                <w14:textFill>
                  <w14:solidFill>
                    <w14:schemeClr w14:val="tx1"/>
                  </w14:solidFill>
                </w14:textFill>
              </w:rPr>
              <w:t>名称</w:t>
            </w:r>
            <w:r>
              <w:rPr>
                <w:rFonts w:hint="eastAsia"/>
                <w:b/>
                <w:color w:val="000000" w:themeColor="text1"/>
                <w14:textFill>
                  <w14:solidFill>
                    <w14:schemeClr w14:val="tx1"/>
                  </w14:solidFill>
                </w14:textFill>
              </w:rPr>
              <w:t>（合同名称）</w:t>
            </w:r>
          </w:p>
        </w:tc>
        <w:tc>
          <w:tcPr>
            <w:tcW w:w="1237"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629"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6214" w:type="dxa"/>
            <w:vAlign w:val="center"/>
          </w:tcPr>
          <w:p>
            <w:pPr>
              <w:jc w:val="center"/>
              <w:rPr>
                <w:color w:val="000000" w:themeColor="text1"/>
                <w14:textFill>
                  <w14:solidFill>
                    <w14:schemeClr w14:val="tx1"/>
                  </w14:solidFill>
                </w14:textFill>
              </w:rPr>
            </w:pPr>
          </w:p>
        </w:tc>
        <w:tc>
          <w:tcPr>
            <w:tcW w:w="1237"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629" w:type="dxa"/>
            <w:vAlign w:val="center"/>
          </w:tcPr>
          <w:p>
            <w:pPr>
              <w:jc w:val="center"/>
              <w:rPr>
                <w:color w:val="000000" w:themeColor="text1"/>
                <w14:textFill>
                  <w14:solidFill>
                    <w14:schemeClr w14:val="tx1"/>
                  </w14:solidFill>
                </w14:textFill>
              </w:rPr>
            </w:pPr>
            <w:r>
              <w:rPr>
                <w:color w:val="000000" w:themeColor="text1"/>
                <w14:textFill>
                  <w14:solidFill>
                    <w14:schemeClr w14:val="tx1"/>
                  </w14:solidFill>
                </w14:textFill>
              </w:rPr>
              <w:t>2</w:t>
            </w:r>
          </w:p>
        </w:tc>
        <w:tc>
          <w:tcPr>
            <w:tcW w:w="6214" w:type="dxa"/>
            <w:vAlign w:val="center"/>
          </w:tcPr>
          <w:p>
            <w:pPr>
              <w:jc w:val="center"/>
              <w:rPr>
                <w:color w:val="000000" w:themeColor="text1"/>
                <w14:textFill>
                  <w14:solidFill>
                    <w14:schemeClr w14:val="tx1"/>
                  </w14:solidFill>
                </w14:textFill>
              </w:rPr>
            </w:pPr>
          </w:p>
        </w:tc>
        <w:tc>
          <w:tcPr>
            <w:tcW w:w="1237"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629"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c>
          <w:tcPr>
            <w:tcW w:w="6214" w:type="dxa"/>
            <w:vAlign w:val="center"/>
          </w:tcPr>
          <w:p>
            <w:pPr>
              <w:jc w:val="center"/>
              <w:rPr>
                <w:color w:val="000000" w:themeColor="text1"/>
                <w14:textFill>
                  <w14:solidFill>
                    <w14:schemeClr w14:val="tx1"/>
                  </w14:solidFill>
                </w14:textFill>
              </w:rPr>
            </w:pPr>
          </w:p>
        </w:tc>
        <w:tc>
          <w:tcPr>
            <w:tcW w:w="1237" w:type="dxa"/>
            <w:vAlign w:val="center"/>
          </w:tcPr>
          <w:p>
            <w:pPr>
              <w:jc w:val="center"/>
              <w:rPr>
                <w:color w:val="000000" w:themeColor="text1"/>
                <w14:textFill>
                  <w14:solidFill>
                    <w14:schemeClr w14:val="tx1"/>
                  </w14:solidFill>
                </w14:textFill>
              </w:rPr>
            </w:pPr>
          </w:p>
        </w:tc>
      </w:tr>
    </w:tbl>
    <w:p>
      <w:pPr>
        <w:rPr>
          <w:color w:val="000000" w:themeColor="text1"/>
          <w14:textFill>
            <w14:solidFill>
              <w14:schemeClr w14:val="tx1"/>
            </w14:solidFill>
          </w14:textFill>
        </w:rPr>
      </w:pPr>
      <w:r>
        <w:rPr>
          <w:rFonts w:hint="eastAsia"/>
          <w:color w:val="000000" w:themeColor="text1"/>
          <w14:textFill>
            <w14:solidFill>
              <w14:schemeClr w14:val="tx1"/>
            </w14:solidFill>
          </w14:textFill>
        </w:rPr>
        <w:t>注：</w:t>
      </w:r>
    </w:p>
    <w:p>
      <w:pPr>
        <w:numPr>
          <w:ilvl w:val="0"/>
          <w:numId w:val="9"/>
        </w:num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投标人应将用于商务文件详细评审的业绩在上表中列明，按照列明</w:t>
      </w:r>
      <w:r>
        <w:rPr>
          <w:color w:val="000000" w:themeColor="text1"/>
          <w14:textFill>
            <w14:solidFill>
              <w14:schemeClr w14:val="tx1"/>
            </w14:solidFill>
          </w14:textFill>
        </w:rPr>
        <w:t>的</w:t>
      </w:r>
      <w:r>
        <w:rPr>
          <w:rFonts w:hint="eastAsia"/>
          <w:color w:val="000000" w:themeColor="text1"/>
          <w14:textFill>
            <w14:solidFill>
              <w14:schemeClr w14:val="tx1"/>
            </w14:solidFill>
          </w14:textFill>
        </w:rPr>
        <w:t>业绩序号先后</w:t>
      </w:r>
      <w:r>
        <w:rPr>
          <w:color w:val="000000" w:themeColor="text1"/>
          <w14:textFill>
            <w14:solidFill>
              <w14:schemeClr w14:val="tx1"/>
            </w14:solidFill>
          </w14:textFill>
        </w:rPr>
        <w:t>顺序</w:t>
      </w:r>
      <w:r>
        <w:rPr>
          <w:rFonts w:hint="eastAsia"/>
          <w:color w:val="000000" w:themeColor="text1"/>
          <w14:textFill>
            <w14:solidFill>
              <w14:schemeClr w14:val="tx1"/>
            </w14:solidFill>
          </w14:textFill>
        </w:rPr>
        <w:t>依次填写“投标人</w:t>
      </w:r>
      <w:r>
        <w:rPr>
          <w:color w:val="000000" w:themeColor="text1"/>
          <w14:textFill>
            <w14:solidFill>
              <w14:schemeClr w14:val="tx1"/>
            </w14:solidFill>
          </w14:textFill>
        </w:rPr>
        <w:t>业绩</w:t>
      </w:r>
      <w:r>
        <w:rPr>
          <w:rFonts w:hint="eastAsia"/>
          <w:color w:val="000000" w:themeColor="text1"/>
          <w14:textFill>
            <w14:solidFill>
              <w14:schemeClr w14:val="tx1"/>
            </w14:solidFill>
          </w14:textFill>
        </w:rPr>
        <w:t>信息</w:t>
      </w:r>
      <w:r>
        <w:rPr>
          <w:color w:val="000000" w:themeColor="text1"/>
          <w14:textFill>
            <w14:solidFill>
              <w14:schemeClr w14:val="tx1"/>
            </w14:solidFill>
          </w14:textFill>
        </w:rPr>
        <w:t>表</w:t>
      </w:r>
      <w:r>
        <w:rPr>
          <w:rFonts w:hint="eastAsia"/>
          <w:color w:val="000000" w:themeColor="text1"/>
          <w14:textFill>
            <w14:solidFill>
              <w14:schemeClr w14:val="tx1"/>
            </w14:solidFill>
          </w14:textFill>
        </w:rPr>
        <w:t>（详细评审）”，并附相应业绩证明材料。</w:t>
      </w:r>
    </w:p>
    <w:p>
      <w:pPr>
        <w:numPr>
          <w:ilvl w:val="0"/>
          <w:numId w:val="9"/>
        </w:num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评标</w:t>
      </w:r>
      <w:r>
        <w:rPr>
          <w:color w:val="000000" w:themeColor="text1"/>
          <w14:textFill>
            <w14:solidFill>
              <w14:schemeClr w14:val="tx1"/>
            </w14:solidFill>
          </w14:textFill>
        </w:rPr>
        <w:t>委员会应当按照上表</w:t>
      </w:r>
      <w:r>
        <w:rPr>
          <w:rFonts w:hint="eastAsia"/>
          <w:color w:val="000000" w:themeColor="text1"/>
          <w14:textFill>
            <w14:solidFill>
              <w14:schemeClr w14:val="tx1"/>
            </w14:solidFill>
          </w14:textFill>
        </w:rPr>
        <w:t>列明</w:t>
      </w:r>
      <w:r>
        <w:rPr>
          <w:color w:val="000000" w:themeColor="text1"/>
          <w14:textFill>
            <w14:solidFill>
              <w14:schemeClr w14:val="tx1"/>
            </w14:solidFill>
          </w14:textFill>
        </w:rPr>
        <w:t>的</w:t>
      </w:r>
      <w:r>
        <w:rPr>
          <w:rFonts w:hint="eastAsia"/>
          <w:color w:val="000000" w:themeColor="text1"/>
          <w14:textFill>
            <w14:solidFill>
              <w14:schemeClr w14:val="tx1"/>
            </w14:solidFill>
          </w14:textFill>
        </w:rPr>
        <w:t>业绩序号先后</w:t>
      </w:r>
      <w:r>
        <w:rPr>
          <w:color w:val="000000" w:themeColor="text1"/>
          <w14:textFill>
            <w14:solidFill>
              <w14:schemeClr w14:val="tx1"/>
            </w14:solidFill>
          </w14:textFill>
        </w:rPr>
        <w:t>顺序</w:t>
      </w:r>
      <w:r>
        <w:rPr>
          <w:rFonts w:hint="eastAsia"/>
          <w:color w:val="000000" w:themeColor="text1"/>
          <w14:textFill>
            <w14:solidFill>
              <w14:schemeClr w14:val="tx1"/>
            </w14:solidFill>
          </w14:textFill>
        </w:rPr>
        <w:t>依次</w:t>
      </w:r>
      <w:r>
        <w:rPr>
          <w:color w:val="000000" w:themeColor="text1"/>
          <w14:textFill>
            <w14:solidFill>
              <w14:schemeClr w14:val="tx1"/>
            </w14:solidFill>
          </w14:textFill>
        </w:rPr>
        <w:t>进行评审，</w:t>
      </w:r>
      <w:r>
        <w:rPr>
          <w:rFonts w:hint="eastAsia"/>
          <w:color w:val="000000" w:themeColor="text1"/>
          <w14:textFill>
            <w14:solidFill>
              <w14:schemeClr w14:val="tx1"/>
            </w14:solidFill>
          </w14:textFill>
        </w:rPr>
        <w:t>且仅评审评审标准规定数量的业绩，超出规定数量部分或未在上表列明的业绩均不作为商务文件详细评审业绩予以评审。</w:t>
      </w:r>
    </w:p>
    <w:p>
      <w:pPr>
        <w:jc w:val="left"/>
        <w:rPr>
          <w:color w:val="000000" w:themeColor="text1"/>
          <w14:textFill>
            <w14:solidFill>
              <w14:schemeClr w14:val="tx1"/>
            </w14:solidFill>
          </w14:textFill>
        </w:rPr>
      </w:pPr>
    </w:p>
    <w:p>
      <w:pPr>
        <w:jc w:val="right"/>
        <w:rPr>
          <w:bCs/>
          <w:color w:val="000000" w:themeColor="text1"/>
          <w:szCs w:val="21"/>
          <w:u w:val="single"/>
          <w14:textFill>
            <w14:solidFill>
              <w14:schemeClr w14:val="tx1"/>
            </w14:solidFill>
          </w14:textFill>
        </w:rPr>
      </w:pPr>
      <w:r>
        <w:rPr>
          <w:rFonts w:hint="eastAsia"/>
          <w:bCs/>
          <w:color w:val="000000" w:themeColor="text1"/>
          <w:spacing w:val="120"/>
          <w:szCs w:val="21"/>
          <w14:textFill>
            <w14:solidFill>
              <w14:schemeClr w14:val="tx1"/>
            </w14:solidFill>
          </w14:textFill>
        </w:rPr>
        <w:t>投标</w:t>
      </w:r>
      <w:r>
        <w:rPr>
          <w:rFonts w:hint="eastAsia"/>
          <w:bCs/>
          <w:color w:val="000000" w:themeColor="text1"/>
          <w:szCs w:val="21"/>
          <w14:textFill>
            <w14:solidFill>
              <w14:schemeClr w14:val="tx1"/>
            </w14:solidFill>
          </w14:textFill>
        </w:rPr>
        <w:t>人：</w:t>
      </w:r>
      <w:r>
        <w:rPr>
          <w:rFonts w:hint="eastAsia"/>
          <w:bCs/>
          <w:color w:val="000000" w:themeColor="text1"/>
          <w:szCs w:val="21"/>
          <w:u w:val="single"/>
          <w14:textFill>
            <w14:solidFill>
              <w14:schemeClr w14:val="tx1"/>
            </w14:solidFill>
          </w14:textFill>
        </w:rPr>
        <w:t xml:space="preserve">            </w:t>
      </w:r>
      <w:r>
        <w:rPr>
          <w:rFonts w:hint="eastAsia"/>
          <w:bCs/>
          <w:color w:val="000000" w:themeColor="text1"/>
          <w:szCs w:val="21"/>
          <w14:textFill>
            <w14:solidFill>
              <w14:schemeClr w14:val="tx1"/>
            </w14:solidFill>
          </w14:textFill>
        </w:rPr>
        <w:t>（盖单位章）</w:t>
      </w:r>
    </w:p>
    <w:p>
      <w:pPr>
        <w:jc w:val="right"/>
        <w:rPr>
          <w:rFonts w:eastAsia="黑体"/>
          <w:color w:val="000000" w:themeColor="text1"/>
          <w:sz w:val="28"/>
          <w:szCs w:val="28"/>
          <w14:textFill>
            <w14:solidFill>
              <w14:schemeClr w14:val="tx1"/>
            </w14:solidFill>
          </w14:textFill>
        </w:rPr>
      </w:pPr>
      <w:r>
        <w:rPr>
          <w:rFonts w:hint="eastAsia"/>
          <w:bCs/>
          <w:color w:val="000000" w:themeColor="text1"/>
          <w:spacing w:val="360"/>
          <w:szCs w:val="21"/>
          <w14:textFill>
            <w14:solidFill>
              <w14:schemeClr w14:val="tx1"/>
            </w14:solidFill>
          </w14:textFill>
        </w:rPr>
        <w:t>日</w:t>
      </w:r>
      <w:r>
        <w:rPr>
          <w:rFonts w:hint="eastAsia"/>
          <w:bCs/>
          <w:color w:val="000000" w:themeColor="text1"/>
          <w:szCs w:val="21"/>
          <w14:textFill>
            <w14:solidFill>
              <w14:schemeClr w14:val="tx1"/>
            </w14:solidFill>
          </w14:textFill>
        </w:rPr>
        <w:t>期</w:t>
      </w:r>
      <w:r>
        <w:rPr>
          <w:rFonts w:hint="eastAsia"/>
          <w:color w:val="000000" w:themeColor="text1"/>
          <w:szCs w:val="21"/>
          <w14:textFill>
            <w14:solidFill>
              <w14:schemeClr w14:val="tx1"/>
            </w14:solidFill>
          </w14:textFill>
        </w:rPr>
        <w:t>：</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年</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月</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日</w:t>
      </w:r>
    </w:p>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br w:type="page"/>
      </w:r>
      <w:r>
        <w:rPr>
          <w:rFonts w:hint="eastAsia"/>
          <w:b/>
          <w:color w:val="000000" w:themeColor="text1"/>
          <w14:textFill>
            <w14:solidFill>
              <w14:schemeClr w14:val="tx1"/>
            </w14:solidFill>
          </w14:textFill>
        </w:rPr>
        <w:t>投标人业绩</w:t>
      </w:r>
      <w:r>
        <w:rPr>
          <w:b/>
          <w:color w:val="000000" w:themeColor="text1"/>
          <w14:textFill>
            <w14:solidFill>
              <w14:schemeClr w14:val="tx1"/>
            </w14:solidFill>
          </w14:textFill>
        </w:rPr>
        <w:t>信息表</w:t>
      </w:r>
      <w:r>
        <w:rPr>
          <w:rFonts w:hint="eastAsia"/>
          <w:b/>
          <w:color w:val="000000" w:themeColor="text1"/>
          <w14:textFill>
            <w14:solidFill>
              <w14:schemeClr w14:val="tx1"/>
            </w14:solidFill>
          </w14:textFill>
        </w:rPr>
        <w:t>（详细评审）</w:t>
      </w:r>
    </w:p>
    <w:tbl>
      <w:tblPr>
        <w:tblStyle w:val="3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07"/>
        <w:gridCol w:w="597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项目名称</w:t>
            </w:r>
          </w:p>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（合同名称）</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项目所在地</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发包人名称</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发包人地址</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发包人电话</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合同价格</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开始工作日期</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竣工（完成）日期</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承担的工作</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工程质量</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项目经理</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设计负责人</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施工负责人</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施工项目技术负责人</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监理单位及联系电话</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总监理工程师及电话</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项目描述</w:t>
            </w:r>
          </w:p>
        </w:tc>
        <w:tc>
          <w:tcPr>
            <w:tcW w:w="5978"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10" w:hRule="atLeast"/>
          <w:jc w:val="center"/>
        </w:trPr>
        <w:tc>
          <w:tcPr>
            <w:tcW w:w="2407"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备注</w:t>
            </w:r>
          </w:p>
        </w:tc>
        <w:tc>
          <w:tcPr>
            <w:tcW w:w="597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2"/>
                <w14:textFill>
                  <w14:solidFill>
                    <w14:schemeClr w14:val="tx1"/>
                  </w14:solidFill>
                </w14:textFill>
              </w:rPr>
              <w:t xml:space="preserve">商务文件详细评审业绩   </w:t>
            </w:r>
          </w:p>
        </w:tc>
      </w:tr>
    </w:tbl>
    <w:p>
      <w:pPr>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注：投标人应根据招标文件第二章“投标人须知”前附表附录3的要求在本表后附相关证明材料。</w:t>
      </w:r>
    </w:p>
    <w:p>
      <w:pPr>
        <w:jc w:val="center"/>
        <w:outlineLvl w:val="3"/>
        <w:rPr>
          <w:rFonts w:ascii="黑体" w:hAnsi="黑体" w:eastAsia="黑体"/>
          <w:color w:val="000000" w:themeColor="text1"/>
          <w14:textFill>
            <w14:solidFill>
              <w14:schemeClr w14:val="tx1"/>
            </w14:solidFill>
          </w14:textFill>
        </w:rPr>
      </w:pPr>
      <w:r>
        <w:rPr>
          <w:color w:val="000000" w:themeColor="text1"/>
          <w:szCs w:val="21"/>
          <w14:textFill>
            <w14:solidFill>
              <w14:schemeClr w14:val="tx1"/>
            </w14:solidFill>
          </w14:textFill>
        </w:rPr>
        <w:br w:type="page"/>
      </w:r>
      <w:r>
        <w:rPr>
          <w:rFonts w:hint="eastAsia" w:ascii="黑体" w:hAnsi="黑体" w:eastAsia="黑体"/>
          <w:color w:val="000000" w:themeColor="text1"/>
          <w14:textFill>
            <w14:solidFill>
              <w14:schemeClr w14:val="tx1"/>
            </w14:solidFill>
          </w14:textFill>
        </w:rPr>
        <w:t>（二）项目经理、设计负责人、施工负责人业绩情况表（详细评审）</w:t>
      </w:r>
    </w:p>
    <w:tbl>
      <w:tblPr>
        <w:tblStyle w:val="33"/>
        <w:tblW w:w="4998" w:type="pct"/>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78"/>
        <w:gridCol w:w="6349"/>
        <w:gridCol w:w="125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9080" w:type="dxa"/>
            <w:gridSpan w:val="3"/>
            <w:vAlign w:val="center"/>
          </w:tcPr>
          <w:p>
            <w:pPr>
              <w:jc w:val="center"/>
              <w:rPr>
                <w:b/>
                <w:color w:val="000000" w:themeColor="text1"/>
                <w14:textFill>
                  <w14:solidFill>
                    <w14:schemeClr w14:val="tx1"/>
                  </w14:solidFill>
                </w14:textFill>
              </w:rPr>
            </w:pPr>
            <w:r>
              <w:rPr>
                <w:rFonts w:hint="eastAsia"/>
                <w:b/>
                <w:bCs/>
                <w:color w:val="000000" w:themeColor="text1"/>
                <w:szCs w:val="22"/>
                <w14:textFill>
                  <w14:solidFill>
                    <w14:schemeClr w14:val="tx1"/>
                  </w14:solidFill>
                </w14:textFill>
              </w:rPr>
              <w:t>业绩所属人员：项目经理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478"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业绩序号</w:t>
            </w:r>
          </w:p>
        </w:tc>
        <w:tc>
          <w:tcPr>
            <w:tcW w:w="6349"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项目</w:t>
            </w:r>
            <w:r>
              <w:rPr>
                <w:b/>
                <w:color w:val="000000" w:themeColor="text1"/>
                <w14:textFill>
                  <w14:solidFill>
                    <w14:schemeClr w14:val="tx1"/>
                  </w14:solidFill>
                </w14:textFill>
              </w:rPr>
              <w:t>名称</w:t>
            </w:r>
            <w:r>
              <w:rPr>
                <w:rFonts w:hint="eastAsia"/>
                <w:b/>
                <w:color w:val="000000" w:themeColor="text1"/>
                <w14:textFill>
                  <w14:solidFill>
                    <w14:schemeClr w14:val="tx1"/>
                  </w14:solidFill>
                </w14:textFill>
              </w:rPr>
              <w:t>（合同名称）</w:t>
            </w:r>
          </w:p>
        </w:tc>
        <w:tc>
          <w:tcPr>
            <w:tcW w:w="1253"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478"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6349" w:type="dxa"/>
            <w:vAlign w:val="center"/>
          </w:tcPr>
          <w:p>
            <w:pPr>
              <w:jc w:val="center"/>
              <w:rPr>
                <w:color w:val="000000" w:themeColor="text1"/>
                <w14:textFill>
                  <w14:solidFill>
                    <w14:schemeClr w14:val="tx1"/>
                  </w14:solidFill>
                </w14:textFill>
              </w:rPr>
            </w:pPr>
          </w:p>
        </w:tc>
        <w:tc>
          <w:tcPr>
            <w:tcW w:w="1253"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478" w:type="dxa"/>
            <w:vAlign w:val="center"/>
          </w:tcPr>
          <w:p>
            <w:pPr>
              <w:jc w:val="center"/>
              <w:rPr>
                <w:color w:val="000000" w:themeColor="text1"/>
                <w14:textFill>
                  <w14:solidFill>
                    <w14:schemeClr w14:val="tx1"/>
                  </w14:solidFill>
                </w14:textFill>
              </w:rPr>
            </w:pPr>
            <w:r>
              <w:rPr>
                <w:color w:val="000000" w:themeColor="text1"/>
                <w14:textFill>
                  <w14:solidFill>
                    <w14:schemeClr w14:val="tx1"/>
                  </w14:solidFill>
                </w14:textFill>
              </w:rPr>
              <w:t>2</w:t>
            </w:r>
          </w:p>
        </w:tc>
        <w:tc>
          <w:tcPr>
            <w:tcW w:w="6349" w:type="dxa"/>
            <w:vAlign w:val="center"/>
          </w:tcPr>
          <w:p>
            <w:pPr>
              <w:jc w:val="center"/>
              <w:rPr>
                <w:color w:val="000000" w:themeColor="text1"/>
                <w14:textFill>
                  <w14:solidFill>
                    <w14:schemeClr w14:val="tx1"/>
                  </w14:solidFill>
                </w14:textFill>
              </w:rPr>
            </w:pPr>
          </w:p>
        </w:tc>
        <w:tc>
          <w:tcPr>
            <w:tcW w:w="1253"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478"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c>
          <w:tcPr>
            <w:tcW w:w="6349" w:type="dxa"/>
            <w:vAlign w:val="center"/>
          </w:tcPr>
          <w:p>
            <w:pPr>
              <w:jc w:val="center"/>
              <w:rPr>
                <w:color w:val="000000" w:themeColor="text1"/>
                <w14:textFill>
                  <w14:solidFill>
                    <w14:schemeClr w14:val="tx1"/>
                  </w14:solidFill>
                </w14:textFill>
              </w:rPr>
            </w:pPr>
          </w:p>
        </w:tc>
        <w:tc>
          <w:tcPr>
            <w:tcW w:w="1253"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9080" w:type="dxa"/>
            <w:gridSpan w:val="3"/>
            <w:vAlign w:val="center"/>
          </w:tcPr>
          <w:p>
            <w:pPr>
              <w:jc w:val="center"/>
              <w:rPr>
                <w:b/>
                <w:color w:val="000000" w:themeColor="text1"/>
                <w14:textFill>
                  <w14:solidFill>
                    <w14:schemeClr w14:val="tx1"/>
                  </w14:solidFill>
                </w14:textFill>
              </w:rPr>
            </w:pPr>
            <w:r>
              <w:rPr>
                <w:rFonts w:hint="eastAsia"/>
                <w:b/>
                <w:bCs/>
                <w:color w:val="000000" w:themeColor="text1"/>
                <w:szCs w:val="22"/>
                <w14:textFill>
                  <w14:solidFill>
                    <w14:schemeClr w14:val="tx1"/>
                  </w14:solidFill>
                </w14:textFill>
              </w:rPr>
              <w:t>业绩所属人员：</w:t>
            </w:r>
            <w:r>
              <w:rPr>
                <w:rFonts w:hint="eastAsia"/>
                <w:b/>
                <w:bCs/>
                <w:color w:val="000000" w:themeColor="text1"/>
                <w14:textFill>
                  <w14:solidFill>
                    <w14:schemeClr w14:val="tx1"/>
                  </w14:solidFill>
                </w14:textFill>
              </w:rPr>
              <w:t>设计负责人</w:t>
            </w:r>
            <w:r>
              <w:rPr>
                <w:rFonts w:hint="eastAsia"/>
                <w:b/>
                <w:bCs/>
                <w:color w:val="000000" w:themeColor="text1"/>
                <w:szCs w:val="22"/>
                <w14:textFill>
                  <w14:solidFill>
                    <w14:schemeClr w14:val="tx1"/>
                  </w14:solidFill>
                </w14:textFill>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478"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业绩序号</w:t>
            </w:r>
          </w:p>
        </w:tc>
        <w:tc>
          <w:tcPr>
            <w:tcW w:w="6349"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项目</w:t>
            </w:r>
            <w:r>
              <w:rPr>
                <w:b/>
                <w:color w:val="000000" w:themeColor="text1"/>
                <w14:textFill>
                  <w14:solidFill>
                    <w14:schemeClr w14:val="tx1"/>
                  </w14:solidFill>
                </w14:textFill>
              </w:rPr>
              <w:t>名称</w:t>
            </w:r>
            <w:r>
              <w:rPr>
                <w:rFonts w:hint="eastAsia"/>
                <w:b/>
                <w:color w:val="000000" w:themeColor="text1"/>
                <w14:textFill>
                  <w14:solidFill>
                    <w14:schemeClr w14:val="tx1"/>
                  </w14:solidFill>
                </w14:textFill>
              </w:rPr>
              <w:t>（合同名称）</w:t>
            </w:r>
          </w:p>
        </w:tc>
        <w:tc>
          <w:tcPr>
            <w:tcW w:w="1253"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478"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6349" w:type="dxa"/>
            <w:vAlign w:val="center"/>
          </w:tcPr>
          <w:p>
            <w:pPr>
              <w:jc w:val="center"/>
              <w:rPr>
                <w:color w:val="000000" w:themeColor="text1"/>
                <w14:textFill>
                  <w14:solidFill>
                    <w14:schemeClr w14:val="tx1"/>
                  </w14:solidFill>
                </w14:textFill>
              </w:rPr>
            </w:pPr>
          </w:p>
        </w:tc>
        <w:tc>
          <w:tcPr>
            <w:tcW w:w="1253"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478" w:type="dxa"/>
            <w:vAlign w:val="center"/>
          </w:tcPr>
          <w:p>
            <w:pPr>
              <w:jc w:val="center"/>
              <w:rPr>
                <w:color w:val="000000" w:themeColor="text1"/>
                <w14:textFill>
                  <w14:solidFill>
                    <w14:schemeClr w14:val="tx1"/>
                  </w14:solidFill>
                </w14:textFill>
              </w:rPr>
            </w:pPr>
            <w:r>
              <w:rPr>
                <w:color w:val="000000" w:themeColor="text1"/>
                <w14:textFill>
                  <w14:solidFill>
                    <w14:schemeClr w14:val="tx1"/>
                  </w14:solidFill>
                </w14:textFill>
              </w:rPr>
              <w:t>2</w:t>
            </w:r>
          </w:p>
        </w:tc>
        <w:tc>
          <w:tcPr>
            <w:tcW w:w="6349" w:type="dxa"/>
            <w:vAlign w:val="center"/>
          </w:tcPr>
          <w:p>
            <w:pPr>
              <w:jc w:val="center"/>
              <w:rPr>
                <w:color w:val="000000" w:themeColor="text1"/>
                <w14:textFill>
                  <w14:solidFill>
                    <w14:schemeClr w14:val="tx1"/>
                  </w14:solidFill>
                </w14:textFill>
              </w:rPr>
            </w:pPr>
          </w:p>
        </w:tc>
        <w:tc>
          <w:tcPr>
            <w:tcW w:w="1253"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478" w:type="dxa"/>
            <w:vAlign w:val="center"/>
          </w:tcPr>
          <w:p>
            <w:pPr>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w:t>
            </w:r>
          </w:p>
        </w:tc>
        <w:tc>
          <w:tcPr>
            <w:tcW w:w="6349" w:type="dxa"/>
            <w:vAlign w:val="center"/>
          </w:tcPr>
          <w:p>
            <w:pPr>
              <w:jc w:val="center"/>
              <w:rPr>
                <w:b/>
                <w:bCs/>
                <w:color w:val="000000" w:themeColor="text1"/>
                <w14:textFill>
                  <w14:solidFill>
                    <w14:schemeClr w14:val="tx1"/>
                  </w14:solidFill>
                </w14:textFill>
              </w:rPr>
            </w:pPr>
          </w:p>
        </w:tc>
        <w:tc>
          <w:tcPr>
            <w:tcW w:w="1253" w:type="dxa"/>
            <w:vAlign w:val="center"/>
          </w:tcPr>
          <w:p>
            <w:pPr>
              <w:jc w:val="center"/>
              <w:rPr>
                <w:b/>
                <w:bCs/>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9080" w:type="dxa"/>
            <w:gridSpan w:val="3"/>
            <w:vAlign w:val="center"/>
          </w:tcPr>
          <w:p>
            <w:pPr>
              <w:jc w:val="center"/>
              <w:rPr>
                <w:b/>
                <w:bCs/>
                <w:color w:val="000000" w:themeColor="text1"/>
                <w14:textFill>
                  <w14:solidFill>
                    <w14:schemeClr w14:val="tx1"/>
                  </w14:solidFill>
                </w14:textFill>
              </w:rPr>
            </w:pPr>
            <w:r>
              <w:rPr>
                <w:rFonts w:hint="eastAsia"/>
                <w:b/>
                <w:bCs/>
                <w:color w:val="000000" w:themeColor="text1"/>
                <w:szCs w:val="22"/>
                <w14:textFill>
                  <w14:solidFill>
                    <w14:schemeClr w14:val="tx1"/>
                  </w14:solidFill>
                </w14:textFill>
              </w:rPr>
              <w:t>业绩所属人员：</w:t>
            </w:r>
            <w:r>
              <w:rPr>
                <w:rFonts w:hint="eastAsia"/>
                <w:b/>
                <w:bCs/>
                <w:color w:val="000000" w:themeColor="text1"/>
                <w14:textFill>
                  <w14:solidFill>
                    <w14:schemeClr w14:val="tx1"/>
                  </w14:solidFill>
                </w14:textFill>
              </w:rPr>
              <w:t>施工负责人</w:t>
            </w:r>
            <w:r>
              <w:rPr>
                <w:rFonts w:hint="eastAsia"/>
                <w:b/>
                <w:bCs/>
                <w:color w:val="000000" w:themeColor="text1"/>
                <w:szCs w:val="22"/>
                <w14:textFill>
                  <w14:solidFill>
                    <w14:schemeClr w14:val="tx1"/>
                  </w14:solidFill>
                </w14:textFill>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478"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业绩序号</w:t>
            </w:r>
          </w:p>
        </w:tc>
        <w:tc>
          <w:tcPr>
            <w:tcW w:w="6349"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项目</w:t>
            </w:r>
            <w:r>
              <w:rPr>
                <w:b/>
                <w:color w:val="000000" w:themeColor="text1"/>
                <w14:textFill>
                  <w14:solidFill>
                    <w14:schemeClr w14:val="tx1"/>
                  </w14:solidFill>
                </w14:textFill>
              </w:rPr>
              <w:t>名称</w:t>
            </w:r>
            <w:r>
              <w:rPr>
                <w:rFonts w:hint="eastAsia"/>
                <w:b/>
                <w:color w:val="000000" w:themeColor="text1"/>
                <w14:textFill>
                  <w14:solidFill>
                    <w14:schemeClr w14:val="tx1"/>
                  </w14:solidFill>
                </w14:textFill>
              </w:rPr>
              <w:t>（合同名称）</w:t>
            </w:r>
          </w:p>
        </w:tc>
        <w:tc>
          <w:tcPr>
            <w:tcW w:w="1253" w:type="dxa"/>
            <w:vAlign w:val="center"/>
          </w:tcPr>
          <w:p>
            <w:pPr>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478"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c>
          <w:tcPr>
            <w:tcW w:w="6349" w:type="dxa"/>
            <w:vAlign w:val="center"/>
          </w:tcPr>
          <w:p>
            <w:pPr>
              <w:jc w:val="center"/>
              <w:rPr>
                <w:color w:val="000000" w:themeColor="text1"/>
                <w14:textFill>
                  <w14:solidFill>
                    <w14:schemeClr w14:val="tx1"/>
                  </w14:solidFill>
                </w14:textFill>
              </w:rPr>
            </w:pPr>
          </w:p>
        </w:tc>
        <w:tc>
          <w:tcPr>
            <w:tcW w:w="1253"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478" w:type="dxa"/>
            <w:vAlign w:val="center"/>
          </w:tcPr>
          <w:p>
            <w:pPr>
              <w:jc w:val="center"/>
              <w:rPr>
                <w:color w:val="000000" w:themeColor="text1"/>
                <w14:textFill>
                  <w14:solidFill>
                    <w14:schemeClr w14:val="tx1"/>
                  </w14:solidFill>
                </w14:textFill>
              </w:rPr>
            </w:pPr>
            <w:r>
              <w:rPr>
                <w:color w:val="000000" w:themeColor="text1"/>
                <w14:textFill>
                  <w14:solidFill>
                    <w14:schemeClr w14:val="tx1"/>
                  </w14:solidFill>
                </w14:textFill>
              </w:rPr>
              <w:t>2</w:t>
            </w:r>
          </w:p>
        </w:tc>
        <w:tc>
          <w:tcPr>
            <w:tcW w:w="6349" w:type="dxa"/>
            <w:vAlign w:val="center"/>
          </w:tcPr>
          <w:p>
            <w:pPr>
              <w:jc w:val="center"/>
              <w:rPr>
                <w:color w:val="000000" w:themeColor="text1"/>
                <w14:textFill>
                  <w14:solidFill>
                    <w14:schemeClr w14:val="tx1"/>
                  </w14:solidFill>
                </w14:textFill>
              </w:rPr>
            </w:pPr>
          </w:p>
        </w:tc>
        <w:tc>
          <w:tcPr>
            <w:tcW w:w="1253" w:type="dxa"/>
            <w:vAlign w:val="center"/>
          </w:tcPr>
          <w:p>
            <w:pPr>
              <w:jc w:val="center"/>
              <w:rPr>
                <w:color w:val="000000" w:themeColor="text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rPr>
        <w:tc>
          <w:tcPr>
            <w:tcW w:w="1478" w:type="dxa"/>
            <w:vAlign w:val="center"/>
          </w:tcPr>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c>
          <w:tcPr>
            <w:tcW w:w="6349" w:type="dxa"/>
            <w:vAlign w:val="center"/>
          </w:tcPr>
          <w:p>
            <w:pPr>
              <w:jc w:val="center"/>
              <w:rPr>
                <w:color w:val="000000" w:themeColor="text1"/>
                <w14:textFill>
                  <w14:solidFill>
                    <w14:schemeClr w14:val="tx1"/>
                  </w14:solidFill>
                </w14:textFill>
              </w:rPr>
            </w:pPr>
          </w:p>
        </w:tc>
        <w:tc>
          <w:tcPr>
            <w:tcW w:w="1253" w:type="dxa"/>
            <w:vAlign w:val="center"/>
          </w:tcPr>
          <w:p>
            <w:pPr>
              <w:jc w:val="center"/>
              <w:rPr>
                <w:color w:val="000000" w:themeColor="text1"/>
                <w14:textFill>
                  <w14:solidFill>
                    <w14:schemeClr w14:val="tx1"/>
                  </w14:solidFill>
                </w14:textFill>
              </w:rPr>
            </w:pPr>
          </w:p>
        </w:tc>
      </w:tr>
    </w:tbl>
    <w:p>
      <w:pPr>
        <w:spacing w:line="40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注：</w:t>
      </w:r>
    </w:p>
    <w:p>
      <w:pPr>
        <w:numPr>
          <w:ilvl w:val="0"/>
          <w:numId w:val="10"/>
        </w:numPr>
        <w:spacing w:line="400" w:lineRule="exact"/>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投标人应将用于商务文件详细评审的业绩在上表中列明，按照列明的业绩序号先后顺序依次填写“项目经理、设计负责人、施工负责人业绩情况表（详细评审）”，并附相应业绩证明材料。</w:t>
      </w:r>
    </w:p>
    <w:p>
      <w:pPr>
        <w:spacing w:line="400" w:lineRule="exact"/>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 评标委员会应当按照上表列明的业绩序号先后顺序依次进行评审，且仅评审评审标准规定数量的业绩，超出规定数量部分或未在上表列明的业绩均不作为商务文件详细评审业绩予以评审。</w:t>
      </w:r>
    </w:p>
    <w:p>
      <w:pPr>
        <w:spacing w:line="400" w:lineRule="exact"/>
        <w:jc w:val="right"/>
        <w:rPr>
          <w:bCs/>
          <w:color w:val="000000" w:themeColor="text1"/>
          <w:szCs w:val="21"/>
          <w:u w:val="single"/>
          <w14:textFill>
            <w14:solidFill>
              <w14:schemeClr w14:val="tx1"/>
            </w14:solidFill>
          </w14:textFill>
        </w:rPr>
      </w:pPr>
      <w:r>
        <w:rPr>
          <w:rFonts w:hint="eastAsia"/>
          <w:bCs/>
          <w:color w:val="000000" w:themeColor="text1"/>
          <w:spacing w:val="120"/>
          <w:szCs w:val="21"/>
          <w14:textFill>
            <w14:solidFill>
              <w14:schemeClr w14:val="tx1"/>
            </w14:solidFill>
          </w14:textFill>
        </w:rPr>
        <w:t>投标</w:t>
      </w:r>
      <w:r>
        <w:rPr>
          <w:rFonts w:hint="eastAsia"/>
          <w:bCs/>
          <w:color w:val="000000" w:themeColor="text1"/>
          <w:szCs w:val="21"/>
          <w14:textFill>
            <w14:solidFill>
              <w14:schemeClr w14:val="tx1"/>
            </w14:solidFill>
          </w14:textFill>
        </w:rPr>
        <w:t>人：</w:t>
      </w:r>
      <w:r>
        <w:rPr>
          <w:rFonts w:hint="eastAsia"/>
          <w:bCs/>
          <w:color w:val="000000" w:themeColor="text1"/>
          <w:szCs w:val="21"/>
          <w:u w:val="single"/>
          <w14:textFill>
            <w14:solidFill>
              <w14:schemeClr w14:val="tx1"/>
            </w14:solidFill>
          </w14:textFill>
        </w:rPr>
        <w:t xml:space="preserve">            </w:t>
      </w:r>
      <w:r>
        <w:rPr>
          <w:rFonts w:hint="eastAsia"/>
          <w:bCs/>
          <w:color w:val="000000" w:themeColor="text1"/>
          <w:szCs w:val="21"/>
          <w14:textFill>
            <w14:solidFill>
              <w14:schemeClr w14:val="tx1"/>
            </w14:solidFill>
          </w14:textFill>
        </w:rPr>
        <w:t>（盖单位章）</w:t>
      </w:r>
    </w:p>
    <w:p>
      <w:pPr>
        <w:spacing w:line="400" w:lineRule="exact"/>
        <w:jc w:val="right"/>
        <w:rPr>
          <w:rFonts w:eastAsia="黑体"/>
          <w:color w:val="000000" w:themeColor="text1"/>
          <w:sz w:val="28"/>
          <w:szCs w:val="28"/>
          <w14:textFill>
            <w14:solidFill>
              <w14:schemeClr w14:val="tx1"/>
            </w14:solidFill>
          </w14:textFill>
        </w:rPr>
      </w:pPr>
      <w:r>
        <w:rPr>
          <w:rFonts w:hint="eastAsia"/>
          <w:bCs/>
          <w:color w:val="000000" w:themeColor="text1"/>
          <w:spacing w:val="360"/>
          <w:szCs w:val="21"/>
          <w14:textFill>
            <w14:solidFill>
              <w14:schemeClr w14:val="tx1"/>
            </w14:solidFill>
          </w14:textFill>
        </w:rPr>
        <w:t>日</w:t>
      </w:r>
      <w:r>
        <w:rPr>
          <w:rFonts w:hint="eastAsia"/>
          <w:bCs/>
          <w:color w:val="000000" w:themeColor="text1"/>
          <w:szCs w:val="21"/>
          <w14:textFill>
            <w14:solidFill>
              <w14:schemeClr w14:val="tx1"/>
            </w14:solidFill>
          </w14:textFill>
        </w:rPr>
        <w:t>期</w:t>
      </w:r>
      <w:r>
        <w:rPr>
          <w:rFonts w:hint="eastAsia"/>
          <w:color w:val="000000" w:themeColor="text1"/>
          <w:szCs w:val="21"/>
          <w14:textFill>
            <w14:solidFill>
              <w14:schemeClr w14:val="tx1"/>
            </w14:solidFill>
          </w14:textFill>
        </w:rPr>
        <w:t>：</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年</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月</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日</w:t>
      </w:r>
    </w:p>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br w:type="page"/>
      </w:r>
      <w:r>
        <w:rPr>
          <w:rFonts w:hint="eastAsia"/>
          <w:color w:val="000000" w:themeColor="text1"/>
          <w14:textFill>
            <w14:solidFill>
              <w14:schemeClr w14:val="tx1"/>
            </w14:solidFill>
          </w14:textFill>
        </w:rPr>
        <w:t xml:space="preserve"> </w:t>
      </w:r>
      <w:r>
        <w:rPr>
          <w:rFonts w:hint="eastAsia"/>
          <w:b/>
          <w:color w:val="000000" w:themeColor="text1"/>
          <w14:textFill>
            <w14:solidFill>
              <w14:schemeClr w14:val="tx1"/>
            </w14:solidFill>
          </w14:textFill>
        </w:rPr>
        <w:t>项目</w:t>
      </w:r>
      <w:r>
        <w:rPr>
          <w:b/>
          <w:color w:val="000000" w:themeColor="text1"/>
          <w14:textFill>
            <w14:solidFill>
              <w14:schemeClr w14:val="tx1"/>
            </w14:solidFill>
          </w14:textFill>
        </w:rPr>
        <w:t>经理</w:t>
      </w:r>
      <w:r>
        <w:rPr>
          <w:rFonts w:hint="eastAsia"/>
          <w:b/>
          <w:color w:val="000000" w:themeColor="text1"/>
          <w14:textFill>
            <w14:solidFill>
              <w14:schemeClr w14:val="tx1"/>
            </w14:solidFill>
          </w14:textFill>
        </w:rPr>
        <w:t>、</w:t>
      </w:r>
      <w:r>
        <w:rPr>
          <w:rFonts w:hint="eastAsia"/>
          <w:b/>
          <w:bCs/>
          <w:color w:val="000000" w:themeColor="text1"/>
          <w14:textFill>
            <w14:solidFill>
              <w14:schemeClr w14:val="tx1"/>
            </w14:solidFill>
          </w14:textFill>
        </w:rPr>
        <w:t>设计负责人</w:t>
      </w:r>
      <w:r>
        <w:rPr>
          <w:rFonts w:hint="eastAsia"/>
          <w:b/>
          <w:color w:val="000000" w:themeColor="text1"/>
          <w14:textFill>
            <w14:solidFill>
              <w14:schemeClr w14:val="tx1"/>
            </w14:solidFill>
          </w14:textFill>
        </w:rPr>
        <w:t>、</w:t>
      </w:r>
      <w:r>
        <w:rPr>
          <w:rFonts w:hint="eastAsia"/>
          <w:b/>
          <w:bCs/>
          <w:color w:val="000000" w:themeColor="text1"/>
          <w14:textFill>
            <w14:solidFill>
              <w14:schemeClr w14:val="tx1"/>
            </w14:solidFill>
          </w14:textFill>
        </w:rPr>
        <w:t>施工负责人业绩信息表（详细评审）</w:t>
      </w:r>
    </w:p>
    <w:tbl>
      <w:tblPr>
        <w:tblStyle w:val="3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48"/>
        <w:gridCol w:w="583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b/>
                <w:bCs/>
                <w:color w:val="000000" w:themeColor="text1"/>
                <w:szCs w:val="22"/>
                <w14:textFill>
                  <w14:solidFill>
                    <w14:schemeClr w14:val="tx1"/>
                  </w14:solidFill>
                </w14:textFill>
              </w:rPr>
            </w:pPr>
            <w:r>
              <w:rPr>
                <w:rFonts w:hint="eastAsia"/>
                <w:b/>
                <w:bCs/>
                <w:color w:val="000000" w:themeColor="text1"/>
                <w:szCs w:val="22"/>
                <w14:textFill>
                  <w14:solidFill>
                    <w14:schemeClr w14:val="tx1"/>
                  </w14:solidFill>
                </w14:textFill>
              </w:rPr>
              <w:t>业绩所属人员</w:t>
            </w:r>
          </w:p>
        </w:tc>
        <w:tc>
          <w:tcPr>
            <w:tcW w:w="5837" w:type="dxa"/>
            <w:vAlign w:val="center"/>
          </w:tcPr>
          <w:p>
            <w:pPr>
              <w:spacing w:line="300" w:lineRule="exact"/>
              <w:rPr>
                <w:b/>
                <w:bCs/>
                <w:color w:val="000000" w:themeColor="text1"/>
                <w:szCs w:val="21"/>
                <w14:textFill>
                  <w14:solidFill>
                    <w14:schemeClr w14:val="tx1"/>
                  </w14:solidFill>
                </w14:textFill>
              </w:rPr>
            </w:pPr>
            <w:r>
              <w:rPr>
                <w:rFonts w:ascii="Wingdings 2" w:hAnsi="Wingdings 2" w:eastAsia="Wingdings 2" w:cs="Wingdings 2"/>
                <w:b/>
                <w:bCs/>
                <w:color w:val="000000" w:themeColor="text1"/>
                <w:szCs w:val="22"/>
                <w14:textFill>
                  <w14:solidFill>
                    <w14:schemeClr w14:val="tx1"/>
                  </w14:solidFill>
                </w14:textFill>
              </w:rPr>
              <w:t>£</w:t>
            </w:r>
            <w:r>
              <w:rPr>
                <w:rFonts w:hint="eastAsia"/>
                <w:b/>
                <w:bCs/>
                <w:color w:val="000000" w:themeColor="text1"/>
                <w:szCs w:val="22"/>
                <w14:textFill>
                  <w14:solidFill>
                    <w14:schemeClr w14:val="tx1"/>
                  </w14:solidFill>
                </w14:textFill>
              </w:rPr>
              <w:t xml:space="preserve">项目经理  </w:t>
            </w:r>
            <w:r>
              <w:rPr>
                <w:rFonts w:ascii="Wingdings 2" w:hAnsi="Wingdings 2" w:eastAsia="Wingdings 2" w:cs="Wingdings 2"/>
                <w:b/>
                <w:bCs/>
                <w:color w:val="000000" w:themeColor="text1"/>
                <w:szCs w:val="22"/>
                <w14:textFill>
                  <w14:solidFill>
                    <w14:schemeClr w14:val="tx1"/>
                  </w14:solidFill>
                </w14:textFill>
              </w:rPr>
              <w:t>£</w:t>
            </w:r>
            <w:r>
              <w:rPr>
                <w:rFonts w:hint="eastAsia"/>
                <w:b/>
                <w:bCs/>
                <w:color w:val="000000" w:themeColor="text1"/>
                <w:szCs w:val="22"/>
                <w14:textFill>
                  <w14:solidFill>
                    <w14:schemeClr w14:val="tx1"/>
                  </w14:solidFill>
                </w14:textFill>
              </w:rPr>
              <w:t xml:space="preserve">设计负责人 </w:t>
            </w:r>
            <w:r>
              <w:rPr>
                <w:b/>
                <w:bCs/>
                <w:color w:val="000000" w:themeColor="text1"/>
                <w:szCs w:val="22"/>
                <w14:textFill>
                  <w14:solidFill>
                    <w14:schemeClr w14:val="tx1"/>
                  </w14:solidFill>
                </w14:textFill>
              </w:rPr>
              <w:t xml:space="preserve"> </w:t>
            </w:r>
            <w:r>
              <w:rPr>
                <w:rFonts w:hint="eastAsia"/>
                <w:b/>
                <w:bCs/>
                <w:color w:val="000000" w:themeColor="text1"/>
                <w:szCs w:val="22"/>
                <w14:textFill>
                  <w14:solidFill>
                    <w14:schemeClr w14:val="tx1"/>
                  </w14:solidFill>
                </w14:textFill>
              </w:rPr>
              <w:t>□施工负责人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8385" w:type="dxa"/>
            <w:gridSpan w:val="2"/>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业绩相关信息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项目名称</w:t>
            </w:r>
          </w:p>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（合同名称）</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项目所在地</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发包人名称</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发包人地址</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发包人电话</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合同价格</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开始工作日期</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竣工（完成）日期</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承担的工作</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工程质量</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项目经理</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设计负责人</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施工负责人</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施工项目技术负责人</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监理单位及联系电话</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总监理工程师及电话</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项目描述</w:t>
            </w:r>
          </w:p>
        </w:tc>
        <w:tc>
          <w:tcPr>
            <w:tcW w:w="5837" w:type="dxa"/>
            <w:vAlign w:val="center"/>
          </w:tcPr>
          <w:p>
            <w:pPr>
              <w:spacing w:line="300" w:lineRule="exact"/>
              <w:jc w:val="center"/>
              <w:rPr>
                <w:color w:val="000000" w:themeColor="text1"/>
                <w:szCs w:val="21"/>
                <w14:textFill>
                  <w14:solidFill>
                    <w14:schemeClr w14:val="tx1"/>
                  </w14:solidFill>
                </w14:textFil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43" w:hRule="atLeast"/>
          <w:jc w:val="center"/>
        </w:trPr>
        <w:tc>
          <w:tcPr>
            <w:tcW w:w="2548" w:type="dxa"/>
            <w:vAlign w:val="center"/>
          </w:tcPr>
          <w:p>
            <w:pPr>
              <w:spacing w:line="300" w:lineRule="exact"/>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备注</w:t>
            </w:r>
          </w:p>
        </w:tc>
        <w:tc>
          <w:tcPr>
            <w:tcW w:w="5837" w:type="dxa"/>
            <w:vAlign w:val="center"/>
          </w:tcPr>
          <w:p>
            <w:pPr>
              <w:spacing w:line="300" w:lineRule="exact"/>
              <w:jc w:val="center"/>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 xml:space="preserve">商务文件详细评审业绩   </w:t>
            </w:r>
          </w:p>
        </w:tc>
      </w:tr>
    </w:tbl>
    <w:p>
      <w:pPr>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注：投标人应根据招标文件第二章“投标人须知”前附表附录5的要求在本表后附相关证明材料。</w:t>
      </w:r>
    </w:p>
    <w:p>
      <w:pPr>
        <w:jc w:val="center"/>
        <w:outlineLvl w:val="3"/>
        <w:rPr>
          <w:rFonts w:ascii="黑体" w:hAnsi="黑体" w:eastAsia="黑体"/>
          <w:color w:val="000000" w:themeColor="text1"/>
          <w14:textFill>
            <w14:solidFill>
              <w14:schemeClr w14:val="tx1"/>
            </w14:solidFill>
          </w14:textFill>
        </w:rPr>
      </w:pPr>
      <w:r>
        <w:rPr>
          <w:color w:val="000000" w:themeColor="text1"/>
          <w:szCs w:val="21"/>
          <w14:textFill>
            <w14:solidFill>
              <w14:schemeClr w14:val="tx1"/>
            </w14:solidFill>
          </w14:textFill>
        </w:rPr>
        <w:br w:type="page"/>
      </w:r>
      <w:r>
        <w:rPr>
          <w:rFonts w:hint="eastAsia" w:ascii="黑体" w:hAnsi="黑体" w:eastAsia="黑体"/>
          <w:color w:val="000000" w:themeColor="text1"/>
          <w14:textFill>
            <w14:solidFill>
              <w14:schemeClr w14:val="tx1"/>
            </w14:solidFill>
          </w14:textFill>
        </w:rPr>
        <w:t>（三）奖项、荣誉（如有）</w:t>
      </w:r>
    </w:p>
    <w:p>
      <w:pPr>
        <w:pStyle w:val="194"/>
        <w:spacing w:before="240" w:after="240"/>
        <w:jc w:val="center"/>
        <w:rPr>
          <w:bCs w:val="0"/>
          <w:color w:val="000000" w:themeColor="text1"/>
          <w14:textFill>
            <w14:solidFill>
              <w14:schemeClr w14:val="tx1"/>
            </w14:solidFill>
          </w14:textFill>
        </w:rPr>
      </w:pPr>
      <w:r>
        <w:rPr>
          <w:rFonts w:hint="eastAsia"/>
          <w:bCs w:val="0"/>
          <w:color w:val="000000" w:themeColor="text1"/>
          <w14:textFill>
            <w14:solidFill>
              <w14:schemeClr w14:val="tx1"/>
            </w14:solidFill>
          </w14:textFill>
        </w:rPr>
        <w:br w:type="page"/>
      </w:r>
      <w:bookmarkStart w:id="446" w:name="_Toc26207"/>
      <w:bookmarkStart w:id="447" w:name="_Toc5804"/>
      <w:bookmarkStart w:id="448" w:name="_Toc7813"/>
      <w:bookmarkStart w:id="449" w:name="_Toc21667"/>
      <w:bookmarkStart w:id="450" w:name="_Toc6316"/>
      <w:bookmarkStart w:id="451" w:name="_Toc2717"/>
      <w:r>
        <w:rPr>
          <w:rStyle w:val="198"/>
          <w:rFonts w:hint="eastAsia" w:ascii="Times New Roman" w:hAnsi="Times New Roman"/>
          <w:bCs w:val="0"/>
          <w:color w:val="000000" w:themeColor="text1"/>
          <w14:textFill>
            <w14:solidFill>
              <w14:schemeClr w14:val="tx1"/>
            </w14:solidFill>
          </w14:textFill>
        </w:rPr>
        <w:t>九、诚信投标承诺书</w:t>
      </w:r>
      <w:bookmarkEnd w:id="446"/>
      <w:bookmarkEnd w:id="447"/>
      <w:bookmarkEnd w:id="448"/>
      <w:bookmarkEnd w:id="449"/>
      <w:bookmarkEnd w:id="450"/>
      <w:bookmarkEnd w:id="451"/>
    </w:p>
    <w:p>
      <w:pPr>
        <w:rPr>
          <w:color w:val="000000" w:themeColor="text1"/>
          <w14:textFill>
            <w14:solidFill>
              <w14:schemeClr w14:val="tx1"/>
            </w14:solidFill>
          </w14:textFill>
        </w:rPr>
      </w:pPr>
      <w:bookmarkStart w:id="452" w:name="_Toc4711"/>
      <w:bookmarkStart w:id="453" w:name="_Toc19906"/>
      <w:bookmarkStart w:id="454" w:name="_Toc25353"/>
      <w:bookmarkStart w:id="455" w:name="_Toc12778"/>
      <w:bookmarkStart w:id="456" w:name="_Toc8474"/>
      <w:bookmarkStart w:id="457" w:name="_Toc23821"/>
      <w:r>
        <w:rPr>
          <w:rFonts w:hint="eastAsia"/>
          <w:color w:val="000000" w:themeColor="text1"/>
          <w:u w:val="single"/>
          <w14:textFill>
            <w14:solidFill>
              <w14:schemeClr w14:val="tx1"/>
            </w14:solidFill>
          </w14:textFill>
        </w:rPr>
        <w:t>致：（招标人）</w:t>
      </w:r>
    </w:p>
    <w:p>
      <w:pPr>
        <w:spacing w:before="240"/>
        <w:rPr>
          <w:color w:val="000000" w:themeColor="text1"/>
          <w14:textFill>
            <w14:solidFill>
              <w14:schemeClr w14:val="tx1"/>
            </w14:solidFill>
          </w14:textFill>
        </w:rPr>
      </w:pPr>
      <w:r>
        <w:rPr>
          <w:rFonts w:hint="eastAsia"/>
          <w:color w:val="000000" w:themeColor="text1"/>
          <w14:textFill>
            <w14:solidFill>
              <w14:schemeClr w14:val="tx1"/>
            </w14:solidFill>
          </w14:textFill>
        </w:rPr>
        <w:t>我公司郑重承诺：</w:t>
      </w:r>
    </w:p>
    <w:p>
      <w:pPr>
        <w:spacing w:before="24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1.遵循公开、公正和诚实信用的原则自愿参加</w:t>
      </w:r>
      <w:r>
        <w:rPr>
          <w:rFonts w:hint="eastAsia"/>
          <w:color w:val="000000" w:themeColor="text1"/>
          <w:u w:val="single"/>
          <w14:textFill>
            <w14:solidFill>
              <w14:schemeClr w14:val="tx1"/>
            </w14:solidFill>
          </w14:textFill>
        </w:rPr>
        <w:t>（招标项目名称）</w:t>
      </w:r>
      <w:r>
        <w:rPr>
          <w:rFonts w:hint="eastAsia"/>
          <w:color w:val="000000" w:themeColor="text1"/>
          <w14:textFill>
            <w14:solidFill>
              <w14:schemeClr w14:val="tx1"/>
            </w14:solidFill>
          </w14:textFill>
        </w:rPr>
        <w:t xml:space="preserve"> </w:t>
      </w:r>
      <w:r>
        <w:rPr>
          <w:rFonts w:hint="eastAsia"/>
          <w:color w:val="000000" w:themeColor="text1"/>
          <w:u w:val="single"/>
          <w14:textFill>
            <w14:solidFill>
              <w14:schemeClr w14:val="tx1"/>
            </w14:solidFill>
          </w14:textFill>
        </w:rPr>
        <w:t xml:space="preserve">      标段</w:t>
      </w:r>
      <w:r>
        <w:rPr>
          <w:rFonts w:hint="eastAsia"/>
          <w:color w:val="000000" w:themeColor="text1"/>
          <w14:textFill>
            <w14:solidFill>
              <w14:schemeClr w14:val="tx1"/>
            </w14:solidFill>
          </w14:textFill>
        </w:rPr>
        <w:t>的投标。</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2.本次投标提供的资质证书、业绩及奖项等一切材料均真实、有效、合法。否则，我公司愿意接受招标人、公共资源交易监督管理部门作出的相关处理、处罚。</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3.本次投标为我公司自行投标，未出借、转让资质证书，未让他人挂靠投标。</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4.未与其他投标人相互串通投标报价，未排挤其他投标人的公平竞争、损害招标人的合法权益。</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5.未与招标人、招标代理机构或其他投标人串通投标，损害国家利益、社会公共利益或者他人的合法权益。</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6.中标后按照合同约定履行义务，完成中标项目；不向他人转让中标项目，不将中标项目肢解后分别向他人转让；不违法分包。</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7.如提出异议（投诉），对提供的异议（投诉）材料的真实性负责，不恶意异议（投诉）；不捏造事实、提供虚假材料或者以非法手段取得证明材料进行异议（投诉），影响交易活动正常进行；否则，我公司愿意接受公共资源交易监督管理部门作出的相关处理、处罚。</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8.本次投标不存在第二章“投标人须知”第1.4.3项、第1.4.4项规定的任何一种情形。</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9.我公司注册在本单位（或联合体中承担施工任务的单位注册在本单位）的现有注册建造师数量满足我公司响应投标的资质等级对应的《建筑业企业资质标准》及有关文件中规定的注册建造师要求。</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10.</w:t>
      </w:r>
      <w:r>
        <w:rPr>
          <w:rFonts w:hint="eastAsia"/>
          <w:color w:val="000000" w:themeColor="text1"/>
          <w:u w:val="single"/>
          <w14:textFill>
            <w14:solidFill>
              <w14:schemeClr w14:val="tx1"/>
            </w14:solidFill>
          </w14:textFill>
        </w:rPr>
        <w:t xml:space="preserve">                    </w:t>
      </w:r>
      <w:r>
        <w:rPr>
          <w:color w:val="000000" w:themeColor="text1"/>
          <w:szCs w:val="21"/>
          <w14:textFill>
            <w14:solidFill>
              <w14:schemeClr w14:val="tx1"/>
            </w14:solidFill>
          </w14:textFill>
        </w:rPr>
        <w:t>（其他补充</w:t>
      </w:r>
      <w:r>
        <w:rPr>
          <w:rFonts w:hint="eastAsia"/>
          <w:color w:val="000000" w:themeColor="text1"/>
          <w:szCs w:val="21"/>
          <w14:textFill>
            <w14:solidFill>
              <w14:schemeClr w14:val="tx1"/>
            </w14:solidFill>
          </w14:textFill>
        </w:rPr>
        <w:t>承诺</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w:t>
      </w:r>
    </w:p>
    <w:p>
      <w:pPr>
        <w:jc w:val="right"/>
        <w:rPr>
          <w:bCs/>
          <w:color w:val="000000" w:themeColor="text1"/>
          <w:szCs w:val="21"/>
          <w14:textFill>
            <w14:solidFill>
              <w14:schemeClr w14:val="tx1"/>
            </w14:solidFill>
          </w14:textFill>
        </w:rPr>
      </w:pPr>
    </w:p>
    <w:p>
      <w:pPr>
        <w:jc w:val="right"/>
        <w:rPr>
          <w:bCs/>
          <w:color w:val="000000" w:themeColor="text1"/>
          <w:szCs w:val="21"/>
          <w14:textFill>
            <w14:solidFill>
              <w14:schemeClr w14:val="tx1"/>
            </w14:solidFill>
          </w14:textFill>
        </w:rPr>
      </w:pPr>
      <w:r>
        <w:rPr>
          <w:rFonts w:hint="eastAsia"/>
          <w:bCs/>
          <w:color w:val="000000" w:themeColor="text1"/>
          <w:spacing w:val="120"/>
          <w:szCs w:val="21"/>
          <w14:textFill>
            <w14:solidFill>
              <w14:schemeClr w14:val="tx1"/>
            </w14:solidFill>
          </w14:textFill>
        </w:rPr>
        <w:t>投标</w:t>
      </w:r>
      <w:r>
        <w:rPr>
          <w:rFonts w:hint="eastAsia"/>
          <w:bCs/>
          <w:color w:val="000000" w:themeColor="text1"/>
          <w:szCs w:val="21"/>
          <w14:textFill>
            <w14:solidFill>
              <w14:schemeClr w14:val="tx1"/>
            </w14:solidFill>
          </w14:textFill>
        </w:rPr>
        <w:t>人：</w:t>
      </w:r>
      <w:r>
        <w:rPr>
          <w:rFonts w:hint="eastAsia"/>
          <w:bCs/>
          <w:color w:val="000000" w:themeColor="text1"/>
          <w:szCs w:val="21"/>
          <w:u w:val="single"/>
          <w14:textFill>
            <w14:solidFill>
              <w14:schemeClr w14:val="tx1"/>
            </w14:solidFill>
          </w14:textFill>
        </w:rPr>
        <w:t xml:space="preserve">            </w:t>
      </w:r>
      <w:r>
        <w:rPr>
          <w:rFonts w:hint="eastAsia"/>
          <w:bCs/>
          <w:color w:val="000000" w:themeColor="text1"/>
          <w:szCs w:val="21"/>
          <w14:textFill>
            <w14:solidFill>
              <w14:schemeClr w14:val="tx1"/>
            </w14:solidFill>
          </w14:textFill>
        </w:rPr>
        <w:t>（盖单位章）</w:t>
      </w:r>
    </w:p>
    <w:p>
      <w:pPr>
        <w:jc w:val="right"/>
        <w:rPr>
          <w:bCs/>
          <w:color w:val="000000" w:themeColor="text1"/>
          <w:spacing w:val="160"/>
          <w:szCs w:val="21"/>
          <w14:textFill>
            <w14:solidFill>
              <w14:schemeClr w14:val="tx1"/>
            </w14:solidFill>
          </w14:textFill>
        </w:rPr>
      </w:pPr>
      <w:r>
        <w:rPr>
          <w:rFonts w:hint="eastAsia"/>
          <w:color w:val="000000" w:themeColor="text1"/>
          <w:szCs w:val="21"/>
          <w14:textFill>
            <w14:solidFill>
              <w14:schemeClr w14:val="tx1"/>
            </w14:solidFill>
          </w14:textFill>
        </w:rPr>
        <w:t>法定代表人：</w:t>
      </w:r>
      <w:r>
        <w:rPr>
          <w:rFonts w:hint="eastAsia"/>
          <w:bCs/>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（签字或盖章）</w:t>
      </w:r>
    </w:p>
    <w:p>
      <w:pPr>
        <w:jc w:val="right"/>
        <w:rPr>
          <w:rFonts w:eastAsia="黑体"/>
          <w:color w:val="000000" w:themeColor="text1"/>
          <w:sz w:val="28"/>
          <w:szCs w:val="28"/>
          <w14:textFill>
            <w14:solidFill>
              <w14:schemeClr w14:val="tx1"/>
            </w14:solidFill>
          </w14:textFill>
        </w:rPr>
      </w:pPr>
      <w:r>
        <w:rPr>
          <w:rFonts w:hint="eastAsia"/>
          <w:bCs/>
          <w:color w:val="000000" w:themeColor="text1"/>
          <w:spacing w:val="360"/>
          <w:szCs w:val="21"/>
          <w14:textFill>
            <w14:solidFill>
              <w14:schemeClr w14:val="tx1"/>
            </w14:solidFill>
          </w14:textFill>
        </w:rPr>
        <w:t>日</w:t>
      </w:r>
      <w:r>
        <w:rPr>
          <w:rFonts w:hint="eastAsia"/>
          <w:bCs/>
          <w:color w:val="000000" w:themeColor="text1"/>
          <w:szCs w:val="21"/>
          <w14:textFill>
            <w14:solidFill>
              <w14:schemeClr w14:val="tx1"/>
            </w14:solidFill>
          </w14:textFill>
        </w:rPr>
        <w:t>期</w:t>
      </w:r>
      <w:r>
        <w:rPr>
          <w:rFonts w:hint="eastAsia"/>
          <w:color w:val="000000" w:themeColor="text1"/>
          <w:szCs w:val="21"/>
          <w14:textFill>
            <w14:solidFill>
              <w14:schemeClr w14:val="tx1"/>
            </w14:solidFill>
          </w14:textFill>
        </w:rPr>
        <w:t>：</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年</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月</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日</w:t>
      </w:r>
    </w:p>
    <w:p>
      <w:pPr>
        <w:pStyle w:val="194"/>
        <w:spacing w:before="240" w:after="240"/>
        <w:jc w:val="center"/>
        <w:rPr>
          <w:color w:val="000000" w:themeColor="text1"/>
          <w14:textFill>
            <w14:solidFill>
              <w14:schemeClr w14:val="tx1"/>
            </w14:solidFill>
          </w14:textFill>
        </w:rPr>
      </w:pPr>
      <w:r>
        <w:rPr>
          <w:color w:val="000000" w:themeColor="text1"/>
          <w14:textFill>
            <w14:solidFill>
              <w14:schemeClr w14:val="tx1"/>
            </w14:solidFill>
          </w14:textFill>
        </w:rPr>
        <w:br w:type="page"/>
      </w:r>
      <w:r>
        <w:rPr>
          <w:rStyle w:val="198"/>
          <w:rFonts w:hint="eastAsia" w:ascii="Times New Roman" w:hAnsi="Times New Roman"/>
          <w:bCs w:val="0"/>
          <w:color w:val="000000" w:themeColor="text1"/>
          <w14:textFill>
            <w14:solidFill>
              <w14:schemeClr w14:val="tx1"/>
            </w14:solidFill>
          </w14:textFill>
        </w:rPr>
        <w:t>十、其他</w:t>
      </w:r>
      <w:bookmarkEnd w:id="452"/>
      <w:bookmarkEnd w:id="453"/>
      <w:bookmarkEnd w:id="454"/>
      <w:bookmarkEnd w:id="455"/>
      <w:bookmarkEnd w:id="456"/>
      <w:bookmarkEnd w:id="457"/>
      <w:r>
        <w:rPr>
          <w:rStyle w:val="198"/>
          <w:rFonts w:hint="eastAsia" w:ascii="Times New Roman" w:hAnsi="Times New Roman"/>
          <w:bCs w:val="0"/>
          <w:color w:val="000000" w:themeColor="text1"/>
          <w14:textFill>
            <w14:solidFill>
              <w14:schemeClr w14:val="tx1"/>
            </w14:solidFill>
          </w14:textFill>
        </w:rPr>
        <w:t>材料</w:t>
      </w:r>
    </w:p>
    <w:p>
      <w:pPr>
        <w:jc w:val="left"/>
        <w:rPr>
          <w:color w:val="000000" w:themeColor="text1"/>
          <w:sz w:val="20"/>
          <w:szCs w:val="22"/>
          <w14:textFill>
            <w14:solidFill>
              <w14:schemeClr w14:val="tx1"/>
            </w14:solidFill>
          </w14:textFill>
        </w:rPr>
      </w:pPr>
    </w:p>
    <w:p>
      <w:pPr>
        <w:tabs>
          <w:tab w:val="left" w:pos="5760"/>
        </w:tabs>
        <w:spacing w:line="300" w:lineRule="exact"/>
        <w:ind w:right="11"/>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投标人对照评标办法要求，自行提供其他相关材料（如有）</w:t>
      </w:r>
    </w:p>
    <w:p>
      <w:pPr>
        <w:tabs>
          <w:tab w:val="left" w:pos="5760"/>
        </w:tabs>
        <w:spacing w:line="300" w:lineRule="exact"/>
        <w:ind w:right="11"/>
        <w:rPr>
          <w:color w:val="000000" w:themeColor="text1"/>
          <w:szCs w:val="22"/>
          <w14:textFill>
            <w14:solidFill>
              <w14:schemeClr w14:val="tx1"/>
            </w14:solidFill>
          </w14:textFill>
        </w:rPr>
      </w:pPr>
    </w:p>
    <w:p>
      <w:pPr>
        <w:tabs>
          <w:tab w:val="left" w:pos="5760"/>
        </w:tabs>
        <w:spacing w:line="300" w:lineRule="exact"/>
        <w:ind w:right="11"/>
        <w:rPr>
          <w:color w:val="000000" w:themeColor="text1"/>
          <w:szCs w:val="22"/>
          <w14:textFill>
            <w14:solidFill>
              <w14:schemeClr w14:val="tx1"/>
            </w14:solidFill>
          </w14:textFill>
        </w:rPr>
      </w:pPr>
    </w:p>
    <w:p>
      <w:pPr>
        <w:tabs>
          <w:tab w:val="left" w:pos="5760"/>
        </w:tabs>
        <w:spacing w:line="300" w:lineRule="exact"/>
        <w:ind w:right="11"/>
        <w:rPr>
          <w:color w:val="000000" w:themeColor="text1"/>
          <w:szCs w:val="22"/>
          <w14:textFill>
            <w14:solidFill>
              <w14:schemeClr w14:val="tx1"/>
            </w14:solidFill>
          </w14:textFill>
        </w:rPr>
      </w:pPr>
    </w:p>
    <w:p>
      <w:pPr>
        <w:tabs>
          <w:tab w:val="left" w:pos="5760"/>
        </w:tabs>
        <w:spacing w:line="300" w:lineRule="exact"/>
        <w:ind w:right="11"/>
        <w:rPr>
          <w:color w:val="000000" w:themeColor="text1"/>
          <w:szCs w:val="22"/>
          <w14:textFill>
            <w14:solidFill>
              <w14:schemeClr w14:val="tx1"/>
            </w14:solidFill>
          </w14:textFill>
        </w:rPr>
      </w:pPr>
    </w:p>
    <w:p>
      <w:pPr>
        <w:tabs>
          <w:tab w:val="left" w:pos="5760"/>
        </w:tabs>
        <w:spacing w:line="300" w:lineRule="exact"/>
        <w:ind w:right="11"/>
        <w:rPr>
          <w:color w:val="000000" w:themeColor="text1"/>
          <w:szCs w:val="22"/>
          <w14:textFill>
            <w14:solidFill>
              <w14:schemeClr w14:val="tx1"/>
            </w14:solidFill>
          </w14:textFill>
        </w:rPr>
      </w:pPr>
    </w:p>
    <w:p>
      <w:pPr>
        <w:tabs>
          <w:tab w:val="left" w:pos="5760"/>
        </w:tabs>
        <w:spacing w:line="300" w:lineRule="exact"/>
        <w:ind w:right="11"/>
        <w:rPr>
          <w:color w:val="000000" w:themeColor="text1"/>
          <w:szCs w:val="22"/>
          <w14:textFill>
            <w14:solidFill>
              <w14:schemeClr w14:val="tx1"/>
            </w14:solidFill>
          </w14:textFill>
        </w:rPr>
      </w:pPr>
    </w:p>
    <w:p>
      <w:pPr>
        <w:tabs>
          <w:tab w:val="left" w:pos="5760"/>
        </w:tabs>
        <w:spacing w:line="300" w:lineRule="exact"/>
        <w:ind w:right="11"/>
        <w:rPr>
          <w:color w:val="000000" w:themeColor="text1"/>
          <w:szCs w:val="22"/>
          <w14:textFill>
            <w14:solidFill>
              <w14:schemeClr w14:val="tx1"/>
            </w14:solidFill>
          </w14:textFill>
        </w:rPr>
      </w:pPr>
    </w:p>
    <w:p>
      <w:pPr>
        <w:tabs>
          <w:tab w:val="left" w:pos="5760"/>
        </w:tabs>
        <w:spacing w:line="300" w:lineRule="exact"/>
        <w:ind w:right="11"/>
        <w:rPr>
          <w:color w:val="000000" w:themeColor="text1"/>
          <w:szCs w:val="22"/>
          <w14:textFill>
            <w14:solidFill>
              <w14:schemeClr w14:val="tx1"/>
            </w14:solidFill>
          </w14:textFill>
        </w:rPr>
      </w:pPr>
    </w:p>
    <w:p>
      <w:pPr>
        <w:tabs>
          <w:tab w:val="left" w:pos="5760"/>
        </w:tabs>
        <w:spacing w:line="300" w:lineRule="exact"/>
        <w:ind w:right="11"/>
        <w:rPr>
          <w:color w:val="000000" w:themeColor="text1"/>
          <w:szCs w:val="22"/>
          <w14:textFill>
            <w14:solidFill>
              <w14:schemeClr w14:val="tx1"/>
            </w14:solidFill>
          </w14:textFill>
        </w:rPr>
      </w:pPr>
    </w:p>
    <w:p>
      <w:pPr>
        <w:tabs>
          <w:tab w:val="left" w:pos="5760"/>
        </w:tabs>
        <w:spacing w:line="300" w:lineRule="exact"/>
        <w:ind w:right="11"/>
        <w:rPr>
          <w:color w:val="000000" w:themeColor="text1"/>
          <w:szCs w:val="22"/>
          <w14:textFill>
            <w14:solidFill>
              <w14:schemeClr w14:val="tx1"/>
            </w14:solidFill>
          </w14:textFill>
        </w:rPr>
      </w:pPr>
    </w:p>
    <w:p>
      <w:pPr>
        <w:tabs>
          <w:tab w:val="left" w:pos="5760"/>
        </w:tabs>
        <w:spacing w:line="300" w:lineRule="exact"/>
        <w:ind w:right="11"/>
        <w:rPr>
          <w:color w:val="000000" w:themeColor="text1"/>
          <w:szCs w:val="22"/>
          <w14:textFill>
            <w14:solidFill>
              <w14:schemeClr w14:val="tx1"/>
            </w14:solidFill>
          </w14:textFill>
        </w:rPr>
      </w:pPr>
    </w:p>
    <w:p>
      <w:pPr>
        <w:tabs>
          <w:tab w:val="left" w:pos="5760"/>
        </w:tabs>
        <w:spacing w:line="300" w:lineRule="exact"/>
        <w:ind w:right="11"/>
        <w:rPr>
          <w:color w:val="000000" w:themeColor="text1"/>
          <w:szCs w:val="22"/>
          <w14:textFill>
            <w14:solidFill>
              <w14:schemeClr w14:val="tx1"/>
            </w14:solidFill>
          </w14:textFill>
        </w:rPr>
      </w:pPr>
    </w:p>
    <w:p>
      <w:pPr>
        <w:tabs>
          <w:tab w:val="left" w:pos="5760"/>
        </w:tabs>
        <w:spacing w:line="300" w:lineRule="exact"/>
        <w:ind w:right="11"/>
        <w:rPr>
          <w:color w:val="000000" w:themeColor="text1"/>
          <w:szCs w:val="22"/>
          <w14:textFill>
            <w14:solidFill>
              <w14:schemeClr w14:val="tx1"/>
            </w14:solidFill>
          </w14:textFill>
        </w:rPr>
      </w:pPr>
    </w:p>
    <w:p>
      <w:pPr>
        <w:tabs>
          <w:tab w:val="left" w:pos="5760"/>
        </w:tabs>
        <w:spacing w:line="300" w:lineRule="exact"/>
        <w:ind w:right="11"/>
        <w:rPr>
          <w:color w:val="000000" w:themeColor="text1"/>
          <w:szCs w:val="22"/>
          <w14:textFill>
            <w14:solidFill>
              <w14:schemeClr w14:val="tx1"/>
            </w14:solidFill>
          </w14:textFill>
        </w:rPr>
      </w:pPr>
    </w:p>
    <w:p>
      <w:pPr>
        <w:tabs>
          <w:tab w:val="left" w:pos="5760"/>
        </w:tabs>
        <w:spacing w:line="300" w:lineRule="exact"/>
        <w:ind w:right="11"/>
        <w:rPr>
          <w:b/>
          <w:color w:val="000000" w:themeColor="text1"/>
          <w:sz w:val="28"/>
          <w:szCs w:val="22"/>
          <w14:textFill>
            <w14:solidFill>
              <w14:schemeClr w14:val="tx1"/>
            </w14:solidFill>
          </w14:textFill>
        </w:rPr>
      </w:pPr>
    </w:p>
    <w:p>
      <w:pPr>
        <w:tabs>
          <w:tab w:val="left" w:pos="5760"/>
        </w:tabs>
        <w:spacing w:line="300" w:lineRule="exact"/>
        <w:ind w:right="11"/>
        <w:rPr>
          <w:b/>
          <w:color w:val="000000" w:themeColor="text1"/>
          <w:sz w:val="28"/>
          <w:szCs w:val="22"/>
          <w14:textFill>
            <w14:solidFill>
              <w14:schemeClr w14:val="tx1"/>
            </w14:solidFill>
          </w14:textFill>
        </w:rPr>
      </w:pPr>
    </w:p>
    <w:p>
      <w:pPr>
        <w:tabs>
          <w:tab w:val="left" w:pos="5760"/>
        </w:tabs>
        <w:spacing w:line="300" w:lineRule="exact"/>
        <w:ind w:right="11"/>
        <w:rPr>
          <w:b/>
          <w:color w:val="000000" w:themeColor="text1"/>
          <w:sz w:val="28"/>
          <w:szCs w:val="22"/>
          <w14:textFill>
            <w14:solidFill>
              <w14:schemeClr w14:val="tx1"/>
            </w14:solidFill>
          </w14:textFill>
        </w:rPr>
      </w:pPr>
    </w:p>
    <w:p>
      <w:pPr>
        <w:tabs>
          <w:tab w:val="left" w:pos="5760"/>
        </w:tabs>
        <w:spacing w:line="300" w:lineRule="exact"/>
        <w:ind w:right="11"/>
        <w:rPr>
          <w:b/>
          <w:color w:val="000000" w:themeColor="text1"/>
          <w:sz w:val="28"/>
          <w:szCs w:val="22"/>
          <w14:textFill>
            <w14:solidFill>
              <w14:schemeClr w14:val="tx1"/>
            </w14:solidFill>
          </w14:textFill>
        </w:rPr>
      </w:pPr>
    </w:p>
    <w:p>
      <w:pPr>
        <w:tabs>
          <w:tab w:val="left" w:pos="5760"/>
        </w:tabs>
        <w:spacing w:line="300" w:lineRule="exact"/>
        <w:ind w:right="11"/>
        <w:rPr>
          <w:b/>
          <w:color w:val="000000" w:themeColor="text1"/>
          <w:sz w:val="28"/>
          <w:szCs w:val="22"/>
          <w14:textFill>
            <w14:solidFill>
              <w14:schemeClr w14:val="tx1"/>
            </w14:solidFill>
          </w14:textFill>
        </w:rPr>
      </w:pPr>
    </w:p>
    <w:p>
      <w:pPr>
        <w:tabs>
          <w:tab w:val="left" w:pos="5760"/>
        </w:tabs>
        <w:spacing w:line="300" w:lineRule="exact"/>
        <w:ind w:right="11"/>
        <w:rPr>
          <w:b/>
          <w:color w:val="000000" w:themeColor="text1"/>
          <w:sz w:val="28"/>
          <w:szCs w:val="22"/>
          <w14:textFill>
            <w14:solidFill>
              <w14:schemeClr w14:val="tx1"/>
            </w14:solidFill>
          </w14:textFill>
        </w:rPr>
      </w:pPr>
    </w:p>
    <w:p>
      <w:pPr>
        <w:tabs>
          <w:tab w:val="left" w:pos="5760"/>
        </w:tabs>
        <w:spacing w:line="300" w:lineRule="exact"/>
        <w:ind w:right="11"/>
        <w:rPr>
          <w:b/>
          <w:color w:val="000000" w:themeColor="text1"/>
          <w:sz w:val="28"/>
          <w:szCs w:val="22"/>
          <w14:textFill>
            <w14:solidFill>
              <w14:schemeClr w14:val="tx1"/>
            </w14:solidFill>
          </w14:textFill>
        </w:rPr>
      </w:pPr>
    </w:p>
    <w:p>
      <w:pPr>
        <w:tabs>
          <w:tab w:val="left" w:pos="5760"/>
        </w:tabs>
        <w:spacing w:line="300" w:lineRule="exact"/>
        <w:ind w:right="11"/>
        <w:rPr>
          <w:b/>
          <w:color w:val="000000" w:themeColor="text1"/>
          <w:sz w:val="28"/>
          <w:szCs w:val="22"/>
          <w14:textFill>
            <w14:solidFill>
              <w14:schemeClr w14:val="tx1"/>
            </w14:solidFill>
          </w14:textFill>
        </w:rPr>
      </w:pPr>
    </w:p>
    <w:p>
      <w:pPr>
        <w:tabs>
          <w:tab w:val="left" w:pos="5760"/>
        </w:tabs>
        <w:spacing w:line="300" w:lineRule="exact"/>
        <w:ind w:right="11"/>
        <w:rPr>
          <w:b/>
          <w:color w:val="000000" w:themeColor="text1"/>
          <w:sz w:val="28"/>
          <w:szCs w:val="22"/>
          <w14:textFill>
            <w14:solidFill>
              <w14:schemeClr w14:val="tx1"/>
            </w14:solidFill>
          </w14:textFill>
        </w:rPr>
      </w:pPr>
    </w:p>
    <w:p>
      <w:pPr>
        <w:tabs>
          <w:tab w:val="left" w:pos="5760"/>
        </w:tabs>
        <w:spacing w:line="300" w:lineRule="exact"/>
        <w:ind w:right="11"/>
        <w:rPr>
          <w:b/>
          <w:color w:val="000000" w:themeColor="text1"/>
          <w:sz w:val="28"/>
          <w:szCs w:val="22"/>
          <w14:textFill>
            <w14:solidFill>
              <w14:schemeClr w14:val="tx1"/>
            </w14:solidFill>
          </w14:textFill>
        </w:rPr>
      </w:pPr>
    </w:p>
    <w:p>
      <w:pPr>
        <w:tabs>
          <w:tab w:val="left" w:pos="5760"/>
        </w:tabs>
        <w:spacing w:line="300" w:lineRule="exact"/>
        <w:ind w:right="11"/>
        <w:rPr>
          <w:b/>
          <w:color w:val="000000" w:themeColor="text1"/>
          <w:sz w:val="28"/>
          <w:szCs w:val="22"/>
          <w14:textFill>
            <w14:solidFill>
              <w14:schemeClr w14:val="tx1"/>
            </w14:solidFill>
          </w14:textFill>
        </w:rPr>
      </w:pPr>
    </w:p>
    <w:p>
      <w:pPr>
        <w:tabs>
          <w:tab w:val="left" w:pos="5760"/>
        </w:tabs>
        <w:spacing w:line="300" w:lineRule="exact"/>
        <w:ind w:right="11"/>
        <w:rPr>
          <w:b/>
          <w:color w:val="000000" w:themeColor="text1"/>
          <w:sz w:val="28"/>
          <w:szCs w:val="22"/>
          <w14:textFill>
            <w14:solidFill>
              <w14:schemeClr w14:val="tx1"/>
            </w14:solidFill>
          </w14:textFill>
        </w:rPr>
      </w:pPr>
    </w:p>
    <w:p>
      <w:pPr>
        <w:rPr>
          <w:color w:val="000000" w:themeColor="text1"/>
          <w14:textFill>
            <w14:solidFill>
              <w14:schemeClr w14:val="tx1"/>
            </w14:solidFill>
          </w14:textFill>
        </w:rPr>
      </w:pPr>
    </w:p>
    <w:p>
      <w:pPr>
        <w:tabs>
          <w:tab w:val="left" w:pos="5760"/>
        </w:tabs>
        <w:spacing w:line="300" w:lineRule="exact"/>
        <w:ind w:right="11"/>
        <w:rPr>
          <w:b/>
          <w:color w:val="000000" w:themeColor="text1"/>
          <w:sz w:val="28"/>
          <w:szCs w:val="22"/>
          <w14:textFill>
            <w14:solidFill>
              <w14:schemeClr w14:val="tx1"/>
            </w14:solidFill>
          </w14:textFill>
        </w:rPr>
      </w:pPr>
    </w:p>
    <w:p>
      <w:pPr>
        <w:tabs>
          <w:tab w:val="left" w:pos="5760"/>
        </w:tabs>
        <w:spacing w:line="300" w:lineRule="exact"/>
        <w:ind w:right="11"/>
        <w:rPr>
          <w:b/>
          <w:color w:val="000000" w:themeColor="text1"/>
          <w:sz w:val="28"/>
          <w:szCs w:val="22"/>
          <w14:textFill>
            <w14:solidFill>
              <w14:schemeClr w14:val="tx1"/>
            </w14:solidFill>
          </w14:textFill>
        </w:rPr>
      </w:pPr>
    </w:p>
    <w:p>
      <w:pPr>
        <w:ind w:firstLine="480"/>
        <w:jc w:val="left"/>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注：对照评标办法要求，由投标人自行提供相关证明或资料。如证明或声明或资料与实际不符，将被取消投标或中标资格，其投标保证金按照规定予以处理。</w:t>
      </w:r>
    </w:p>
    <w:p>
      <w:pPr>
        <w:ind w:firstLine="480"/>
        <w:jc w:val="left"/>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br w:type="page"/>
      </w:r>
    </w:p>
    <w:p>
      <w:pPr>
        <w:jc w:val="center"/>
        <w:rPr>
          <w:rFonts w:eastAsia="黑体"/>
          <w:color w:val="000000" w:themeColor="text1"/>
          <w:sz w:val="28"/>
          <w:szCs w:val="28"/>
          <w14:textFill>
            <w14:solidFill>
              <w14:schemeClr w14:val="tx1"/>
            </w14:solidFill>
          </w14:textFill>
        </w:rPr>
      </w:pPr>
      <w:r>
        <w:rPr>
          <w:rFonts w:hint="eastAsia"/>
          <w:b/>
          <w:color w:val="000000" w:themeColor="text1"/>
          <w:sz w:val="44"/>
          <w:szCs w:val="44"/>
          <w:u w:val="single"/>
          <w14:textFill>
            <w14:solidFill>
              <w14:schemeClr w14:val="tx1"/>
            </w14:solidFill>
          </w14:textFill>
        </w:rPr>
        <w:t>（招标项目名称）</w:t>
      </w:r>
      <w:r>
        <w:rPr>
          <w:rFonts w:hint="eastAsia"/>
          <w:color w:val="000000" w:themeColor="text1"/>
          <w:sz w:val="44"/>
          <w:szCs w:val="44"/>
          <w14:textFill>
            <w14:solidFill>
              <w14:schemeClr w14:val="tx1"/>
            </w14:solidFill>
          </w14:textFill>
        </w:rPr>
        <w:t xml:space="preserve"> </w:t>
      </w:r>
      <w:r>
        <w:rPr>
          <w:rFonts w:hint="eastAsia"/>
          <w:bCs/>
          <w:color w:val="000000" w:themeColor="text1"/>
          <w:sz w:val="44"/>
          <w:szCs w:val="44"/>
          <w:u w:val="single"/>
          <w14:textFill>
            <w14:solidFill>
              <w14:schemeClr w14:val="tx1"/>
            </w14:solidFill>
          </w14:textFill>
        </w:rPr>
        <w:t xml:space="preserve">      </w:t>
      </w:r>
      <w:r>
        <w:rPr>
          <w:rFonts w:hint="eastAsia"/>
          <w:b/>
          <w:color w:val="000000" w:themeColor="text1"/>
          <w:sz w:val="44"/>
          <w:szCs w:val="44"/>
          <w14:textFill>
            <w14:solidFill>
              <w14:schemeClr w14:val="tx1"/>
            </w14:solidFill>
          </w14:textFill>
        </w:rPr>
        <w:t>标段招标</w:t>
      </w:r>
    </w:p>
    <w:p>
      <w:pPr>
        <w:tabs>
          <w:tab w:val="left" w:pos="3600"/>
          <w:tab w:val="left" w:pos="4480"/>
          <w:tab w:val="left" w:pos="5360"/>
        </w:tabs>
        <w:jc w:val="left"/>
        <w:rPr>
          <w:color w:val="000000" w:themeColor="text1"/>
          <w:sz w:val="44"/>
          <w:szCs w:val="22"/>
          <w14:textFill>
            <w14:solidFill>
              <w14:schemeClr w14:val="tx1"/>
            </w14:solidFill>
          </w14:textFill>
        </w:rPr>
      </w:pPr>
    </w:p>
    <w:p>
      <w:pPr>
        <w:spacing w:before="240"/>
        <w:jc w:val="center"/>
        <w:rPr>
          <w:rFonts w:eastAsia="黑体"/>
          <w:color w:val="000000" w:themeColor="text1"/>
          <w:sz w:val="44"/>
          <w:szCs w:val="44"/>
          <w14:textFill>
            <w14:solidFill>
              <w14:schemeClr w14:val="tx1"/>
            </w14:solidFill>
          </w14:textFill>
        </w:rPr>
      </w:pPr>
    </w:p>
    <w:p>
      <w:pPr>
        <w:pStyle w:val="193"/>
        <w:spacing w:before="240" w:after="240"/>
        <w:jc w:val="center"/>
        <w:rPr>
          <w:b w:val="0"/>
          <w:bCs w:val="0"/>
          <w:color w:val="000000" w:themeColor="text1"/>
          <w:sz w:val="44"/>
          <w:szCs w:val="44"/>
          <w14:textFill>
            <w14:solidFill>
              <w14:schemeClr w14:val="tx1"/>
            </w14:solidFill>
          </w14:textFill>
        </w:rPr>
      </w:pPr>
      <w:bookmarkStart w:id="458" w:name="_Toc13233"/>
      <w:r>
        <w:rPr>
          <w:rFonts w:hint="eastAsia"/>
          <w:b w:val="0"/>
          <w:bCs w:val="0"/>
          <w:color w:val="000000" w:themeColor="text1"/>
          <w:sz w:val="44"/>
          <w:szCs w:val="44"/>
          <w14:textFill>
            <w14:solidFill>
              <w14:schemeClr w14:val="tx1"/>
            </w14:solidFill>
          </w14:textFill>
        </w:rPr>
        <w:t>投标文件</w:t>
      </w:r>
      <w:bookmarkEnd w:id="458"/>
    </w:p>
    <w:p>
      <w:pPr>
        <w:pStyle w:val="193"/>
        <w:spacing w:before="240" w:after="240"/>
        <w:jc w:val="center"/>
        <w:rPr>
          <w:b w:val="0"/>
          <w:bCs w:val="0"/>
          <w:color w:val="000000" w:themeColor="text1"/>
          <w14:textFill>
            <w14:solidFill>
              <w14:schemeClr w14:val="tx1"/>
            </w14:solidFill>
          </w14:textFill>
        </w:rPr>
      </w:pPr>
      <w:bookmarkStart w:id="459" w:name="_Toc31366"/>
      <w:bookmarkStart w:id="460" w:name="_Toc26636"/>
      <w:bookmarkStart w:id="461" w:name="_Toc31878"/>
      <w:bookmarkStart w:id="462" w:name="_Toc15408"/>
      <w:r>
        <w:rPr>
          <w:rFonts w:hint="eastAsia"/>
          <w:b w:val="0"/>
          <w:bCs w:val="0"/>
          <w:color w:val="000000" w:themeColor="text1"/>
          <w14:textFill>
            <w14:solidFill>
              <w14:schemeClr w14:val="tx1"/>
            </w14:solidFill>
          </w14:textFill>
        </w:rPr>
        <w:t>（技术文件）</w:t>
      </w:r>
      <w:bookmarkEnd w:id="459"/>
      <w:bookmarkEnd w:id="460"/>
      <w:bookmarkEnd w:id="461"/>
      <w:bookmarkEnd w:id="462"/>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rPr>
          <w:rFonts w:eastAsia="黑体"/>
          <w:color w:val="000000" w:themeColor="text1"/>
          <w:sz w:val="28"/>
          <w:szCs w:val="28"/>
          <w14:textFill>
            <w14:solidFill>
              <w14:schemeClr w14:val="tx1"/>
            </w14:solidFill>
          </w14:textFill>
        </w:rPr>
      </w:pPr>
      <w:r>
        <w:rPr>
          <w:rFonts w:hint="eastAsia" w:eastAsia="黑体"/>
          <w:color w:val="000000" w:themeColor="text1"/>
          <w:sz w:val="28"/>
          <w:szCs w:val="28"/>
          <w14:textFill>
            <w14:solidFill>
              <w14:schemeClr w14:val="tx1"/>
            </w14:solidFill>
          </w14:textFill>
        </w:rPr>
        <w:t>投标人：</w:t>
      </w:r>
      <w:r>
        <w:rPr>
          <w:rFonts w:hint="eastAsia" w:eastAsia="黑体"/>
          <w:color w:val="000000" w:themeColor="text1"/>
          <w:sz w:val="28"/>
          <w:szCs w:val="28"/>
          <w:u w:val="single"/>
          <w14:textFill>
            <w14:solidFill>
              <w14:schemeClr w14:val="tx1"/>
            </w14:solidFill>
          </w14:textFill>
        </w:rPr>
        <w:t xml:space="preserve">                               </w:t>
      </w:r>
      <w:r>
        <w:rPr>
          <w:rFonts w:hint="eastAsia" w:eastAsia="黑体"/>
          <w:color w:val="000000" w:themeColor="text1"/>
          <w:sz w:val="28"/>
          <w:szCs w:val="28"/>
          <w14:textFill>
            <w14:solidFill>
              <w14:schemeClr w14:val="tx1"/>
            </w14:solidFill>
          </w14:textFill>
        </w:rPr>
        <w:t>（盖单位章）</w:t>
      </w:r>
    </w:p>
    <w:p>
      <w:pPr>
        <w:jc w:val="center"/>
        <w:rPr>
          <w:rFonts w:eastAsia="黑体"/>
          <w:color w:val="000000" w:themeColor="text1"/>
          <w:sz w:val="28"/>
          <w:szCs w:val="28"/>
          <w14:textFill>
            <w14:solidFill>
              <w14:schemeClr w14:val="tx1"/>
            </w14:solidFill>
          </w14:textFill>
        </w:rPr>
      </w:pPr>
    </w:p>
    <w:p>
      <w:pPr>
        <w:jc w:val="center"/>
        <w:rPr>
          <w:b/>
          <w:bCs/>
          <w:color w:val="000000" w:themeColor="text1"/>
          <w:sz w:val="28"/>
          <w:szCs w:val="22"/>
          <w14:textFill>
            <w14:solidFill>
              <w14:schemeClr w14:val="tx1"/>
            </w14:solidFill>
          </w14:textFill>
        </w:rPr>
      </w:pPr>
      <w:r>
        <w:rPr>
          <w:rFonts w:hint="eastAsia" w:eastAsia="黑体"/>
          <w:color w:val="000000" w:themeColor="text1"/>
          <w:sz w:val="28"/>
          <w:szCs w:val="28"/>
          <w:u w:val="single"/>
          <w14:textFill>
            <w14:solidFill>
              <w14:schemeClr w14:val="tx1"/>
            </w14:solidFill>
          </w14:textFill>
        </w:rPr>
        <w:t xml:space="preserve">    </w:t>
      </w:r>
      <w:r>
        <w:rPr>
          <w:rFonts w:hint="eastAsia" w:eastAsia="黑体"/>
          <w:color w:val="000000" w:themeColor="text1"/>
          <w:sz w:val="28"/>
          <w:szCs w:val="28"/>
          <w14:textFill>
            <w14:solidFill>
              <w14:schemeClr w14:val="tx1"/>
            </w14:solidFill>
          </w14:textFill>
        </w:rPr>
        <w:t>年</w:t>
      </w:r>
      <w:r>
        <w:rPr>
          <w:rFonts w:hint="eastAsia" w:eastAsia="黑体"/>
          <w:color w:val="000000" w:themeColor="text1"/>
          <w:sz w:val="28"/>
          <w:szCs w:val="28"/>
          <w:u w:val="single"/>
          <w14:textFill>
            <w14:solidFill>
              <w14:schemeClr w14:val="tx1"/>
            </w14:solidFill>
          </w14:textFill>
        </w:rPr>
        <w:t xml:space="preserve">   </w:t>
      </w:r>
      <w:r>
        <w:rPr>
          <w:rFonts w:hint="eastAsia" w:eastAsia="黑体"/>
          <w:color w:val="000000" w:themeColor="text1"/>
          <w:sz w:val="28"/>
          <w:szCs w:val="28"/>
          <w14:textFill>
            <w14:solidFill>
              <w14:schemeClr w14:val="tx1"/>
            </w14:solidFill>
          </w14:textFill>
        </w:rPr>
        <w:t>月</w:t>
      </w:r>
      <w:r>
        <w:rPr>
          <w:rFonts w:hint="eastAsia" w:eastAsia="黑体"/>
          <w:color w:val="000000" w:themeColor="text1"/>
          <w:sz w:val="28"/>
          <w:szCs w:val="28"/>
          <w:u w:val="single"/>
          <w14:textFill>
            <w14:solidFill>
              <w14:schemeClr w14:val="tx1"/>
            </w14:solidFill>
          </w14:textFill>
        </w:rPr>
        <w:t xml:space="preserve">   </w:t>
      </w:r>
      <w:r>
        <w:rPr>
          <w:rFonts w:hint="eastAsia" w:eastAsia="黑体"/>
          <w:color w:val="000000" w:themeColor="text1"/>
          <w:sz w:val="28"/>
          <w:szCs w:val="28"/>
          <w14:textFill>
            <w14:solidFill>
              <w14:schemeClr w14:val="tx1"/>
            </w14:solidFill>
          </w14:textFill>
        </w:rPr>
        <w:t>日</w:t>
      </w:r>
    </w:p>
    <w:p>
      <w:pPr>
        <w:jc w:val="center"/>
        <w:rPr>
          <w:b/>
          <w:bCs/>
          <w:color w:val="000000" w:themeColor="text1"/>
          <w:sz w:val="32"/>
          <w:szCs w:val="22"/>
          <w14:textFill>
            <w14:solidFill>
              <w14:schemeClr w14:val="tx1"/>
            </w14:solidFill>
          </w14:textFill>
        </w:rPr>
      </w:pPr>
      <w:r>
        <w:rPr>
          <w:b/>
          <w:bCs/>
          <w:color w:val="000000" w:themeColor="text1"/>
          <w:sz w:val="32"/>
          <w:szCs w:val="22"/>
          <w14:textFill>
            <w14:solidFill>
              <w14:schemeClr w14:val="tx1"/>
            </w14:solidFill>
          </w14:textFill>
        </w:rPr>
        <w:br w:type="page"/>
      </w:r>
      <w:r>
        <w:rPr>
          <w:rFonts w:hint="eastAsia"/>
          <w:b/>
          <w:bCs/>
          <w:color w:val="000000" w:themeColor="text1"/>
          <w:sz w:val="28"/>
          <w:szCs w:val="28"/>
          <w14:textFill>
            <w14:solidFill>
              <w14:schemeClr w14:val="tx1"/>
            </w14:solidFill>
          </w14:textFill>
        </w:rPr>
        <w:t>目  录</w:t>
      </w:r>
    </w:p>
    <w:p>
      <w:pPr>
        <w:spacing w:line="420" w:lineRule="exact"/>
        <w:ind w:firstLine="480"/>
        <w:rPr>
          <w:color w:val="000000" w:themeColor="text1"/>
          <w:szCs w:val="21"/>
          <w14:textFill>
            <w14:solidFill>
              <w14:schemeClr w14:val="tx1"/>
            </w14:solidFill>
          </w14:textFill>
        </w:rPr>
      </w:pPr>
      <w:bookmarkStart w:id="463" w:name="_Toc224103503"/>
      <w:r>
        <w:rPr>
          <w:rFonts w:hint="eastAsia"/>
          <w:color w:val="000000" w:themeColor="text1"/>
          <w:szCs w:val="21"/>
          <w14:textFill>
            <w14:solidFill>
              <w14:schemeClr w14:val="tx1"/>
            </w14:solidFill>
          </w14:textFill>
        </w:rPr>
        <w:t>一、承包人建议书及实施计划</w:t>
      </w:r>
    </w:p>
    <w:p>
      <w:pPr>
        <w:spacing w:line="420" w:lineRule="exact"/>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二、其他内容</w:t>
      </w:r>
      <w:bookmarkStart w:id="464" w:name="_Toc460660259"/>
      <w:bookmarkStart w:id="465" w:name="_Toc390411638"/>
      <w:bookmarkStart w:id="466" w:name="_Toc421917019"/>
      <w:bookmarkStart w:id="467" w:name="_Toc535241147"/>
      <w:bookmarkStart w:id="468" w:name="_Toc460227144"/>
    </w:p>
    <w:p>
      <w:pPr>
        <w:spacing w:line="400" w:lineRule="exact"/>
        <w:ind w:firstLine="480"/>
        <w:rPr>
          <w:rFonts w:eastAsia="楷体"/>
          <w:bCs/>
          <w:color w:val="000000" w:themeColor="text1"/>
          <w:szCs w:val="21"/>
          <w14:textFill>
            <w14:solidFill>
              <w14:schemeClr w14:val="tx1"/>
            </w14:solidFill>
          </w14:textFill>
        </w:rPr>
      </w:pPr>
      <w:r>
        <w:rPr>
          <w:rFonts w:eastAsia="楷体"/>
          <w:bCs/>
          <w:color w:val="000000" w:themeColor="text1"/>
          <w:szCs w:val="21"/>
          <w14:textFill>
            <w14:solidFill>
              <w14:schemeClr w14:val="tx1"/>
            </w14:solidFill>
          </w14:textFill>
        </w:rPr>
        <w:br w:type="page"/>
      </w:r>
      <w:r>
        <w:rPr>
          <w:rFonts w:hint="eastAsia"/>
          <w:color w:val="000000" w:themeColor="text1"/>
          <w:szCs w:val="22"/>
          <w14:textFill>
            <w14:solidFill>
              <w14:schemeClr w14:val="tx1"/>
            </w14:solidFill>
          </w14:textFill>
        </w:rPr>
        <w:t xml:space="preserve"> </w:t>
      </w:r>
    </w:p>
    <w:p>
      <w:pPr>
        <w:pStyle w:val="194"/>
        <w:spacing w:before="240" w:after="240"/>
        <w:jc w:val="center"/>
        <w:rPr>
          <w:rFonts w:ascii="Times New Roman" w:hAnsi="Times New Roman"/>
          <w:color w:val="000000" w:themeColor="text1"/>
          <w:sz w:val="28"/>
          <w:szCs w:val="28"/>
          <w14:textFill>
            <w14:solidFill>
              <w14:schemeClr w14:val="tx1"/>
            </w14:solidFill>
          </w14:textFill>
        </w:rPr>
      </w:pPr>
      <w:bookmarkStart w:id="469" w:name="_Toc13928609"/>
      <w:r>
        <w:rPr>
          <w:rFonts w:hint="eastAsia" w:ascii="Times New Roman" w:hAnsi="Times New Roman"/>
          <w:color w:val="000000" w:themeColor="text1"/>
          <w14:textFill>
            <w14:solidFill>
              <w14:schemeClr w14:val="tx1"/>
            </w14:solidFill>
          </w14:textFill>
        </w:rPr>
        <w:t>一、</w:t>
      </w:r>
      <w:bookmarkEnd w:id="469"/>
      <w:r>
        <w:rPr>
          <w:rFonts w:hint="eastAsia"/>
          <w:color w:val="000000" w:themeColor="text1"/>
          <w:szCs w:val="21"/>
          <w14:textFill>
            <w14:solidFill>
              <w14:schemeClr w14:val="tx1"/>
            </w14:solidFill>
          </w14:textFill>
        </w:rPr>
        <w:t>承包人建议书及实施计划</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1.投标人应根据对现场的踏勘情况（如有）、评标办法相关评审因素及发包人要求编制承包人建议书及实施计划。</w:t>
      </w:r>
    </w:p>
    <w:p>
      <w:pPr>
        <w:ind w:firstLine="48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w:t>
      </w:r>
      <w:r>
        <w:rPr>
          <w:rFonts w:hint="eastAsia"/>
          <w:color w:val="000000" w:themeColor="text1"/>
          <w:szCs w:val="21"/>
          <w:u w:val="single"/>
          <w14:textFill>
            <w14:solidFill>
              <w14:schemeClr w14:val="tx1"/>
            </w14:solidFill>
          </w14:textFill>
        </w:rPr>
        <w:t>……</w:t>
      </w:r>
      <w:r>
        <w:rPr>
          <w:rFonts w:hint="eastAsia"/>
          <w:color w:val="000000" w:themeColor="text1"/>
          <w:szCs w:val="21"/>
          <w14:textFill>
            <w14:solidFill>
              <w14:schemeClr w14:val="tx1"/>
            </w14:solidFill>
          </w14:textFill>
        </w:rPr>
        <w:t xml:space="preserve">   </w:t>
      </w:r>
    </w:p>
    <w:p>
      <w:pPr>
        <w:rPr>
          <w:color w:val="000000" w:themeColor="text1"/>
          <w14:textFill>
            <w14:solidFill>
              <w14:schemeClr w14:val="tx1"/>
            </w14:solidFill>
          </w14:textFill>
        </w:rPr>
      </w:pPr>
    </w:p>
    <w:p>
      <w:pPr>
        <w:ind w:firstLine="480"/>
        <w:jc w:val="left"/>
        <w:rPr>
          <w:color w:val="000000" w:themeColor="text1"/>
          <w14:textFill>
            <w14:solidFill>
              <w14:schemeClr w14:val="tx1"/>
            </w14:solidFill>
          </w14:textFill>
        </w:rPr>
      </w:pPr>
    </w:p>
    <w:p>
      <w:pPr>
        <w:spacing w:line="420" w:lineRule="exact"/>
        <w:ind w:firstLine="480"/>
        <w:jc w:val="left"/>
        <w:rPr>
          <w:color w:val="000000" w:themeColor="text1"/>
          <w:szCs w:val="21"/>
          <w14:textFill>
            <w14:solidFill>
              <w14:schemeClr w14:val="tx1"/>
            </w14:solidFill>
          </w14:textFill>
        </w:rPr>
      </w:pPr>
    </w:p>
    <w:bookmarkEnd w:id="464"/>
    <w:bookmarkEnd w:id="465"/>
    <w:bookmarkEnd w:id="466"/>
    <w:bookmarkEnd w:id="467"/>
    <w:bookmarkEnd w:id="468"/>
    <w:p>
      <w:pPr>
        <w:spacing w:line="420" w:lineRule="exact"/>
        <w:rPr>
          <w:color w:val="000000" w:themeColor="text1"/>
          <w:spacing w:val="-6"/>
          <w:szCs w:val="21"/>
          <w14:textFill>
            <w14:solidFill>
              <w14:schemeClr w14:val="tx1"/>
            </w14:solidFill>
          </w14:textFill>
        </w:rPr>
      </w:pPr>
    </w:p>
    <w:p>
      <w:pPr>
        <w:tabs>
          <w:tab w:val="left" w:pos="2580"/>
          <w:tab w:val="left" w:pos="5940"/>
        </w:tabs>
        <w:spacing w:line="400" w:lineRule="exact"/>
        <w:rPr>
          <w:b/>
          <w:bCs/>
          <w:color w:val="000000" w:themeColor="text1"/>
          <w:sz w:val="28"/>
          <w:szCs w:val="22"/>
          <w14:textFill>
            <w14:solidFill>
              <w14:schemeClr w14:val="tx1"/>
            </w14:solidFill>
          </w14:textFill>
        </w:rPr>
      </w:pPr>
    </w:p>
    <w:p>
      <w:pPr>
        <w:tabs>
          <w:tab w:val="left" w:pos="2580"/>
          <w:tab w:val="left" w:pos="5940"/>
        </w:tabs>
        <w:spacing w:line="400" w:lineRule="exact"/>
        <w:jc w:val="center"/>
        <w:rPr>
          <w:b/>
          <w:bCs/>
          <w:color w:val="000000" w:themeColor="text1"/>
          <w:sz w:val="28"/>
          <w:szCs w:val="22"/>
          <w14:textFill>
            <w14:solidFill>
              <w14:schemeClr w14:val="tx1"/>
            </w14:solidFill>
          </w14:textFill>
        </w:rPr>
      </w:pPr>
    </w:p>
    <w:bookmarkEnd w:id="463"/>
    <w:p>
      <w:pPr>
        <w:pStyle w:val="194"/>
        <w:spacing w:before="240" w:after="240"/>
        <w:jc w:val="center"/>
        <w:rPr>
          <w:rFonts w:ascii="Times New Roman" w:hAnsi="Times New Roman"/>
          <w:color w:val="000000" w:themeColor="text1"/>
          <w14:textFill>
            <w14:solidFill>
              <w14:schemeClr w14:val="tx1"/>
            </w14:solidFill>
          </w14:textFill>
        </w:rPr>
      </w:pPr>
      <w:bookmarkStart w:id="470" w:name="_Toc535241233"/>
      <w:bookmarkStart w:id="471" w:name="_Toc460227153"/>
      <w:bookmarkStart w:id="472" w:name="_Toc390411641"/>
      <w:bookmarkStart w:id="473" w:name="_Toc535241156"/>
      <w:bookmarkStart w:id="474" w:name="_Toc460660268"/>
      <w:bookmarkStart w:id="475" w:name="_Toc535241090"/>
      <w:bookmarkStart w:id="476" w:name="_Toc421917022"/>
      <w:r>
        <w:rPr>
          <w:rFonts w:ascii="Times New Roman" w:hAnsi="Times New Roman"/>
          <w:color w:val="000000" w:themeColor="text1"/>
          <w:sz w:val="28"/>
          <w:szCs w:val="28"/>
          <w14:textFill>
            <w14:solidFill>
              <w14:schemeClr w14:val="tx1"/>
            </w14:solidFill>
          </w14:textFill>
        </w:rPr>
        <w:br w:type="page"/>
      </w:r>
      <w:r>
        <w:rPr>
          <w:rFonts w:hint="eastAsia" w:ascii="Times New Roman" w:hAnsi="Times New Roman"/>
          <w:color w:val="000000" w:themeColor="text1"/>
          <w14:textFill>
            <w14:solidFill>
              <w14:schemeClr w14:val="tx1"/>
            </w14:solidFill>
          </w14:textFill>
        </w:rPr>
        <w:t>二、其他内容</w:t>
      </w:r>
      <w:bookmarkEnd w:id="470"/>
      <w:bookmarkEnd w:id="471"/>
      <w:bookmarkEnd w:id="472"/>
      <w:bookmarkEnd w:id="473"/>
      <w:bookmarkEnd w:id="474"/>
      <w:bookmarkEnd w:id="475"/>
      <w:bookmarkEnd w:id="476"/>
    </w:p>
    <w:p>
      <w:pPr>
        <w:spacing w:before="240" w:line="510" w:lineRule="exact"/>
        <w:jc w:val="center"/>
        <w:rPr>
          <w:color w:val="000000" w:themeColor="text1"/>
          <w14:textFill>
            <w14:solidFill>
              <w14:schemeClr w14:val="tx1"/>
            </w14:solidFill>
          </w14:textFill>
        </w:rPr>
      </w:pPr>
      <w:r>
        <w:rPr>
          <w:rFonts w:hint="eastAsia"/>
          <w:color w:val="000000" w:themeColor="text1"/>
          <w:szCs w:val="22"/>
          <w14:textFill>
            <w14:solidFill>
              <w14:schemeClr w14:val="tx1"/>
            </w14:solidFill>
          </w14:textFill>
        </w:rPr>
        <w:t>投标人根据自身情况可以自行增加相关内容，如无，本节可以不附。</w:t>
      </w:r>
    </w:p>
    <w:p>
      <w:pPr>
        <w:rPr>
          <w:color w:val="000000" w:themeColor="text1"/>
          <w:u w:val="single"/>
          <w14:textFill>
            <w14:solidFill>
              <w14:schemeClr w14:val="tx1"/>
            </w14:solidFill>
          </w14:textFill>
        </w:rPr>
      </w:pPr>
    </w:p>
    <w:p>
      <w:pPr>
        <w:jc w:val="center"/>
        <w:rPr>
          <w:rFonts w:eastAsia="黑体"/>
          <w:color w:val="000000" w:themeColor="text1"/>
          <w:sz w:val="28"/>
          <w:szCs w:val="28"/>
          <w14:textFill>
            <w14:solidFill>
              <w14:schemeClr w14:val="tx1"/>
            </w14:solidFill>
          </w14:textFill>
        </w:rPr>
      </w:pPr>
      <w:bookmarkStart w:id="477" w:name="_Toc14552"/>
      <w:bookmarkStart w:id="478" w:name="_Toc15622"/>
      <w:bookmarkStart w:id="479" w:name="_Toc584"/>
      <w:bookmarkStart w:id="480" w:name="_Toc30110"/>
      <w:bookmarkStart w:id="481" w:name="_Toc9691"/>
      <w:bookmarkStart w:id="482" w:name="_Toc0"/>
      <w:bookmarkStart w:id="483" w:name="_Toc17482"/>
      <w:r>
        <w:rPr>
          <w:rFonts w:hint="eastAsia"/>
          <w:b/>
          <w:color w:val="000000" w:themeColor="text1"/>
          <w:sz w:val="44"/>
          <w:szCs w:val="44"/>
          <w:u w:val="single"/>
          <w14:textFill>
            <w14:solidFill>
              <w14:schemeClr w14:val="tx1"/>
            </w14:solidFill>
          </w14:textFill>
        </w:rPr>
        <w:br w:type="page"/>
      </w:r>
      <w:r>
        <w:rPr>
          <w:rFonts w:hint="eastAsia"/>
          <w:b/>
          <w:color w:val="000000" w:themeColor="text1"/>
          <w:sz w:val="44"/>
          <w:szCs w:val="44"/>
          <w:u w:val="single"/>
          <w14:textFill>
            <w14:solidFill>
              <w14:schemeClr w14:val="tx1"/>
            </w14:solidFill>
          </w14:textFill>
        </w:rPr>
        <w:t>（招标项目名称）</w:t>
      </w:r>
      <w:r>
        <w:rPr>
          <w:rFonts w:hint="eastAsia"/>
          <w:color w:val="000000" w:themeColor="text1"/>
          <w:sz w:val="44"/>
          <w:szCs w:val="44"/>
          <w14:textFill>
            <w14:solidFill>
              <w14:schemeClr w14:val="tx1"/>
            </w14:solidFill>
          </w14:textFill>
        </w:rPr>
        <w:t xml:space="preserve"> </w:t>
      </w:r>
      <w:r>
        <w:rPr>
          <w:rFonts w:hint="eastAsia"/>
          <w:bCs/>
          <w:color w:val="000000" w:themeColor="text1"/>
          <w:sz w:val="44"/>
          <w:szCs w:val="44"/>
          <w:u w:val="single"/>
          <w14:textFill>
            <w14:solidFill>
              <w14:schemeClr w14:val="tx1"/>
            </w14:solidFill>
          </w14:textFill>
        </w:rPr>
        <w:t xml:space="preserve">      </w:t>
      </w:r>
      <w:r>
        <w:rPr>
          <w:rFonts w:hint="eastAsia"/>
          <w:b/>
          <w:color w:val="000000" w:themeColor="text1"/>
          <w:sz w:val="44"/>
          <w:szCs w:val="44"/>
          <w14:textFill>
            <w14:solidFill>
              <w14:schemeClr w14:val="tx1"/>
            </w14:solidFill>
          </w14:textFill>
        </w:rPr>
        <w:t>标段招标</w:t>
      </w:r>
      <w:bookmarkEnd w:id="477"/>
      <w:bookmarkEnd w:id="478"/>
      <w:bookmarkEnd w:id="479"/>
      <w:bookmarkEnd w:id="480"/>
      <w:bookmarkEnd w:id="481"/>
      <w:bookmarkEnd w:id="482"/>
      <w:bookmarkEnd w:id="483"/>
    </w:p>
    <w:p>
      <w:pPr>
        <w:rPr>
          <w:color w:val="000000" w:themeColor="text1"/>
          <w14:textFill>
            <w14:solidFill>
              <w14:schemeClr w14:val="tx1"/>
            </w14:solidFill>
          </w14:textFill>
        </w:rPr>
      </w:pPr>
    </w:p>
    <w:p>
      <w:pPr>
        <w:jc w:val="center"/>
        <w:rPr>
          <w:color w:val="000000" w:themeColor="text1"/>
          <w:sz w:val="36"/>
          <w:szCs w:val="36"/>
          <w14:textFill>
            <w14:solidFill>
              <w14:schemeClr w14:val="tx1"/>
            </w14:solidFill>
          </w14:textFill>
        </w:rPr>
      </w:pPr>
    </w:p>
    <w:p>
      <w:pPr>
        <w:rPr>
          <w:color w:val="000000" w:themeColor="text1"/>
          <w:sz w:val="36"/>
          <w:szCs w:val="36"/>
          <w14:textFill>
            <w14:solidFill>
              <w14:schemeClr w14:val="tx1"/>
            </w14:solidFill>
          </w14:textFill>
        </w:rPr>
      </w:pPr>
    </w:p>
    <w:p>
      <w:pPr>
        <w:pStyle w:val="193"/>
        <w:spacing w:before="240" w:after="240"/>
        <w:jc w:val="center"/>
        <w:rPr>
          <w:b w:val="0"/>
          <w:bCs w:val="0"/>
          <w:color w:val="000000" w:themeColor="text1"/>
          <w:sz w:val="44"/>
          <w:szCs w:val="44"/>
          <w14:textFill>
            <w14:solidFill>
              <w14:schemeClr w14:val="tx1"/>
            </w14:solidFill>
          </w14:textFill>
        </w:rPr>
      </w:pPr>
      <w:bookmarkStart w:id="484" w:name="_Toc6941"/>
      <w:r>
        <w:rPr>
          <w:rFonts w:hint="eastAsia"/>
          <w:b w:val="0"/>
          <w:bCs w:val="0"/>
          <w:color w:val="000000" w:themeColor="text1"/>
          <w:sz w:val="44"/>
          <w:szCs w:val="44"/>
          <w14:textFill>
            <w14:solidFill>
              <w14:schemeClr w14:val="tx1"/>
            </w14:solidFill>
          </w14:textFill>
        </w:rPr>
        <w:t>投标文件</w:t>
      </w:r>
      <w:bookmarkEnd w:id="484"/>
    </w:p>
    <w:p>
      <w:pPr>
        <w:pStyle w:val="193"/>
        <w:spacing w:before="240" w:after="240"/>
        <w:jc w:val="center"/>
        <w:rPr>
          <w:b w:val="0"/>
          <w:bCs w:val="0"/>
          <w:color w:val="000000" w:themeColor="text1"/>
          <w14:textFill>
            <w14:solidFill>
              <w14:schemeClr w14:val="tx1"/>
            </w14:solidFill>
          </w14:textFill>
        </w:rPr>
      </w:pPr>
      <w:bookmarkStart w:id="485" w:name="_Toc14582"/>
      <w:bookmarkStart w:id="486" w:name="_Toc7297"/>
      <w:bookmarkStart w:id="487" w:name="_Toc8747"/>
      <w:bookmarkStart w:id="488" w:name="_Toc18920"/>
      <w:r>
        <w:rPr>
          <w:rFonts w:hint="eastAsia"/>
          <w:b w:val="0"/>
          <w:bCs w:val="0"/>
          <w:color w:val="000000" w:themeColor="text1"/>
          <w14:textFill>
            <w14:solidFill>
              <w14:schemeClr w14:val="tx1"/>
            </w14:solidFill>
          </w14:textFill>
        </w:rPr>
        <w:t>（报价文件）</w:t>
      </w:r>
      <w:bookmarkEnd w:id="485"/>
      <w:bookmarkEnd w:id="486"/>
      <w:bookmarkEnd w:id="487"/>
      <w:bookmarkEnd w:id="488"/>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left"/>
        <w:rPr>
          <w:b/>
          <w:bCs/>
          <w:color w:val="000000" w:themeColor="text1"/>
          <w:sz w:val="20"/>
          <w:szCs w:val="22"/>
          <w14:textFill>
            <w14:solidFill>
              <w14:schemeClr w14:val="tx1"/>
            </w14:solidFill>
          </w14:textFill>
        </w:rPr>
      </w:pPr>
    </w:p>
    <w:p>
      <w:pPr>
        <w:jc w:val="center"/>
        <w:rPr>
          <w:b/>
          <w:bCs/>
          <w:color w:val="000000" w:themeColor="text1"/>
          <w:sz w:val="20"/>
          <w:szCs w:val="22"/>
          <w14:textFill>
            <w14:solidFill>
              <w14:schemeClr w14:val="tx1"/>
            </w14:solidFill>
          </w14:textFill>
        </w:rPr>
      </w:pPr>
    </w:p>
    <w:p>
      <w:pPr>
        <w:jc w:val="center"/>
        <w:rPr>
          <w:b/>
          <w:bCs/>
          <w:color w:val="000000" w:themeColor="text1"/>
          <w:sz w:val="20"/>
          <w:szCs w:val="22"/>
          <w14:textFill>
            <w14:solidFill>
              <w14:schemeClr w14:val="tx1"/>
            </w14:solidFill>
          </w14:textFill>
        </w:rPr>
      </w:pPr>
    </w:p>
    <w:p>
      <w:pPr>
        <w:jc w:val="center"/>
        <w:rPr>
          <w:rFonts w:eastAsia="黑体"/>
          <w:color w:val="000000" w:themeColor="text1"/>
          <w:sz w:val="28"/>
          <w:szCs w:val="28"/>
          <w14:textFill>
            <w14:solidFill>
              <w14:schemeClr w14:val="tx1"/>
            </w14:solidFill>
          </w14:textFill>
        </w:rPr>
      </w:pPr>
    </w:p>
    <w:p>
      <w:pPr>
        <w:jc w:val="center"/>
        <w:rPr>
          <w:rFonts w:eastAsia="黑体"/>
          <w:color w:val="000000" w:themeColor="text1"/>
          <w:sz w:val="28"/>
          <w:szCs w:val="28"/>
          <w14:textFill>
            <w14:solidFill>
              <w14:schemeClr w14:val="tx1"/>
            </w14:solidFill>
          </w14:textFill>
        </w:rPr>
      </w:pPr>
      <w:r>
        <w:rPr>
          <w:rFonts w:hint="eastAsia" w:eastAsia="黑体"/>
          <w:color w:val="000000" w:themeColor="text1"/>
          <w:sz w:val="28"/>
          <w:szCs w:val="28"/>
          <w14:textFill>
            <w14:solidFill>
              <w14:schemeClr w14:val="tx1"/>
            </w14:solidFill>
          </w14:textFill>
        </w:rPr>
        <w:t>投标人：</w:t>
      </w:r>
      <w:r>
        <w:rPr>
          <w:rFonts w:hint="eastAsia" w:eastAsia="黑体"/>
          <w:color w:val="000000" w:themeColor="text1"/>
          <w:sz w:val="28"/>
          <w:szCs w:val="28"/>
          <w:u w:val="single"/>
          <w14:textFill>
            <w14:solidFill>
              <w14:schemeClr w14:val="tx1"/>
            </w14:solidFill>
          </w14:textFill>
        </w:rPr>
        <w:t xml:space="preserve">                               </w:t>
      </w:r>
      <w:r>
        <w:rPr>
          <w:rFonts w:hint="eastAsia" w:eastAsia="黑体"/>
          <w:color w:val="000000" w:themeColor="text1"/>
          <w:sz w:val="28"/>
          <w:szCs w:val="28"/>
          <w14:textFill>
            <w14:solidFill>
              <w14:schemeClr w14:val="tx1"/>
            </w14:solidFill>
          </w14:textFill>
        </w:rPr>
        <w:t>（盖单位章）</w:t>
      </w:r>
    </w:p>
    <w:p>
      <w:pPr>
        <w:jc w:val="center"/>
        <w:rPr>
          <w:rFonts w:eastAsia="黑体"/>
          <w:color w:val="000000" w:themeColor="text1"/>
          <w:sz w:val="28"/>
          <w:szCs w:val="28"/>
          <w14:textFill>
            <w14:solidFill>
              <w14:schemeClr w14:val="tx1"/>
            </w14:solidFill>
          </w14:textFill>
        </w:rPr>
      </w:pPr>
    </w:p>
    <w:p>
      <w:pPr>
        <w:jc w:val="center"/>
        <w:rPr>
          <w:b/>
          <w:bCs/>
          <w:color w:val="000000" w:themeColor="text1"/>
          <w:sz w:val="28"/>
          <w:szCs w:val="22"/>
          <w14:textFill>
            <w14:solidFill>
              <w14:schemeClr w14:val="tx1"/>
            </w14:solidFill>
          </w14:textFill>
        </w:rPr>
      </w:pPr>
      <w:r>
        <w:rPr>
          <w:rFonts w:hint="eastAsia" w:eastAsia="黑体"/>
          <w:color w:val="000000" w:themeColor="text1"/>
          <w:sz w:val="28"/>
          <w:szCs w:val="28"/>
          <w:u w:val="single"/>
          <w14:textFill>
            <w14:solidFill>
              <w14:schemeClr w14:val="tx1"/>
            </w14:solidFill>
          </w14:textFill>
        </w:rPr>
        <w:t xml:space="preserve">    </w:t>
      </w:r>
      <w:r>
        <w:rPr>
          <w:rFonts w:hint="eastAsia" w:eastAsia="黑体"/>
          <w:color w:val="000000" w:themeColor="text1"/>
          <w:sz w:val="28"/>
          <w:szCs w:val="28"/>
          <w14:textFill>
            <w14:solidFill>
              <w14:schemeClr w14:val="tx1"/>
            </w14:solidFill>
          </w14:textFill>
        </w:rPr>
        <w:t>年</w:t>
      </w:r>
      <w:r>
        <w:rPr>
          <w:rFonts w:hint="eastAsia" w:eastAsia="黑体"/>
          <w:color w:val="000000" w:themeColor="text1"/>
          <w:sz w:val="28"/>
          <w:szCs w:val="28"/>
          <w:u w:val="single"/>
          <w14:textFill>
            <w14:solidFill>
              <w14:schemeClr w14:val="tx1"/>
            </w14:solidFill>
          </w14:textFill>
        </w:rPr>
        <w:t xml:space="preserve">   </w:t>
      </w:r>
      <w:r>
        <w:rPr>
          <w:rFonts w:hint="eastAsia" w:eastAsia="黑体"/>
          <w:color w:val="000000" w:themeColor="text1"/>
          <w:sz w:val="28"/>
          <w:szCs w:val="28"/>
          <w14:textFill>
            <w14:solidFill>
              <w14:schemeClr w14:val="tx1"/>
            </w14:solidFill>
          </w14:textFill>
        </w:rPr>
        <w:t>月</w:t>
      </w:r>
      <w:r>
        <w:rPr>
          <w:rFonts w:hint="eastAsia" w:eastAsia="黑体"/>
          <w:color w:val="000000" w:themeColor="text1"/>
          <w:sz w:val="28"/>
          <w:szCs w:val="28"/>
          <w:u w:val="single"/>
          <w14:textFill>
            <w14:solidFill>
              <w14:schemeClr w14:val="tx1"/>
            </w14:solidFill>
          </w14:textFill>
        </w:rPr>
        <w:t xml:space="preserve">   </w:t>
      </w:r>
      <w:r>
        <w:rPr>
          <w:rFonts w:hint="eastAsia" w:eastAsia="黑体"/>
          <w:color w:val="000000" w:themeColor="text1"/>
          <w:sz w:val="28"/>
          <w:szCs w:val="28"/>
          <w14:textFill>
            <w14:solidFill>
              <w14:schemeClr w14:val="tx1"/>
            </w14:solidFill>
          </w14:textFill>
        </w:rPr>
        <w:t>日</w:t>
      </w:r>
    </w:p>
    <w:p>
      <w:pPr>
        <w:jc w:val="center"/>
        <w:rPr>
          <w:rFonts w:ascii="黑体" w:hAnsi="黑体" w:eastAsia="黑体"/>
          <w:color w:val="000000" w:themeColor="text1"/>
          <w14:textFill>
            <w14:solidFill>
              <w14:schemeClr w14:val="tx1"/>
            </w14:solidFill>
          </w14:textFill>
        </w:rPr>
      </w:pPr>
      <w:r>
        <w:rPr>
          <w:rFonts w:ascii="黑体" w:hAnsi="黑体" w:eastAsia="黑体"/>
          <w:color w:val="000000" w:themeColor="text1"/>
          <w14:textFill>
            <w14:solidFill>
              <w14:schemeClr w14:val="tx1"/>
            </w14:solidFill>
          </w14:textFill>
        </w:rPr>
        <w:br w:type="page"/>
      </w:r>
      <w:r>
        <w:rPr>
          <w:rFonts w:hint="eastAsia" w:ascii="黑体" w:hAnsi="黑体" w:eastAsia="黑体"/>
          <w:color w:val="000000" w:themeColor="text1"/>
          <w14:textFill>
            <w14:solidFill>
              <w14:schemeClr w14:val="tx1"/>
            </w14:solidFill>
          </w14:textFill>
        </w:rPr>
        <w:t>目  录</w:t>
      </w:r>
    </w:p>
    <w:p>
      <w:pPr>
        <w:ind w:firstLine="446"/>
        <w:rPr>
          <w:color w:val="000000" w:themeColor="text1"/>
          <w:spacing w:val="-6"/>
          <w:szCs w:val="21"/>
          <w14:textFill>
            <w14:solidFill>
              <w14:schemeClr w14:val="tx1"/>
            </w14:solidFill>
          </w14:textFill>
        </w:rPr>
      </w:pPr>
    </w:p>
    <w:p>
      <w:pPr>
        <w:ind w:firstLine="446"/>
        <w:rPr>
          <w:color w:val="000000" w:themeColor="text1"/>
          <w:spacing w:val="-6"/>
          <w:szCs w:val="21"/>
          <w14:textFill>
            <w14:solidFill>
              <w14:schemeClr w14:val="tx1"/>
            </w14:solidFill>
          </w14:textFill>
        </w:rPr>
      </w:pPr>
      <w:r>
        <w:rPr>
          <w:rFonts w:hint="eastAsia"/>
          <w:color w:val="000000" w:themeColor="text1"/>
          <w:spacing w:val="-6"/>
          <w:szCs w:val="21"/>
          <w14:textFill>
            <w14:solidFill>
              <w14:schemeClr w14:val="tx1"/>
            </w14:solidFill>
          </w14:textFill>
        </w:rPr>
        <w:t>一、投标函</w:t>
      </w:r>
    </w:p>
    <w:p>
      <w:pPr>
        <w:ind w:firstLine="446"/>
        <w:rPr>
          <w:b/>
          <w:bCs/>
          <w:color w:val="000000" w:themeColor="text1"/>
          <w:sz w:val="32"/>
          <w14:textFill>
            <w14:solidFill>
              <w14:schemeClr w14:val="tx1"/>
            </w14:solidFill>
          </w14:textFill>
        </w:rPr>
      </w:pPr>
      <w:r>
        <w:rPr>
          <w:rFonts w:hint="eastAsia"/>
          <w:color w:val="000000" w:themeColor="text1"/>
          <w:spacing w:val="-6"/>
          <w:szCs w:val="21"/>
          <w14:textFill>
            <w14:solidFill>
              <w14:schemeClr w14:val="tx1"/>
            </w14:solidFill>
          </w14:textFill>
        </w:rPr>
        <w:t>二、价格清单</w:t>
      </w:r>
    </w:p>
    <w:p>
      <w:pPr>
        <w:ind w:firstLine="446"/>
        <w:rPr>
          <w:color w:val="000000" w:themeColor="text1"/>
          <w:spacing w:val="-6"/>
          <w:szCs w:val="21"/>
          <w14:textFill>
            <w14:solidFill>
              <w14:schemeClr w14:val="tx1"/>
            </w14:solidFill>
          </w14:textFill>
        </w:rPr>
      </w:pPr>
      <w:r>
        <w:rPr>
          <w:rFonts w:hint="eastAsia"/>
          <w:color w:val="000000" w:themeColor="text1"/>
          <w:spacing w:val="-6"/>
          <w:szCs w:val="21"/>
          <w14:textFill>
            <w14:solidFill>
              <w14:schemeClr w14:val="tx1"/>
            </w14:solidFill>
          </w14:textFill>
        </w:rPr>
        <w:t>三、</w:t>
      </w:r>
      <w:r>
        <w:rPr>
          <w:rFonts w:hint="eastAsia"/>
          <w:color w:val="000000" w:themeColor="text1"/>
          <w14:textFill>
            <w14:solidFill>
              <w14:schemeClr w14:val="tx1"/>
            </w14:solidFill>
          </w14:textFill>
        </w:rPr>
        <w:t>投标报价需要说明的其他资料</w:t>
      </w:r>
    </w:p>
    <w:p>
      <w:pPr>
        <w:pStyle w:val="194"/>
        <w:spacing w:before="240" w:after="240"/>
        <w:jc w:val="center"/>
        <w:rPr>
          <w:rFonts w:ascii="Times New Roman" w:hAnsi="Times New Roman"/>
          <w:color w:val="000000" w:themeColor="text1"/>
          <w14:textFill>
            <w14:solidFill>
              <w14:schemeClr w14:val="tx1"/>
            </w14:solidFill>
          </w14:textFill>
        </w:rPr>
      </w:pPr>
      <w:bookmarkStart w:id="489" w:name="_Toc460227120"/>
      <w:bookmarkStart w:id="490" w:name="_Toc390411631"/>
      <w:bookmarkStart w:id="491" w:name="_Toc421917012"/>
      <w:bookmarkStart w:id="492" w:name="_Toc460660235"/>
      <w:r>
        <w:rPr>
          <w:rFonts w:hint="eastAsia" w:ascii="Times New Roman" w:hAnsi="Times New Roman"/>
          <w:color w:val="000000" w:themeColor="text1"/>
          <w14:textFill>
            <w14:solidFill>
              <w14:schemeClr w14:val="tx1"/>
            </w14:solidFill>
          </w14:textFill>
        </w:rPr>
        <w:br w:type="page"/>
      </w:r>
      <w:r>
        <w:rPr>
          <w:rFonts w:hint="eastAsia" w:ascii="Times New Roman" w:hAnsi="Times New Roman"/>
          <w:color w:val="000000" w:themeColor="text1"/>
          <w14:textFill>
            <w14:solidFill>
              <w14:schemeClr w14:val="tx1"/>
            </w14:solidFill>
          </w14:textFill>
        </w:rPr>
        <w:t>一、投标函</w:t>
      </w:r>
      <w:bookmarkEnd w:id="489"/>
      <w:bookmarkEnd w:id="490"/>
      <w:bookmarkEnd w:id="491"/>
      <w:bookmarkEnd w:id="492"/>
    </w:p>
    <w:p>
      <w:pPr>
        <w:spacing w:before="48" w:after="48"/>
        <w:rPr>
          <w:color w:val="000000" w:themeColor="text1"/>
          <w:szCs w:val="22"/>
          <w:u w:val="single"/>
          <w14:textFill>
            <w14:solidFill>
              <w14:schemeClr w14:val="tx1"/>
            </w14:solidFill>
          </w14:textFill>
        </w:rPr>
      </w:pPr>
      <w:r>
        <w:rPr>
          <w:rFonts w:hint="eastAsia"/>
          <w:bCs/>
          <w:color w:val="000000" w:themeColor="text1"/>
          <w14:textFill>
            <w14:solidFill>
              <w14:schemeClr w14:val="tx1"/>
            </w14:solidFill>
          </w14:textFill>
        </w:rPr>
        <w:t>致：</w:t>
      </w:r>
      <w:r>
        <w:rPr>
          <w:rFonts w:hint="eastAsia"/>
          <w:bCs/>
          <w:color w:val="000000" w:themeColor="text1"/>
          <w:u w:val="single"/>
          <w14:textFill>
            <w14:solidFill>
              <w14:schemeClr w14:val="tx1"/>
            </w14:solidFill>
          </w14:textFill>
        </w:rPr>
        <w:t>（招标人）</w:t>
      </w:r>
    </w:p>
    <w:p>
      <w:pPr>
        <w:tabs>
          <w:tab w:val="left" w:pos="7560"/>
        </w:tabs>
        <w:spacing w:before="48" w:after="48"/>
        <w:ind w:firstLine="480"/>
        <w:jc w:val="left"/>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1. 我方已仔细研究</w:t>
      </w:r>
      <w:r>
        <w:rPr>
          <w:rFonts w:hint="eastAsia"/>
          <w:color w:val="000000" w:themeColor="text1"/>
          <w:szCs w:val="22"/>
          <w:u w:val="single"/>
          <w14:textFill>
            <w14:solidFill>
              <w14:schemeClr w14:val="tx1"/>
            </w14:solidFill>
          </w14:textFill>
        </w:rPr>
        <w:t>（招标项目名称）</w:t>
      </w:r>
      <w:r>
        <w:rPr>
          <w:rFonts w:hint="eastAsia"/>
          <w:color w:val="000000" w:themeColor="text1"/>
          <w:szCs w:val="22"/>
          <w14:textFill>
            <w14:solidFill>
              <w14:schemeClr w14:val="tx1"/>
            </w14:solidFill>
          </w14:textFill>
        </w:rPr>
        <w:t xml:space="preserve"> </w:t>
      </w:r>
      <w:r>
        <w:rPr>
          <w:rFonts w:hint="eastAsia"/>
          <w:color w:val="000000" w:themeColor="text1"/>
          <w:szCs w:val="22"/>
          <w:u w:val="single"/>
          <w14:textFill>
            <w14:solidFill>
              <w14:schemeClr w14:val="tx1"/>
            </w14:solidFill>
          </w14:textFill>
        </w:rPr>
        <w:t xml:space="preserve">   </w:t>
      </w:r>
      <w:r>
        <w:rPr>
          <w:rFonts w:hint="eastAsia"/>
          <w:color w:val="000000" w:themeColor="text1"/>
          <w:szCs w:val="22"/>
          <w14:textFill>
            <w14:solidFill>
              <w14:schemeClr w14:val="tx1"/>
            </w14:solidFill>
          </w14:textFill>
        </w:rPr>
        <w:t>标段招标文件的全部内容，在考察项目现场后，愿意以</w:t>
      </w:r>
    </w:p>
    <w:p>
      <w:pPr>
        <w:ind w:left="780"/>
        <w:rPr>
          <w:color w:val="000000"/>
        </w:rPr>
      </w:pPr>
      <w:r>
        <w:rPr>
          <w:rFonts w:hint="eastAsia"/>
          <w:color w:val="000000"/>
        </w:rPr>
        <w:t>未税价：大写</w:t>
      </w:r>
      <w:r>
        <w:rPr>
          <w:rFonts w:hint="eastAsia"/>
          <w:color w:val="000000"/>
          <w:u w:val="single"/>
        </w:rPr>
        <w:t xml:space="preserve">              </w:t>
      </w:r>
      <w:r>
        <w:rPr>
          <w:rFonts w:hint="eastAsia"/>
          <w:color w:val="000000"/>
        </w:rPr>
        <w:t>元（</w:t>
      </w:r>
      <w:bookmarkStart w:id="493" w:name="_Hlk51664188"/>
      <w:r>
        <w:rPr>
          <w:rFonts w:hint="eastAsia"/>
          <w:color w:val="000000"/>
        </w:rPr>
        <w:t>人民币）</w:t>
      </w:r>
      <w:bookmarkEnd w:id="493"/>
      <w:r>
        <w:rPr>
          <w:rFonts w:hint="eastAsia"/>
          <w:color w:val="000000"/>
        </w:rPr>
        <w:t>小写</w:t>
      </w:r>
      <w:r>
        <w:rPr>
          <w:rFonts w:hint="eastAsia"/>
          <w:color w:val="000000"/>
          <w:u w:val="single"/>
        </w:rPr>
        <w:t xml:space="preserve">            </w:t>
      </w:r>
      <w:r>
        <w:rPr>
          <w:rFonts w:hint="eastAsia"/>
          <w:color w:val="000000"/>
        </w:rPr>
        <w:t>元（人民币）；</w:t>
      </w:r>
    </w:p>
    <w:p>
      <w:pPr>
        <w:ind w:left="780"/>
        <w:rPr>
          <w:color w:val="000000"/>
        </w:rPr>
      </w:pPr>
      <w:r>
        <w:rPr>
          <w:rFonts w:hint="eastAsia"/>
          <w:color w:val="000000"/>
        </w:rPr>
        <w:t>含税价：</w:t>
      </w:r>
      <w:bookmarkStart w:id="494" w:name="_Hlk51664162"/>
      <w:r>
        <w:rPr>
          <w:rFonts w:hint="eastAsia"/>
          <w:color w:val="000000"/>
        </w:rPr>
        <w:t>大写</w:t>
      </w:r>
      <w:r>
        <w:rPr>
          <w:rFonts w:hint="eastAsia"/>
          <w:color w:val="000000"/>
          <w:u w:val="single"/>
        </w:rPr>
        <w:t xml:space="preserve">               </w:t>
      </w:r>
      <w:r>
        <w:rPr>
          <w:rFonts w:hint="eastAsia"/>
          <w:color w:val="000000"/>
        </w:rPr>
        <w:t>元（人民币））小写</w:t>
      </w:r>
      <w:r>
        <w:rPr>
          <w:rFonts w:hint="eastAsia"/>
          <w:color w:val="000000"/>
          <w:u w:val="single"/>
        </w:rPr>
        <w:t xml:space="preserve">         </w:t>
      </w:r>
      <w:r>
        <w:rPr>
          <w:rFonts w:hint="eastAsia"/>
          <w:color w:val="000000"/>
        </w:rPr>
        <w:t>元（人民币）</w:t>
      </w:r>
      <w:bookmarkEnd w:id="494"/>
    </w:p>
    <w:p>
      <w:pPr>
        <w:tabs>
          <w:tab w:val="left" w:pos="7560"/>
        </w:tabs>
        <w:spacing w:before="48" w:after="48"/>
        <w:ind w:firstLine="480"/>
        <w:jc w:val="left"/>
        <w:rPr>
          <w:color w:val="000000" w:themeColor="text1"/>
          <w:szCs w:val="22"/>
          <w14:textFill>
            <w14:solidFill>
              <w14:schemeClr w14:val="tx1"/>
            </w14:solidFill>
          </w14:textFill>
        </w:rPr>
      </w:pPr>
      <w:r>
        <w:rPr>
          <w:rFonts w:hint="eastAsia"/>
          <w:color w:val="000000" w:themeColor="text1"/>
          <w:szCs w:val="22"/>
          <w14:textFill>
            <w14:solidFill>
              <w14:schemeClr w14:val="tx1"/>
            </w14:solidFill>
          </w14:textFill>
        </w:rPr>
        <w:t>的投标总报价，按照合同约定进行设计、管理工作，实现工程目的。</w:t>
      </w:r>
    </w:p>
    <w:p>
      <w:pPr>
        <w:tabs>
          <w:tab w:val="left" w:pos="7560"/>
        </w:tabs>
        <w:spacing w:before="48" w:after="48"/>
        <w:ind w:firstLine="480"/>
        <w:jc w:val="left"/>
        <w:rPr>
          <w:bCs/>
          <w:color w:val="000000" w:themeColor="text1"/>
          <w:szCs w:val="32"/>
          <w14:textFill>
            <w14:solidFill>
              <w14:schemeClr w14:val="tx1"/>
            </w14:solidFill>
          </w14:textFill>
        </w:rPr>
      </w:pPr>
      <w:r>
        <w:rPr>
          <w:rFonts w:hint="eastAsia"/>
          <w:bCs/>
          <w:color w:val="000000" w:themeColor="text1"/>
          <w:szCs w:val="32"/>
          <w14:textFill>
            <w14:solidFill>
              <w14:schemeClr w14:val="tx1"/>
            </w14:solidFill>
          </w14:textFill>
        </w:rPr>
        <w:t>2. 我方已按照招标文件要求详细审核并确认全部招标文件及有关附件，充分理解投标价格不得低于企业个别成本有关规定。我方经成本核算，所填报的投标报价不低于企业个别成本。</w:t>
      </w:r>
    </w:p>
    <w:p>
      <w:pPr>
        <w:spacing w:before="48" w:after="48"/>
        <w:ind w:firstLine="420"/>
        <w:rPr>
          <w:bCs/>
          <w:color w:val="000000" w:themeColor="text1"/>
          <w:szCs w:val="32"/>
          <w14:textFill>
            <w14:solidFill>
              <w14:schemeClr w14:val="tx1"/>
            </w14:solidFill>
          </w14:textFill>
        </w:rPr>
      </w:pPr>
      <w:r>
        <w:rPr>
          <w:rFonts w:hint="eastAsia"/>
          <w:bCs/>
          <w:color w:val="000000" w:themeColor="text1"/>
          <w:szCs w:val="32"/>
          <w14:textFill>
            <w14:solidFill>
              <w14:schemeClr w14:val="tx1"/>
            </w14:solidFill>
          </w14:textFill>
        </w:rPr>
        <w:t xml:space="preserve">3. </w:t>
      </w:r>
      <w:r>
        <w:rPr>
          <w:rFonts w:hint="eastAsia" w:eastAsia="黑体"/>
          <w:color w:val="000000" w:themeColor="text1"/>
          <w:szCs w:val="21"/>
          <w:u w:val="single"/>
          <w14:textFill>
            <w14:solidFill>
              <w14:schemeClr w14:val="tx1"/>
            </w14:solidFill>
          </w14:textFill>
        </w:rPr>
        <w:t xml:space="preserve">                          </w:t>
      </w:r>
      <w:r>
        <w:rPr>
          <w:color w:val="000000" w:themeColor="text1"/>
          <w:szCs w:val="21"/>
          <w14:textFill>
            <w14:solidFill>
              <w14:schemeClr w14:val="tx1"/>
            </w14:solidFill>
          </w14:textFill>
        </w:rPr>
        <w:t>（其他补充说明）。</w:t>
      </w:r>
    </w:p>
    <w:p>
      <w:pPr>
        <w:spacing w:before="48" w:after="48"/>
        <w:ind w:firstLine="420"/>
        <w:rPr>
          <w:bCs/>
          <w:color w:val="000000" w:themeColor="text1"/>
          <w:szCs w:val="21"/>
          <w14:textFill>
            <w14:solidFill>
              <w14:schemeClr w14:val="tx1"/>
            </w14:solidFill>
          </w14:textFill>
        </w:rPr>
      </w:pPr>
    </w:p>
    <w:p>
      <w:pPr>
        <w:jc w:val="right"/>
        <w:rPr>
          <w:bCs/>
          <w:color w:val="000000" w:themeColor="text1"/>
          <w:szCs w:val="21"/>
          <w:u w:val="single"/>
          <w14:textFill>
            <w14:solidFill>
              <w14:schemeClr w14:val="tx1"/>
            </w14:solidFill>
          </w14:textFill>
        </w:rPr>
      </w:pPr>
      <w:r>
        <w:rPr>
          <w:rFonts w:hint="eastAsia"/>
          <w:bCs/>
          <w:color w:val="000000" w:themeColor="text1"/>
          <w:spacing w:val="120"/>
          <w:szCs w:val="21"/>
          <w14:textFill>
            <w14:solidFill>
              <w14:schemeClr w14:val="tx1"/>
            </w14:solidFill>
          </w14:textFill>
        </w:rPr>
        <w:t>投标</w:t>
      </w:r>
      <w:r>
        <w:rPr>
          <w:rFonts w:hint="eastAsia"/>
          <w:bCs/>
          <w:color w:val="000000" w:themeColor="text1"/>
          <w:szCs w:val="21"/>
          <w14:textFill>
            <w14:solidFill>
              <w14:schemeClr w14:val="tx1"/>
            </w14:solidFill>
          </w14:textFill>
        </w:rPr>
        <w:t>人：</w:t>
      </w:r>
      <w:r>
        <w:rPr>
          <w:rFonts w:hint="eastAsia"/>
          <w:bCs/>
          <w:color w:val="000000" w:themeColor="text1"/>
          <w:szCs w:val="21"/>
          <w:u w:val="single"/>
          <w14:textFill>
            <w14:solidFill>
              <w14:schemeClr w14:val="tx1"/>
            </w14:solidFill>
          </w14:textFill>
        </w:rPr>
        <w:t xml:space="preserve">            </w:t>
      </w:r>
      <w:r>
        <w:rPr>
          <w:rFonts w:hint="eastAsia"/>
          <w:bCs/>
          <w:color w:val="000000" w:themeColor="text1"/>
          <w:szCs w:val="21"/>
          <w14:textFill>
            <w14:solidFill>
              <w14:schemeClr w14:val="tx1"/>
            </w14:solidFill>
          </w14:textFill>
        </w:rPr>
        <w:t>（盖单位章）</w:t>
      </w:r>
    </w:p>
    <w:p>
      <w:pPr>
        <w:jc w:val="right"/>
        <w:rPr>
          <w:color w:val="000000" w:themeColor="text1"/>
          <w:szCs w:val="21"/>
          <w:u w:val="single"/>
          <w14:textFill>
            <w14:solidFill>
              <w14:schemeClr w14:val="tx1"/>
            </w14:solidFill>
          </w14:textFill>
        </w:rPr>
      </w:pPr>
      <w:r>
        <w:rPr>
          <w:rFonts w:hint="eastAsia"/>
          <w:color w:val="000000" w:themeColor="text1"/>
          <w:szCs w:val="21"/>
          <w14:textFill>
            <w14:solidFill>
              <w14:schemeClr w14:val="tx1"/>
            </w14:solidFill>
          </w14:textFill>
        </w:rPr>
        <w:t>法定代表人：</w:t>
      </w:r>
      <w:r>
        <w:rPr>
          <w:rFonts w:hint="eastAsia"/>
          <w:bCs/>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（签字或盖章）</w:t>
      </w:r>
    </w:p>
    <w:p>
      <w:pPr>
        <w:jc w:val="right"/>
        <w:rPr>
          <w:rFonts w:eastAsia="黑体"/>
          <w:color w:val="000000" w:themeColor="text1"/>
          <w:sz w:val="28"/>
          <w:szCs w:val="28"/>
          <w14:textFill>
            <w14:solidFill>
              <w14:schemeClr w14:val="tx1"/>
            </w14:solidFill>
          </w14:textFill>
        </w:rPr>
      </w:pPr>
      <w:r>
        <w:rPr>
          <w:rFonts w:hint="eastAsia"/>
          <w:bCs/>
          <w:color w:val="000000" w:themeColor="text1"/>
          <w:spacing w:val="360"/>
          <w:szCs w:val="21"/>
          <w14:textFill>
            <w14:solidFill>
              <w14:schemeClr w14:val="tx1"/>
            </w14:solidFill>
          </w14:textFill>
        </w:rPr>
        <w:t>日</w:t>
      </w:r>
      <w:r>
        <w:rPr>
          <w:rFonts w:hint="eastAsia"/>
          <w:bCs/>
          <w:color w:val="000000" w:themeColor="text1"/>
          <w:szCs w:val="21"/>
          <w14:textFill>
            <w14:solidFill>
              <w14:schemeClr w14:val="tx1"/>
            </w14:solidFill>
          </w14:textFill>
        </w:rPr>
        <w:t>期</w:t>
      </w:r>
      <w:r>
        <w:rPr>
          <w:rFonts w:hint="eastAsia"/>
          <w:color w:val="000000" w:themeColor="text1"/>
          <w:szCs w:val="21"/>
          <w14:textFill>
            <w14:solidFill>
              <w14:schemeClr w14:val="tx1"/>
            </w14:solidFill>
          </w14:textFill>
        </w:rPr>
        <w:t>：</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年</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月</w:t>
      </w:r>
      <w:r>
        <w:rPr>
          <w:rFonts w:hint="eastAsia"/>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日</w:t>
      </w:r>
    </w:p>
    <w:p>
      <w:pPr>
        <w:pStyle w:val="194"/>
        <w:spacing w:before="240" w:after="240"/>
        <w:jc w:val="center"/>
        <w:rPr>
          <w:color w:val="000000" w:themeColor="text1"/>
          <w14:textFill>
            <w14:solidFill>
              <w14:schemeClr w14:val="tx1"/>
            </w14:solidFill>
          </w14:textFill>
        </w:rPr>
      </w:pPr>
      <w:bookmarkStart w:id="495" w:name="_Toc13928604"/>
      <w:r>
        <w:rPr>
          <w:color w:val="000000" w:themeColor="text1"/>
          <w14:textFill>
            <w14:solidFill>
              <w14:schemeClr w14:val="tx1"/>
            </w14:solidFill>
          </w14:textFill>
        </w:rPr>
        <w:br w:type="page"/>
      </w:r>
      <w:r>
        <w:rPr>
          <w:rFonts w:hint="eastAsia"/>
          <w:color w:val="000000" w:themeColor="text1"/>
          <w14:textFill>
            <w14:solidFill>
              <w14:schemeClr w14:val="tx1"/>
            </w14:solidFill>
          </w14:textFill>
        </w:rPr>
        <w:t>二、价格清单</w:t>
      </w:r>
      <w:bookmarkEnd w:id="495"/>
    </w:p>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（一） </w:t>
      </w:r>
      <w:r>
        <w:rPr>
          <w:rFonts w:hint="eastAsia" w:ascii="黑体" w:hAnsi="黑体" w:eastAsia="黑体"/>
          <w:color w:val="000000" w:themeColor="text1"/>
          <w14:textFill>
            <w14:solidFill>
              <w14:schemeClr w14:val="tx1"/>
            </w14:solidFill>
          </w14:textFill>
        </w:rPr>
        <w:t>投标报价汇总表</w:t>
      </w:r>
    </w:p>
    <w:p>
      <w:pPr>
        <w:spacing w:line="440" w:lineRule="exact"/>
        <w:jc w:val="center"/>
        <w:rPr>
          <w:color w:val="000000" w:themeColor="text1"/>
          <w:sz w:val="20"/>
          <w:szCs w:val="20"/>
          <w14:textFill>
            <w14:solidFill>
              <w14:schemeClr w14:val="tx1"/>
            </w14:solidFill>
          </w14:textFill>
        </w:rPr>
        <w:sectPr>
          <w:headerReference r:id="rId7" w:type="default"/>
          <w:footerReference r:id="rId8" w:type="default"/>
          <w:footerReference r:id="rId9" w:type="even"/>
          <w:footnotePr>
            <w:numFmt w:val="decimalEnclosedCircle"/>
          </w:footnotePr>
          <w:pgSz w:w="11906" w:h="16838"/>
          <w:pgMar w:top="1440" w:right="1519" w:bottom="1157" w:left="1519" w:header="851" w:footer="850" w:gutter="0"/>
          <w:pgNumType w:start="1"/>
          <w:cols w:space="1701" w:num="1"/>
          <w:docGrid w:linePitch="360" w:charSpace="0"/>
        </w:sectPr>
      </w:pPr>
    </w:p>
    <w:tbl>
      <w:tblPr>
        <w:tblStyle w:val="33"/>
        <w:tblW w:w="5000" w:type="pct"/>
        <w:tblInd w:w="0" w:type="dxa"/>
        <w:tblLayout w:type="autofit"/>
        <w:tblCellMar>
          <w:top w:w="0" w:type="dxa"/>
          <w:left w:w="108" w:type="dxa"/>
          <w:bottom w:w="0" w:type="dxa"/>
          <w:right w:w="108" w:type="dxa"/>
        </w:tblCellMar>
      </w:tblPr>
      <w:tblGrid>
        <w:gridCol w:w="876"/>
        <w:gridCol w:w="3249"/>
        <w:gridCol w:w="1243"/>
        <w:gridCol w:w="1445"/>
        <w:gridCol w:w="1572"/>
        <w:gridCol w:w="1318"/>
        <w:gridCol w:w="1483"/>
        <w:gridCol w:w="1483"/>
        <w:gridCol w:w="1788"/>
      </w:tblGrid>
      <w:tr>
        <w:tblPrEx>
          <w:tblCellMar>
            <w:top w:w="0" w:type="dxa"/>
            <w:left w:w="108" w:type="dxa"/>
            <w:bottom w:w="0" w:type="dxa"/>
            <w:right w:w="108" w:type="dxa"/>
          </w:tblCellMar>
        </w:tblPrEx>
        <w:trPr>
          <w:trHeight w:val="280" w:hRule="atLeast"/>
        </w:trPr>
        <w:tc>
          <w:tcPr>
            <w:tcW w:w="1443" w:type="pct"/>
            <w:gridSpan w:val="2"/>
            <w:tcBorders>
              <w:top w:val="single" w:color="auto" w:sz="4" w:space="0"/>
              <w:left w:val="single" w:color="auto" w:sz="4" w:space="0"/>
              <w:bottom w:val="single" w:color="auto" w:sz="4" w:space="0"/>
              <w:right w:val="single" w:color="auto" w:sz="4" w:space="0"/>
            </w:tcBorders>
            <w:shd w:val="clear" w:color="auto" w:fill="auto"/>
            <w:noWrap/>
            <w:vAlign w:val="bottom"/>
          </w:tcPr>
          <w:p>
            <w:pPr>
              <w:widowControl/>
              <w:spacing w:line="240" w:lineRule="auto"/>
              <w:jc w:val="center"/>
              <w:rPr>
                <w:rFonts w:ascii="等线" w:hAnsi="等线" w:eastAsia="等线" w:cs="宋体"/>
                <w:color w:val="000000"/>
                <w:sz w:val="22"/>
                <w:szCs w:val="22"/>
              </w:rPr>
            </w:pPr>
            <w:r>
              <w:rPr>
                <w:rFonts w:hint="eastAsia" w:ascii="等线" w:hAnsi="等线" w:eastAsia="等线" w:cs="宋体"/>
                <w:color w:val="000000"/>
                <w:sz w:val="22"/>
                <w:szCs w:val="22"/>
              </w:rPr>
              <w:t>　</w:t>
            </w:r>
          </w:p>
        </w:tc>
        <w:tc>
          <w:tcPr>
            <w:tcW w:w="1473" w:type="pct"/>
            <w:gridSpan w:val="3"/>
            <w:tcBorders>
              <w:top w:val="single" w:color="auto" w:sz="4" w:space="0"/>
              <w:left w:val="nil"/>
              <w:bottom w:val="single" w:color="auto" w:sz="4" w:space="0"/>
              <w:right w:val="single" w:color="auto" w:sz="4" w:space="0"/>
            </w:tcBorders>
            <w:shd w:val="clear" w:color="auto" w:fill="auto"/>
            <w:noWrap/>
            <w:vAlign w:val="bottom"/>
          </w:tcPr>
          <w:p>
            <w:pPr>
              <w:widowControl/>
              <w:spacing w:line="240" w:lineRule="auto"/>
              <w:jc w:val="center"/>
              <w:rPr>
                <w:rFonts w:ascii="等线" w:hAnsi="等线" w:eastAsia="等线" w:cs="宋体"/>
                <w:color w:val="000000"/>
                <w:sz w:val="22"/>
                <w:szCs w:val="22"/>
              </w:rPr>
            </w:pPr>
            <w:r>
              <w:rPr>
                <w:rFonts w:hint="eastAsia" w:ascii="等线" w:hAnsi="等线" w:eastAsia="等线" w:cs="宋体"/>
                <w:color w:val="000000"/>
                <w:sz w:val="22"/>
                <w:szCs w:val="22"/>
              </w:rPr>
              <w:t>设计费</w:t>
            </w:r>
          </w:p>
        </w:tc>
        <w:tc>
          <w:tcPr>
            <w:tcW w:w="1506" w:type="pct"/>
            <w:gridSpan w:val="3"/>
            <w:tcBorders>
              <w:top w:val="single" w:color="auto" w:sz="4" w:space="0"/>
              <w:left w:val="nil"/>
              <w:bottom w:val="single" w:color="auto" w:sz="4" w:space="0"/>
              <w:right w:val="single" w:color="000000" w:sz="4" w:space="0"/>
            </w:tcBorders>
            <w:shd w:val="clear" w:color="auto" w:fill="auto"/>
            <w:noWrap/>
            <w:vAlign w:val="bottom"/>
          </w:tcPr>
          <w:p>
            <w:pPr>
              <w:widowControl/>
              <w:spacing w:line="240" w:lineRule="auto"/>
              <w:jc w:val="center"/>
              <w:rPr>
                <w:rFonts w:ascii="等线" w:hAnsi="等线" w:eastAsia="等线" w:cs="宋体"/>
                <w:color w:val="000000"/>
                <w:sz w:val="22"/>
                <w:szCs w:val="22"/>
              </w:rPr>
            </w:pPr>
            <w:r>
              <w:rPr>
                <w:rFonts w:hint="eastAsia" w:ascii="等线" w:hAnsi="等线" w:eastAsia="等线" w:cs="宋体"/>
                <w:color w:val="000000"/>
                <w:sz w:val="22"/>
                <w:szCs w:val="22"/>
              </w:rPr>
              <w:t>管理费</w:t>
            </w:r>
          </w:p>
        </w:tc>
        <w:tc>
          <w:tcPr>
            <w:tcW w:w="57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ascii="等线" w:hAnsi="等线" w:eastAsia="等线" w:cs="宋体"/>
                <w:color w:val="000000"/>
                <w:sz w:val="22"/>
                <w:szCs w:val="22"/>
              </w:rPr>
            </w:pPr>
            <w:r>
              <w:rPr>
                <w:rFonts w:hint="eastAsia" w:ascii="等线" w:hAnsi="等线" w:eastAsia="等线" w:cs="宋体"/>
                <w:color w:val="000000"/>
                <w:sz w:val="22"/>
                <w:szCs w:val="22"/>
              </w:rPr>
              <w:t>小计金额</w:t>
            </w:r>
            <w:r>
              <w:rPr>
                <w:rFonts w:hint="eastAsia" w:ascii="等线" w:hAnsi="等线" w:eastAsia="等线" w:cs="宋体"/>
                <w:color w:val="000000"/>
                <w:sz w:val="22"/>
                <w:szCs w:val="22"/>
              </w:rPr>
              <w:br w:type="textWrapping"/>
            </w:r>
            <w:r>
              <w:rPr>
                <w:rFonts w:hint="eastAsia" w:ascii="等线" w:hAnsi="等线" w:eastAsia="等线" w:cs="宋体"/>
                <w:color w:val="000000"/>
                <w:sz w:val="22"/>
                <w:szCs w:val="22"/>
              </w:rPr>
              <w:t>（未税 CNY）</w:t>
            </w:r>
          </w:p>
        </w:tc>
      </w:tr>
      <w:tr>
        <w:tblPrEx>
          <w:tblCellMar>
            <w:top w:w="0" w:type="dxa"/>
            <w:left w:w="108" w:type="dxa"/>
            <w:bottom w:w="0" w:type="dxa"/>
            <w:right w:w="108" w:type="dxa"/>
          </w:tblCellMar>
        </w:tblPrEx>
        <w:trPr>
          <w:trHeight w:val="2130" w:hRule="atLeast"/>
        </w:trPr>
        <w:tc>
          <w:tcPr>
            <w:tcW w:w="308"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center"/>
              <w:rPr>
                <w:rFonts w:ascii="等线" w:hAnsi="等线" w:eastAsia="等线" w:cs="宋体"/>
                <w:color w:val="000000"/>
                <w:sz w:val="22"/>
                <w:szCs w:val="22"/>
              </w:rPr>
            </w:pPr>
            <w:r>
              <w:rPr>
                <w:rFonts w:hint="eastAsia" w:ascii="等线" w:hAnsi="等线" w:eastAsia="等线" w:cs="宋体"/>
                <w:color w:val="000000"/>
                <w:sz w:val="22"/>
                <w:szCs w:val="22"/>
              </w:rPr>
              <w:t>分项</w:t>
            </w:r>
          </w:p>
        </w:tc>
        <w:tc>
          <w:tcPr>
            <w:tcW w:w="1135" w:type="pct"/>
            <w:tcBorders>
              <w:top w:val="nil"/>
              <w:left w:val="nil"/>
              <w:bottom w:val="single" w:color="auto" w:sz="4" w:space="0"/>
              <w:right w:val="single" w:color="auto" w:sz="4" w:space="0"/>
            </w:tcBorders>
            <w:shd w:val="clear" w:color="auto" w:fill="auto"/>
            <w:noWrap/>
            <w:vAlign w:val="center"/>
          </w:tcPr>
          <w:p>
            <w:pPr>
              <w:widowControl/>
              <w:spacing w:line="240" w:lineRule="auto"/>
              <w:jc w:val="left"/>
              <w:rPr>
                <w:rFonts w:ascii="等线" w:hAnsi="等线" w:eastAsia="等线" w:cs="宋体"/>
                <w:color w:val="000000"/>
                <w:sz w:val="22"/>
                <w:szCs w:val="22"/>
              </w:rPr>
            </w:pPr>
            <w:r>
              <w:rPr>
                <w:rFonts w:hint="eastAsia" w:ascii="等线" w:hAnsi="等线" w:eastAsia="等线" w:cs="宋体"/>
                <w:color w:val="000000"/>
                <w:sz w:val="22"/>
                <w:szCs w:val="22"/>
              </w:rPr>
              <w:t>工程费暂估（未税 CNY）</w:t>
            </w:r>
          </w:p>
        </w:tc>
        <w:tc>
          <w:tcPr>
            <w:tcW w:w="414" w:type="pct"/>
            <w:tcBorders>
              <w:top w:val="nil"/>
              <w:left w:val="nil"/>
              <w:bottom w:val="single" w:color="auto" w:sz="4" w:space="0"/>
              <w:right w:val="single" w:color="auto" w:sz="4" w:space="0"/>
            </w:tcBorders>
            <w:shd w:val="clear" w:color="auto" w:fill="auto"/>
            <w:vAlign w:val="center"/>
          </w:tcPr>
          <w:p>
            <w:pPr>
              <w:widowControl/>
              <w:spacing w:line="240" w:lineRule="auto"/>
              <w:jc w:val="center"/>
              <w:rPr>
                <w:rFonts w:ascii="等线" w:hAnsi="等线" w:eastAsia="等线" w:cs="宋体"/>
                <w:color w:val="000000"/>
                <w:sz w:val="22"/>
                <w:szCs w:val="22"/>
              </w:rPr>
            </w:pPr>
            <w:r>
              <w:rPr>
                <w:rFonts w:hint="eastAsia" w:ascii="等线" w:hAnsi="等线" w:eastAsia="等线" w:cs="宋体"/>
                <w:color w:val="000000"/>
                <w:sz w:val="22"/>
                <w:szCs w:val="22"/>
              </w:rPr>
              <w:t>费率</w:t>
            </w:r>
            <w:r>
              <w:rPr>
                <w:rFonts w:hint="eastAsia" w:ascii="等线" w:hAnsi="等线" w:eastAsia="等线" w:cs="宋体"/>
                <w:color w:val="000000"/>
                <w:sz w:val="22"/>
                <w:szCs w:val="22"/>
              </w:rPr>
              <w:br w:type="textWrapping"/>
            </w:r>
            <w:r>
              <w:rPr>
                <w:rFonts w:hint="eastAsia" w:ascii="等线" w:hAnsi="等线" w:eastAsia="等线" w:cs="宋体"/>
                <w:color w:val="000000"/>
                <w:sz w:val="22"/>
                <w:szCs w:val="22"/>
              </w:rPr>
              <w:t>（设计费合计金额/工程费暂估合计金额，保留小数点后三位）</w:t>
            </w:r>
          </w:p>
        </w:tc>
        <w:tc>
          <w:tcPr>
            <w:tcW w:w="508" w:type="pct"/>
            <w:tcBorders>
              <w:top w:val="nil"/>
              <w:left w:val="nil"/>
              <w:bottom w:val="single" w:color="auto" w:sz="4" w:space="0"/>
              <w:right w:val="single" w:color="auto" w:sz="4" w:space="0"/>
            </w:tcBorders>
            <w:shd w:val="clear" w:color="auto" w:fill="auto"/>
            <w:vAlign w:val="center"/>
          </w:tcPr>
          <w:p>
            <w:pPr>
              <w:widowControl/>
              <w:spacing w:line="240" w:lineRule="auto"/>
              <w:jc w:val="center"/>
              <w:rPr>
                <w:rFonts w:ascii="等线" w:hAnsi="等线" w:eastAsia="等线" w:cs="宋体"/>
                <w:color w:val="000000"/>
                <w:sz w:val="22"/>
                <w:szCs w:val="22"/>
              </w:rPr>
            </w:pPr>
            <w:r>
              <w:rPr>
                <w:rFonts w:hint="eastAsia" w:ascii="等线" w:hAnsi="等线" w:eastAsia="等线" w:cs="宋体"/>
                <w:color w:val="000000"/>
                <w:sz w:val="22"/>
                <w:szCs w:val="22"/>
              </w:rPr>
              <w:t>设计费金额</w:t>
            </w:r>
            <w:r>
              <w:rPr>
                <w:rFonts w:hint="eastAsia" w:ascii="等线" w:hAnsi="等线" w:eastAsia="等线" w:cs="宋体"/>
                <w:color w:val="000000"/>
                <w:sz w:val="22"/>
                <w:szCs w:val="22"/>
              </w:rPr>
              <w:br w:type="textWrapping"/>
            </w:r>
            <w:r>
              <w:rPr>
                <w:rFonts w:hint="eastAsia" w:ascii="等线" w:hAnsi="等线" w:eastAsia="等线" w:cs="宋体"/>
                <w:color w:val="000000"/>
                <w:sz w:val="22"/>
                <w:szCs w:val="22"/>
              </w:rPr>
              <w:t>（未税 CNY）</w:t>
            </w:r>
          </w:p>
        </w:tc>
        <w:tc>
          <w:tcPr>
            <w:tcW w:w="552" w:type="pct"/>
            <w:tcBorders>
              <w:top w:val="nil"/>
              <w:left w:val="nil"/>
              <w:bottom w:val="single" w:color="auto" w:sz="4" w:space="0"/>
              <w:right w:val="single" w:color="auto" w:sz="4" w:space="0"/>
            </w:tcBorders>
            <w:shd w:val="clear" w:color="auto" w:fill="auto"/>
            <w:vAlign w:val="center"/>
          </w:tcPr>
          <w:p>
            <w:pPr>
              <w:widowControl/>
              <w:spacing w:line="240" w:lineRule="auto"/>
              <w:jc w:val="center"/>
              <w:rPr>
                <w:rFonts w:ascii="等线" w:hAnsi="等线" w:eastAsia="等线" w:cs="宋体"/>
                <w:color w:val="000000"/>
                <w:sz w:val="22"/>
                <w:szCs w:val="22"/>
              </w:rPr>
            </w:pPr>
            <w:r>
              <w:rPr>
                <w:rFonts w:hint="eastAsia" w:ascii="等线" w:hAnsi="等线" w:eastAsia="等线" w:cs="宋体"/>
                <w:color w:val="000000"/>
                <w:sz w:val="22"/>
                <w:szCs w:val="22"/>
              </w:rPr>
              <w:t>备注</w:t>
            </w:r>
          </w:p>
        </w:tc>
        <w:tc>
          <w:tcPr>
            <w:tcW w:w="464" w:type="pct"/>
            <w:tcBorders>
              <w:top w:val="nil"/>
              <w:left w:val="nil"/>
              <w:bottom w:val="single" w:color="auto" w:sz="4" w:space="0"/>
              <w:right w:val="single" w:color="auto" w:sz="4" w:space="0"/>
            </w:tcBorders>
            <w:shd w:val="clear" w:color="auto" w:fill="auto"/>
            <w:vAlign w:val="center"/>
          </w:tcPr>
          <w:p>
            <w:pPr>
              <w:widowControl/>
              <w:spacing w:line="240" w:lineRule="auto"/>
              <w:jc w:val="center"/>
              <w:rPr>
                <w:rFonts w:ascii="等线" w:hAnsi="等线" w:eastAsia="等线" w:cs="宋体"/>
                <w:color w:val="000000"/>
                <w:sz w:val="22"/>
                <w:szCs w:val="22"/>
              </w:rPr>
            </w:pPr>
            <w:r>
              <w:rPr>
                <w:rFonts w:hint="eastAsia" w:ascii="等线" w:hAnsi="等线" w:eastAsia="等线" w:cs="宋体"/>
                <w:color w:val="000000"/>
                <w:sz w:val="22"/>
                <w:szCs w:val="22"/>
              </w:rPr>
              <w:t>费率</w:t>
            </w:r>
            <w:r>
              <w:rPr>
                <w:rFonts w:hint="eastAsia" w:ascii="等线" w:hAnsi="等线" w:eastAsia="等线" w:cs="宋体"/>
                <w:color w:val="000000"/>
                <w:sz w:val="22"/>
                <w:szCs w:val="22"/>
              </w:rPr>
              <w:br w:type="textWrapping"/>
            </w:r>
            <w:r>
              <w:rPr>
                <w:rFonts w:hint="eastAsia" w:ascii="等线" w:hAnsi="等线" w:eastAsia="等线" w:cs="宋体"/>
                <w:color w:val="000000"/>
                <w:sz w:val="22"/>
                <w:szCs w:val="22"/>
              </w:rPr>
              <w:t>（设计费合计金额/工程费暂估合计金额，保留小数点后三位）</w:t>
            </w:r>
          </w:p>
        </w:tc>
        <w:tc>
          <w:tcPr>
            <w:tcW w:w="521" w:type="pct"/>
            <w:tcBorders>
              <w:top w:val="nil"/>
              <w:left w:val="nil"/>
              <w:bottom w:val="single" w:color="auto" w:sz="4" w:space="0"/>
              <w:right w:val="single" w:color="auto" w:sz="4" w:space="0"/>
            </w:tcBorders>
            <w:shd w:val="clear" w:color="auto" w:fill="auto"/>
            <w:vAlign w:val="center"/>
          </w:tcPr>
          <w:p>
            <w:pPr>
              <w:widowControl/>
              <w:spacing w:line="240" w:lineRule="auto"/>
              <w:jc w:val="center"/>
              <w:rPr>
                <w:rFonts w:ascii="等线" w:hAnsi="等线" w:eastAsia="等线" w:cs="宋体"/>
                <w:color w:val="000000"/>
                <w:sz w:val="22"/>
                <w:szCs w:val="22"/>
              </w:rPr>
            </w:pPr>
            <w:r>
              <w:rPr>
                <w:rFonts w:hint="eastAsia" w:ascii="等线" w:hAnsi="等线" w:eastAsia="等线" w:cs="宋体"/>
                <w:color w:val="000000"/>
                <w:sz w:val="22"/>
                <w:szCs w:val="22"/>
              </w:rPr>
              <w:t>管理费金额</w:t>
            </w:r>
            <w:r>
              <w:rPr>
                <w:rFonts w:hint="eastAsia" w:ascii="等线" w:hAnsi="等线" w:eastAsia="等线" w:cs="宋体"/>
                <w:color w:val="000000"/>
                <w:sz w:val="22"/>
                <w:szCs w:val="22"/>
              </w:rPr>
              <w:br w:type="textWrapping"/>
            </w:r>
            <w:r>
              <w:rPr>
                <w:rFonts w:hint="eastAsia" w:ascii="等线" w:hAnsi="等线" w:eastAsia="等线" w:cs="宋体"/>
                <w:color w:val="000000"/>
                <w:sz w:val="22"/>
                <w:szCs w:val="22"/>
              </w:rPr>
              <w:t>（未税 CNY）</w:t>
            </w:r>
          </w:p>
        </w:tc>
        <w:tc>
          <w:tcPr>
            <w:tcW w:w="521" w:type="pct"/>
            <w:tcBorders>
              <w:top w:val="nil"/>
              <w:left w:val="nil"/>
              <w:bottom w:val="single" w:color="auto" w:sz="4" w:space="0"/>
              <w:right w:val="single" w:color="auto" w:sz="4" w:space="0"/>
            </w:tcBorders>
            <w:shd w:val="clear" w:color="auto" w:fill="auto"/>
            <w:vAlign w:val="center"/>
          </w:tcPr>
          <w:p>
            <w:pPr>
              <w:widowControl/>
              <w:spacing w:line="240" w:lineRule="auto"/>
              <w:jc w:val="center"/>
              <w:rPr>
                <w:rFonts w:ascii="等线" w:hAnsi="等线" w:eastAsia="等线" w:cs="宋体"/>
                <w:color w:val="000000"/>
                <w:sz w:val="22"/>
                <w:szCs w:val="22"/>
              </w:rPr>
            </w:pPr>
            <w:r>
              <w:rPr>
                <w:rFonts w:hint="eastAsia" w:ascii="等线" w:hAnsi="等线" w:eastAsia="等线" w:cs="宋体"/>
                <w:color w:val="000000"/>
                <w:sz w:val="22"/>
                <w:szCs w:val="22"/>
              </w:rPr>
              <w:t>备注</w:t>
            </w:r>
          </w:p>
        </w:tc>
        <w:tc>
          <w:tcPr>
            <w:tcW w:w="579" w:type="pct"/>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等线" w:hAnsi="等线" w:eastAsia="等线" w:cs="宋体"/>
                <w:color w:val="000000"/>
                <w:sz w:val="22"/>
                <w:szCs w:val="22"/>
              </w:rPr>
            </w:pPr>
          </w:p>
        </w:tc>
      </w:tr>
      <w:tr>
        <w:trPr>
          <w:trHeight w:val="870" w:hRule="atLeast"/>
        </w:trPr>
        <w:tc>
          <w:tcPr>
            <w:tcW w:w="308"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center"/>
              <w:rPr>
                <w:rFonts w:ascii="等线" w:hAnsi="等线" w:eastAsia="等线" w:cs="宋体"/>
                <w:color w:val="000000"/>
                <w:sz w:val="22"/>
                <w:szCs w:val="22"/>
              </w:rPr>
            </w:pPr>
            <w:r>
              <w:rPr>
                <w:rFonts w:hint="eastAsia" w:ascii="等线" w:hAnsi="等线" w:eastAsia="等线" w:cs="宋体"/>
                <w:color w:val="000000"/>
                <w:sz w:val="22"/>
                <w:szCs w:val="22"/>
              </w:rPr>
              <w:t>一阶段</w:t>
            </w:r>
          </w:p>
        </w:tc>
        <w:tc>
          <w:tcPr>
            <w:tcW w:w="1135" w:type="pct"/>
            <w:tcBorders>
              <w:top w:val="nil"/>
              <w:left w:val="nil"/>
              <w:bottom w:val="single" w:color="auto" w:sz="4" w:space="0"/>
              <w:right w:val="single" w:color="auto" w:sz="4" w:space="0"/>
            </w:tcBorders>
            <w:shd w:val="clear" w:color="auto" w:fill="auto"/>
            <w:noWrap/>
            <w:vAlign w:val="center"/>
          </w:tcPr>
          <w:p>
            <w:pPr>
              <w:widowControl/>
              <w:spacing w:line="240" w:lineRule="auto"/>
              <w:jc w:val="center"/>
              <w:rPr>
                <w:rFonts w:ascii="等线" w:hAnsi="等线" w:eastAsia="等线" w:cs="宋体"/>
                <w:color w:val="000000"/>
                <w:sz w:val="22"/>
                <w:szCs w:val="22"/>
              </w:rPr>
            </w:pPr>
            <w:r>
              <w:rPr>
                <w:rFonts w:hint="eastAsia" w:ascii="等线" w:hAnsi="等线" w:eastAsia="等线"/>
                <w:color w:val="000000"/>
                <w:sz w:val="22"/>
                <w:szCs w:val="22"/>
              </w:rPr>
              <w:t xml:space="preserve">           14,282,765,042.30 </w:t>
            </w:r>
          </w:p>
        </w:tc>
        <w:tc>
          <w:tcPr>
            <w:tcW w:w="414" w:type="pct"/>
            <w:vMerge w:val="restart"/>
            <w:tcBorders>
              <w:top w:val="nil"/>
              <w:left w:val="single" w:color="auto" w:sz="4" w:space="0"/>
              <w:bottom w:val="single" w:color="000000" w:sz="4" w:space="0"/>
              <w:right w:val="single" w:color="auto" w:sz="4" w:space="0"/>
            </w:tcBorders>
            <w:shd w:val="clear" w:color="auto" w:fill="auto"/>
            <w:vAlign w:val="center"/>
          </w:tcPr>
          <w:p>
            <w:pPr>
              <w:widowControl/>
              <w:spacing w:line="240" w:lineRule="auto"/>
              <w:jc w:val="center"/>
              <w:rPr>
                <w:rFonts w:ascii="等线" w:hAnsi="等线" w:eastAsia="等线" w:cs="宋体"/>
                <w:color w:val="000000"/>
                <w:sz w:val="22"/>
                <w:szCs w:val="22"/>
              </w:rPr>
            </w:pPr>
            <w:r>
              <w:rPr>
                <w:rFonts w:hint="eastAsia" w:ascii="等线" w:hAnsi="等线" w:eastAsia="等线" w:cs="宋体"/>
                <w:color w:val="000000"/>
                <w:sz w:val="22"/>
                <w:szCs w:val="22"/>
              </w:rPr>
              <w:t>（①+②）/工程暂估费合计金额</w:t>
            </w:r>
          </w:p>
        </w:tc>
        <w:tc>
          <w:tcPr>
            <w:tcW w:w="508" w:type="pct"/>
            <w:tcBorders>
              <w:top w:val="nil"/>
              <w:left w:val="nil"/>
              <w:bottom w:val="single" w:color="auto" w:sz="4" w:space="0"/>
              <w:right w:val="single" w:color="auto" w:sz="4" w:space="0"/>
            </w:tcBorders>
            <w:shd w:val="clear" w:color="auto" w:fill="auto"/>
            <w:noWrap/>
            <w:vAlign w:val="bottom"/>
          </w:tcPr>
          <w:p>
            <w:pPr>
              <w:widowControl/>
              <w:spacing w:line="240" w:lineRule="auto"/>
              <w:jc w:val="left"/>
              <w:rPr>
                <w:rFonts w:ascii="等线" w:hAnsi="等线" w:eastAsia="等线" w:cs="宋体"/>
                <w:color w:val="000000"/>
                <w:sz w:val="22"/>
                <w:szCs w:val="22"/>
              </w:rPr>
            </w:pPr>
            <w:r>
              <w:rPr>
                <w:rFonts w:hint="eastAsia" w:ascii="等线" w:hAnsi="等线" w:eastAsia="等线" w:cs="宋体"/>
                <w:color w:val="000000"/>
                <w:sz w:val="22"/>
                <w:szCs w:val="22"/>
              </w:rPr>
              <w:t>　</w:t>
            </w:r>
          </w:p>
        </w:tc>
        <w:tc>
          <w:tcPr>
            <w:tcW w:w="552" w:type="pct"/>
            <w:tcBorders>
              <w:top w:val="nil"/>
              <w:left w:val="nil"/>
              <w:bottom w:val="single" w:color="auto" w:sz="4" w:space="0"/>
              <w:right w:val="single" w:color="auto" w:sz="4" w:space="0"/>
            </w:tcBorders>
            <w:shd w:val="clear" w:color="auto" w:fill="auto"/>
            <w:noWrap/>
            <w:vAlign w:val="center"/>
          </w:tcPr>
          <w:p>
            <w:pPr>
              <w:widowControl/>
              <w:spacing w:line="240" w:lineRule="auto"/>
              <w:jc w:val="center"/>
              <w:rPr>
                <w:rFonts w:ascii="等线" w:hAnsi="等线" w:eastAsia="等线" w:cs="宋体"/>
                <w:color w:val="000000"/>
                <w:sz w:val="22"/>
                <w:szCs w:val="22"/>
              </w:rPr>
            </w:pPr>
            <w:r>
              <w:rPr>
                <w:rFonts w:hint="eastAsia" w:ascii="等线" w:hAnsi="等线" w:eastAsia="等线" w:cs="宋体"/>
                <w:color w:val="000000"/>
                <w:sz w:val="22"/>
                <w:szCs w:val="22"/>
              </w:rPr>
              <w:t xml:space="preserve"> ① </w:t>
            </w:r>
          </w:p>
        </w:tc>
        <w:tc>
          <w:tcPr>
            <w:tcW w:w="464" w:type="pct"/>
            <w:vMerge w:val="restart"/>
            <w:tcBorders>
              <w:top w:val="nil"/>
              <w:left w:val="single" w:color="auto" w:sz="4" w:space="0"/>
              <w:bottom w:val="single" w:color="000000" w:sz="4" w:space="0"/>
              <w:right w:val="single" w:color="auto" w:sz="4" w:space="0"/>
            </w:tcBorders>
            <w:shd w:val="clear" w:color="auto" w:fill="auto"/>
            <w:vAlign w:val="center"/>
          </w:tcPr>
          <w:p>
            <w:pPr>
              <w:widowControl/>
              <w:spacing w:line="240" w:lineRule="auto"/>
              <w:jc w:val="center"/>
              <w:rPr>
                <w:rFonts w:ascii="等线" w:hAnsi="等线" w:eastAsia="等线" w:cs="宋体"/>
                <w:color w:val="000000"/>
                <w:sz w:val="22"/>
                <w:szCs w:val="22"/>
              </w:rPr>
            </w:pPr>
            <w:r>
              <w:rPr>
                <w:rFonts w:hint="eastAsia" w:ascii="等线" w:hAnsi="等线" w:eastAsia="等线" w:cs="宋体"/>
                <w:color w:val="000000"/>
                <w:sz w:val="22"/>
                <w:szCs w:val="22"/>
              </w:rPr>
              <w:t>（③+④）/工程暂估费合计金额</w:t>
            </w:r>
          </w:p>
        </w:tc>
        <w:tc>
          <w:tcPr>
            <w:tcW w:w="521" w:type="pct"/>
            <w:tcBorders>
              <w:top w:val="nil"/>
              <w:left w:val="nil"/>
              <w:bottom w:val="single" w:color="auto" w:sz="4" w:space="0"/>
              <w:right w:val="single" w:color="auto" w:sz="4" w:space="0"/>
            </w:tcBorders>
            <w:shd w:val="clear" w:color="auto" w:fill="auto"/>
            <w:noWrap/>
            <w:vAlign w:val="bottom"/>
          </w:tcPr>
          <w:p>
            <w:pPr>
              <w:widowControl/>
              <w:spacing w:line="240" w:lineRule="auto"/>
              <w:jc w:val="left"/>
              <w:rPr>
                <w:rFonts w:ascii="等线" w:hAnsi="等线" w:eastAsia="等线" w:cs="宋体"/>
                <w:color w:val="000000"/>
                <w:sz w:val="22"/>
                <w:szCs w:val="22"/>
              </w:rPr>
            </w:pPr>
            <w:r>
              <w:rPr>
                <w:rFonts w:hint="eastAsia" w:ascii="等线" w:hAnsi="等线" w:eastAsia="等线" w:cs="宋体"/>
                <w:color w:val="000000"/>
                <w:sz w:val="22"/>
                <w:szCs w:val="22"/>
              </w:rPr>
              <w:t>　</w:t>
            </w:r>
          </w:p>
        </w:tc>
        <w:tc>
          <w:tcPr>
            <w:tcW w:w="521" w:type="pct"/>
            <w:tcBorders>
              <w:top w:val="nil"/>
              <w:left w:val="nil"/>
              <w:bottom w:val="single" w:color="auto" w:sz="4" w:space="0"/>
              <w:right w:val="single" w:color="auto" w:sz="4" w:space="0"/>
            </w:tcBorders>
            <w:shd w:val="clear" w:color="auto" w:fill="auto"/>
            <w:noWrap/>
            <w:vAlign w:val="center"/>
          </w:tcPr>
          <w:p>
            <w:pPr>
              <w:widowControl/>
              <w:spacing w:line="240" w:lineRule="auto"/>
              <w:jc w:val="center"/>
              <w:rPr>
                <w:rFonts w:ascii="等线" w:hAnsi="等线" w:eastAsia="等线" w:cs="宋体"/>
                <w:color w:val="000000"/>
                <w:sz w:val="22"/>
                <w:szCs w:val="22"/>
              </w:rPr>
            </w:pPr>
            <w:r>
              <w:rPr>
                <w:rFonts w:hint="eastAsia" w:ascii="等线" w:hAnsi="等线" w:eastAsia="等线" w:cs="宋体"/>
                <w:color w:val="000000"/>
                <w:sz w:val="22"/>
                <w:szCs w:val="22"/>
              </w:rPr>
              <w:t xml:space="preserve"> ③ </w:t>
            </w:r>
          </w:p>
        </w:tc>
        <w:tc>
          <w:tcPr>
            <w:tcW w:w="579" w:type="pct"/>
            <w:tcBorders>
              <w:top w:val="nil"/>
              <w:left w:val="nil"/>
              <w:bottom w:val="single" w:color="auto" w:sz="4" w:space="0"/>
              <w:right w:val="single" w:color="auto" w:sz="4" w:space="0"/>
            </w:tcBorders>
            <w:shd w:val="clear" w:color="auto" w:fill="auto"/>
            <w:noWrap/>
            <w:vAlign w:val="center"/>
          </w:tcPr>
          <w:p>
            <w:pPr>
              <w:widowControl/>
              <w:spacing w:line="240" w:lineRule="auto"/>
              <w:jc w:val="center"/>
              <w:rPr>
                <w:rFonts w:ascii="等线" w:hAnsi="等线" w:eastAsia="等线" w:cs="宋体"/>
                <w:color w:val="000000"/>
                <w:sz w:val="22"/>
                <w:szCs w:val="22"/>
              </w:rPr>
            </w:pPr>
            <w:r>
              <w:rPr>
                <w:rFonts w:hint="eastAsia" w:ascii="等线" w:hAnsi="等线" w:eastAsia="等线" w:cs="宋体"/>
                <w:color w:val="000000"/>
                <w:sz w:val="22"/>
                <w:szCs w:val="22"/>
              </w:rPr>
              <w:t xml:space="preserve"> ①+③ </w:t>
            </w:r>
          </w:p>
        </w:tc>
      </w:tr>
      <w:tr>
        <w:tblPrEx>
          <w:tblCellMar>
            <w:top w:w="0" w:type="dxa"/>
            <w:left w:w="108" w:type="dxa"/>
            <w:bottom w:w="0" w:type="dxa"/>
            <w:right w:w="108" w:type="dxa"/>
          </w:tblCellMar>
        </w:tblPrEx>
        <w:trPr>
          <w:trHeight w:val="870" w:hRule="atLeast"/>
        </w:trPr>
        <w:tc>
          <w:tcPr>
            <w:tcW w:w="308"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center"/>
              <w:rPr>
                <w:rFonts w:ascii="等线" w:hAnsi="等线" w:eastAsia="等线" w:cs="宋体"/>
                <w:color w:val="000000"/>
                <w:sz w:val="22"/>
                <w:szCs w:val="22"/>
              </w:rPr>
            </w:pPr>
            <w:r>
              <w:rPr>
                <w:rFonts w:hint="eastAsia" w:ascii="等线" w:hAnsi="等线" w:eastAsia="等线" w:cs="宋体"/>
                <w:color w:val="000000"/>
                <w:sz w:val="22"/>
                <w:szCs w:val="22"/>
              </w:rPr>
              <w:t>二阶段</w:t>
            </w:r>
          </w:p>
        </w:tc>
        <w:tc>
          <w:tcPr>
            <w:tcW w:w="1135" w:type="pct"/>
            <w:tcBorders>
              <w:top w:val="nil"/>
              <w:left w:val="nil"/>
              <w:bottom w:val="single" w:color="auto" w:sz="4" w:space="0"/>
              <w:right w:val="single" w:color="auto" w:sz="4" w:space="0"/>
            </w:tcBorders>
            <w:shd w:val="clear" w:color="auto" w:fill="auto"/>
            <w:noWrap/>
            <w:vAlign w:val="center"/>
          </w:tcPr>
          <w:p>
            <w:pPr>
              <w:widowControl/>
              <w:spacing w:line="240" w:lineRule="auto"/>
              <w:jc w:val="center"/>
              <w:rPr>
                <w:rFonts w:ascii="等线" w:hAnsi="等线" w:eastAsia="等线" w:cs="宋体"/>
                <w:color w:val="000000"/>
                <w:sz w:val="22"/>
                <w:szCs w:val="22"/>
              </w:rPr>
            </w:pPr>
            <w:r>
              <w:rPr>
                <w:rFonts w:hint="eastAsia" w:ascii="等线" w:hAnsi="等线" w:eastAsia="等线"/>
                <w:color w:val="000000"/>
                <w:sz w:val="22"/>
                <w:szCs w:val="22"/>
              </w:rPr>
              <w:t xml:space="preserve">             7,737,234,957.70 </w:t>
            </w:r>
          </w:p>
        </w:tc>
        <w:tc>
          <w:tcPr>
            <w:tcW w:w="414" w:type="pct"/>
            <w:vMerge w:val="continue"/>
            <w:tcBorders>
              <w:top w:val="nil"/>
              <w:left w:val="single" w:color="auto" w:sz="4" w:space="0"/>
              <w:bottom w:val="single" w:color="000000" w:sz="4" w:space="0"/>
              <w:right w:val="single" w:color="auto" w:sz="4" w:space="0"/>
            </w:tcBorders>
            <w:vAlign w:val="center"/>
          </w:tcPr>
          <w:p>
            <w:pPr>
              <w:widowControl/>
              <w:spacing w:line="240" w:lineRule="auto"/>
              <w:jc w:val="left"/>
              <w:rPr>
                <w:rFonts w:ascii="等线" w:hAnsi="等线" w:eastAsia="等线" w:cs="宋体"/>
                <w:color w:val="000000"/>
                <w:sz w:val="22"/>
                <w:szCs w:val="22"/>
              </w:rPr>
            </w:pPr>
          </w:p>
        </w:tc>
        <w:tc>
          <w:tcPr>
            <w:tcW w:w="508" w:type="pct"/>
            <w:tcBorders>
              <w:top w:val="nil"/>
              <w:left w:val="nil"/>
              <w:bottom w:val="single" w:color="auto" w:sz="4" w:space="0"/>
              <w:right w:val="single" w:color="auto" w:sz="4" w:space="0"/>
            </w:tcBorders>
            <w:shd w:val="clear" w:color="auto" w:fill="auto"/>
            <w:noWrap/>
            <w:vAlign w:val="bottom"/>
          </w:tcPr>
          <w:p>
            <w:pPr>
              <w:widowControl/>
              <w:spacing w:line="240" w:lineRule="auto"/>
              <w:jc w:val="left"/>
              <w:rPr>
                <w:rFonts w:ascii="等线" w:hAnsi="等线" w:eastAsia="等线" w:cs="宋体"/>
                <w:color w:val="000000"/>
                <w:sz w:val="22"/>
                <w:szCs w:val="22"/>
              </w:rPr>
            </w:pPr>
            <w:r>
              <w:rPr>
                <w:rFonts w:hint="eastAsia" w:ascii="等线" w:hAnsi="等线" w:eastAsia="等线" w:cs="宋体"/>
                <w:color w:val="000000"/>
                <w:sz w:val="22"/>
                <w:szCs w:val="22"/>
              </w:rPr>
              <w:t>　</w:t>
            </w:r>
          </w:p>
        </w:tc>
        <w:tc>
          <w:tcPr>
            <w:tcW w:w="552" w:type="pct"/>
            <w:tcBorders>
              <w:top w:val="nil"/>
              <w:left w:val="nil"/>
              <w:bottom w:val="single" w:color="auto" w:sz="4" w:space="0"/>
              <w:right w:val="single" w:color="auto" w:sz="4" w:space="0"/>
            </w:tcBorders>
            <w:shd w:val="clear" w:color="auto" w:fill="auto"/>
            <w:noWrap/>
            <w:vAlign w:val="center"/>
          </w:tcPr>
          <w:p>
            <w:pPr>
              <w:widowControl/>
              <w:spacing w:line="240" w:lineRule="auto"/>
              <w:jc w:val="center"/>
              <w:rPr>
                <w:rFonts w:ascii="等线" w:hAnsi="等线" w:eastAsia="等线" w:cs="宋体"/>
                <w:color w:val="000000"/>
                <w:sz w:val="22"/>
                <w:szCs w:val="22"/>
              </w:rPr>
            </w:pPr>
            <w:r>
              <w:rPr>
                <w:rFonts w:hint="eastAsia" w:ascii="等线" w:hAnsi="等线" w:eastAsia="等线" w:cs="宋体"/>
                <w:color w:val="000000"/>
                <w:sz w:val="22"/>
                <w:szCs w:val="22"/>
              </w:rPr>
              <w:t xml:space="preserve"> ② </w:t>
            </w:r>
          </w:p>
        </w:tc>
        <w:tc>
          <w:tcPr>
            <w:tcW w:w="464" w:type="pct"/>
            <w:vMerge w:val="continue"/>
            <w:tcBorders>
              <w:top w:val="nil"/>
              <w:left w:val="single" w:color="auto" w:sz="4" w:space="0"/>
              <w:bottom w:val="single" w:color="000000" w:sz="4" w:space="0"/>
              <w:right w:val="single" w:color="auto" w:sz="4" w:space="0"/>
            </w:tcBorders>
            <w:vAlign w:val="center"/>
          </w:tcPr>
          <w:p>
            <w:pPr>
              <w:widowControl/>
              <w:spacing w:line="240" w:lineRule="auto"/>
              <w:jc w:val="left"/>
              <w:rPr>
                <w:rFonts w:ascii="等线" w:hAnsi="等线" w:eastAsia="等线" w:cs="宋体"/>
                <w:color w:val="000000"/>
                <w:sz w:val="22"/>
                <w:szCs w:val="22"/>
              </w:rPr>
            </w:pPr>
          </w:p>
        </w:tc>
        <w:tc>
          <w:tcPr>
            <w:tcW w:w="521" w:type="pct"/>
            <w:tcBorders>
              <w:top w:val="nil"/>
              <w:left w:val="nil"/>
              <w:bottom w:val="single" w:color="auto" w:sz="4" w:space="0"/>
              <w:right w:val="single" w:color="auto" w:sz="4" w:space="0"/>
            </w:tcBorders>
            <w:shd w:val="clear" w:color="auto" w:fill="auto"/>
            <w:noWrap/>
            <w:vAlign w:val="bottom"/>
          </w:tcPr>
          <w:p>
            <w:pPr>
              <w:widowControl/>
              <w:spacing w:line="240" w:lineRule="auto"/>
              <w:jc w:val="left"/>
              <w:rPr>
                <w:rFonts w:ascii="等线" w:hAnsi="等线" w:eastAsia="等线" w:cs="宋体"/>
                <w:color w:val="000000"/>
                <w:sz w:val="22"/>
                <w:szCs w:val="22"/>
              </w:rPr>
            </w:pPr>
            <w:r>
              <w:rPr>
                <w:rFonts w:hint="eastAsia" w:ascii="等线" w:hAnsi="等线" w:eastAsia="等线" w:cs="宋体"/>
                <w:color w:val="000000"/>
                <w:sz w:val="22"/>
                <w:szCs w:val="22"/>
              </w:rPr>
              <w:t>　</w:t>
            </w:r>
          </w:p>
        </w:tc>
        <w:tc>
          <w:tcPr>
            <w:tcW w:w="521" w:type="pct"/>
            <w:tcBorders>
              <w:top w:val="nil"/>
              <w:left w:val="nil"/>
              <w:bottom w:val="single" w:color="auto" w:sz="4" w:space="0"/>
              <w:right w:val="single" w:color="auto" w:sz="4" w:space="0"/>
            </w:tcBorders>
            <w:shd w:val="clear" w:color="auto" w:fill="auto"/>
            <w:noWrap/>
            <w:vAlign w:val="center"/>
          </w:tcPr>
          <w:p>
            <w:pPr>
              <w:widowControl/>
              <w:spacing w:line="240" w:lineRule="auto"/>
              <w:jc w:val="center"/>
              <w:rPr>
                <w:rFonts w:ascii="等线" w:hAnsi="等线" w:eastAsia="等线" w:cs="宋体"/>
                <w:color w:val="000000"/>
                <w:sz w:val="22"/>
                <w:szCs w:val="22"/>
              </w:rPr>
            </w:pPr>
            <w:r>
              <w:rPr>
                <w:rFonts w:hint="eastAsia" w:ascii="等线" w:hAnsi="等线" w:eastAsia="等线" w:cs="宋体"/>
                <w:color w:val="000000"/>
                <w:sz w:val="22"/>
                <w:szCs w:val="22"/>
              </w:rPr>
              <w:t xml:space="preserve"> ④ </w:t>
            </w:r>
          </w:p>
        </w:tc>
        <w:tc>
          <w:tcPr>
            <w:tcW w:w="579" w:type="pct"/>
            <w:tcBorders>
              <w:top w:val="nil"/>
              <w:left w:val="nil"/>
              <w:bottom w:val="single" w:color="auto" w:sz="4" w:space="0"/>
              <w:right w:val="single" w:color="auto" w:sz="4" w:space="0"/>
            </w:tcBorders>
            <w:shd w:val="clear" w:color="auto" w:fill="auto"/>
            <w:noWrap/>
            <w:vAlign w:val="center"/>
          </w:tcPr>
          <w:p>
            <w:pPr>
              <w:widowControl/>
              <w:spacing w:line="240" w:lineRule="auto"/>
              <w:jc w:val="center"/>
              <w:rPr>
                <w:rFonts w:ascii="等线" w:hAnsi="等线" w:eastAsia="等线" w:cs="宋体"/>
                <w:color w:val="000000"/>
                <w:sz w:val="22"/>
                <w:szCs w:val="22"/>
              </w:rPr>
            </w:pPr>
            <w:r>
              <w:rPr>
                <w:rFonts w:hint="eastAsia" w:ascii="等线" w:hAnsi="等线" w:eastAsia="等线" w:cs="宋体"/>
                <w:color w:val="000000"/>
                <w:sz w:val="22"/>
                <w:szCs w:val="22"/>
              </w:rPr>
              <w:t xml:space="preserve"> ②+④ </w:t>
            </w:r>
          </w:p>
        </w:tc>
      </w:tr>
      <w:tr>
        <w:tblPrEx>
          <w:tblCellMar>
            <w:top w:w="0" w:type="dxa"/>
            <w:left w:w="108" w:type="dxa"/>
            <w:bottom w:w="0" w:type="dxa"/>
            <w:right w:w="108" w:type="dxa"/>
          </w:tblCellMar>
        </w:tblPrEx>
        <w:trPr>
          <w:trHeight w:val="870" w:hRule="atLeast"/>
        </w:trPr>
        <w:tc>
          <w:tcPr>
            <w:tcW w:w="308" w:type="pct"/>
            <w:tcBorders>
              <w:top w:val="nil"/>
              <w:left w:val="single" w:color="auto" w:sz="4" w:space="0"/>
              <w:bottom w:val="single" w:color="auto" w:sz="4" w:space="0"/>
              <w:right w:val="single" w:color="auto" w:sz="4" w:space="0"/>
            </w:tcBorders>
            <w:shd w:val="clear" w:color="auto" w:fill="auto"/>
            <w:noWrap/>
            <w:vAlign w:val="center"/>
          </w:tcPr>
          <w:p>
            <w:pPr>
              <w:widowControl/>
              <w:spacing w:line="240" w:lineRule="auto"/>
              <w:jc w:val="center"/>
              <w:rPr>
                <w:rFonts w:ascii="等线" w:hAnsi="等线" w:eastAsia="等线" w:cs="宋体"/>
                <w:color w:val="000000"/>
                <w:sz w:val="22"/>
                <w:szCs w:val="22"/>
              </w:rPr>
            </w:pPr>
            <w:r>
              <w:rPr>
                <w:rFonts w:hint="eastAsia" w:ascii="等线" w:hAnsi="等线" w:eastAsia="等线" w:cs="宋体"/>
                <w:color w:val="000000"/>
                <w:sz w:val="22"/>
                <w:szCs w:val="22"/>
              </w:rPr>
              <w:t>合计</w:t>
            </w:r>
          </w:p>
        </w:tc>
        <w:tc>
          <w:tcPr>
            <w:tcW w:w="1135" w:type="pct"/>
            <w:tcBorders>
              <w:top w:val="nil"/>
              <w:left w:val="nil"/>
              <w:bottom w:val="single" w:color="auto" w:sz="4" w:space="0"/>
              <w:right w:val="single" w:color="auto" w:sz="4" w:space="0"/>
            </w:tcBorders>
            <w:shd w:val="clear" w:color="auto" w:fill="auto"/>
            <w:noWrap/>
            <w:vAlign w:val="center"/>
          </w:tcPr>
          <w:p>
            <w:pPr>
              <w:widowControl/>
              <w:spacing w:line="240" w:lineRule="auto"/>
              <w:jc w:val="center"/>
              <w:rPr>
                <w:rFonts w:ascii="等线" w:hAnsi="等线" w:eastAsia="等线" w:cs="宋体"/>
                <w:color w:val="000000"/>
                <w:sz w:val="22"/>
                <w:szCs w:val="22"/>
              </w:rPr>
            </w:pPr>
            <w:r>
              <w:rPr>
                <w:rFonts w:hint="eastAsia" w:ascii="等线" w:hAnsi="等线" w:eastAsia="等线"/>
                <w:color w:val="000000"/>
                <w:sz w:val="22"/>
                <w:szCs w:val="22"/>
              </w:rPr>
              <w:t xml:space="preserve">           22,020,000,000.00 </w:t>
            </w:r>
          </w:p>
        </w:tc>
        <w:tc>
          <w:tcPr>
            <w:tcW w:w="414" w:type="pct"/>
            <w:vMerge w:val="continue"/>
            <w:tcBorders>
              <w:top w:val="nil"/>
              <w:left w:val="single" w:color="auto" w:sz="4" w:space="0"/>
              <w:bottom w:val="single" w:color="000000" w:sz="4" w:space="0"/>
              <w:right w:val="single" w:color="auto" w:sz="4" w:space="0"/>
            </w:tcBorders>
            <w:vAlign w:val="center"/>
          </w:tcPr>
          <w:p>
            <w:pPr>
              <w:widowControl/>
              <w:spacing w:line="240" w:lineRule="auto"/>
              <w:jc w:val="left"/>
              <w:rPr>
                <w:rFonts w:ascii="等线" w:hAnsi="等线" w:eastAsia="等线" w:cs="宋体"/>
                <w:color w:val="000000"/>
                <w:sz w:val="22"/>
                <w:szCs w:val="22"/>
              </w:rPr>
            </w:pPr>
          </w:p>
        </w:tc>
        <w:tc>
          <w:tcPr>
            <w:tcW w:w="508" w:type="pct"/>
            <w:tcBorders>
              <w:top w:val="nil"/>
              <w:left w:val="nil"/>
              <w:bottom w:val="single" w:color="auto" w:sz="4" w:space="0"/>
              <w:right w:val="single" w:color="auto" w:sz="4" w:space="0"/>
            </w:tcBorders>
            <w:shd w:val="clear" w:color="auto" w:fill="auto"/>
            <w:noWrap/>
            <w:vAlign w:val="bottom"/>
          </w:tcPr>
          <w:p>
            <w:pPr>
              <w:widowControl/>
              <w:spacing w:line="240" w:lineRule="auto"/>
              <w:jc w:val="left"/>
              <w:rPr>
                <w:rFonts w:ascii="等线" w:hAnsi="等线" w:eastAsia="等线" w:cs="宋体"/>
                <w:color w:val="000000"/>
                <w:sz w:val="22"/>
                <w:szCs w:val="22"/>
              </w:rPr>
            </w:pPr>
            <w:r>
              <w:rPr>
                <w:rFonts w:hint="eastAsia" w:ascii="等线" w:hAnsi="等线" w:eastAsia="等线" w:cs="宋体"/>
                <w:color w:val="000000"/>
                <w:sz w:val="22"/>
                <w:szCs w:val="22"/>
              </w:rPr>
              <w:t>　</w:t>
            </w:r>
          </w:p>
        </w:tc>
        <w:tc>
          <w:tcPr>
            <w:tcW w:w="552" w:type="pct"/>
            <w:tcBorders>
              <w:top w:val="nil"/>
              <w:left w:val="nil"/>
              <w:bottom w:val="single" w:color="auto" w:sz="4" w:space="0"/>
              <w:right w:val="single" w:color="auto" w:sz="4" w:space="0"/>
            </w:tcBorders>
            <w:shd w:val="clear" w:color="auto" w:fill="auto"/>
            <w:noWrap/>
            <w:vAlign w:val="center"/>
          </w:tcPr>
          <w:p>
            <w:pPr>
              <w:widowControl/>
              <w:spacing w:line="240" w:lineRule="auto"/>
              <w:jc w:val="center"/>
              <w:rPr>
                <w:rFonts w:ascii="等线" w:hAnsi="等线" w:eastAsia="等线" w:cs="宋体"/>
                <w:color w:val="000000"/>
                <w:sz w:val="22"/>
                <w:szCs w:val="22"/>
              </w:rPr>
            </w:pPr>
            <w:r>
              <w:rPr>
                <w:rFonts w:hint="eastAsia" w:ascii="等线" w:hAnsi="等线" w:eastAsia="等线" w:cs="宋体"/>
                <w:color w:val="000000"/>
                <w:sz w:val="22"/>
                <w:szCs w:val="22"/>
              </w:rPr>
              <w:t xml:space="preserve"> ①+② </w:t>
            </w:r>
          </w:p>
        </w:tc>
        <w:tc>
          <w:tcPr>
            <w:tcW w:w="464" w:type="pct"/>
            <w:vMerge w:val="continue"/>
            <w:tcBorders>
              <w:top w:val="nil"/>
              <w:left w:val="single" w:color="auto" w:sz="4" w:space="0"/>
              <w:bottom w:val="single" w:color="000000" w:sz="4" w:space="0"/>
              <w:right w:val="single" w:color="auto" w:sz="4" w:space="0"/>
            </w:tcBorders>
            <w:vAlign w:val="center"/>
          </w:tcPr>
          <w:p>
            <w:pPr>
              <w:widowControl/>
              <w:spacing w:line="240" w:lineRule="auto"/>
              <w:jc w:val="left"/>
              <w:rPr>
                <w:rFonts w:ascii="等线" w:hAnsi="等线" w:eastAsia="等线" w:cs="宋体"/>
                <w:color w:val="000000"/>
                <w:sz w:val="22"/>
                <w:szCs w:val="22"/>
              </w:rPr>
            </w:pPr>
          </w:p>
        </w:tc>
        <w:tc>
          <w:tcPr>
            <w:tcW w:w="521" w:type="pct"/>
            <w:tcBorders>
              <w:top w:val="nil"/>
              <w:left w:val="nil"/>
              <w:bottom w:val="single" w:color="auto" w:sz="4" w:space="0"/>
              <w:right w:val="single" w:color="auto" w:sz="4" w:space="0"/>
            </w:tcBorders>
            <w:shd w:val="clear" w:color="auto" w:fill="auto"/>
            <w:noWrap/>
            <w:vAlign w:val="bottom"/>
          </w:tcPr>
          <w:p>
            <w:pPr>
              <w:widowControl/>
              <w:spacing w:line="240" w:lineRule="auto"/>
              <w:jc w:val="left"/>
              <w:rPr>
                <w:rFonts w:ascii="等线" w:hAnsi="等线" w:eastAsia="等线" w:cs="宋体"/>
                <w:color w:val="000000"/>
                <w:sz w:val="22"/>
                <w:szCs w:val="22"/>
              </w:rPr>
            </w:pPr>
            <w:r>
              <w:rPr>
                <w:rFonts w:hint="eastAsia" w:ascii="等线" w:hAnsi="等线" w:eastAsia="等线" w:cs="宋体"/>
                <w:color w:val="000000"/>
                <w:sz w:val="22"/>
                <w:szCs w:val="22"/>
              </w:rPr>
              <w:t>　</w:t>
            </w:r>
          </w:p>
        </w:tc>
        <w:tc>
          <w:tcPr>
            <w:tcW w:w="521" w:type="pct"/>
            <w:tcBorders>
              <w:top w:val="nil"/>
              <w:left w:val="nil"/>
              <w:bottom w:val="single" w:color="auto" w:sz="4" w:space="0"/>
              <w:right w:val="single" w:color="auto" w:sz="4" w:space="0"/>
            </w:tcBorders>
            <w:shd w:val="clear" w:color="auto" w:fill="auto"/>
            <w:noWrap/>
            <w:vAlign w:val="center"/>
          </w:tcPr>
          <w:p>
            <w:pPr>
              <w:widowControl/>
              <w:spacing w:line="240" w:lineRule="auto"/>
              <w:jc w:val="center"/>
              <w:rPr>
                <w:rFonts w:ascii="等线" w:hAnsi="等线" w:eastAsia="等线" w:cs="宋体"/>
                <w:color w:val="000000"/>
                <w:sz w:val="22"/>
                <w:szCs w:val="22"/>
              </w:rPr>
            </w:pPr>
            <w:r>
              <w:rPr>
                <w:rFonts w:hint="eastAsia" w:ascii="等线" w:hAnsi="等线" w:eastAsia="等线" w:cs="宋体"/>
                <w:color w:val="000000"/>
                <w:sz w:val="22"/>
                <w:szCs w:val="22"/>
              </w:rPr>
              <w:t xml:space="preserve"> ③+④ </w:t>
            </w:r>
          </w:p>
        </w:tc>
        <w:tc>
          <w:tcPr>
            <w:tcW w:w="579" w:type="pct"/>
            <w:tcBorders>
              <w:top w:val="nil"/>
              <w:left w:val="nil"/>
              <w:bottom w:val="single" w:color="auto" w:sz="4" w:space="0"/>
              <w:right w:val="single" w:color="auto" w:sz="4" w:space="0"/>
            </w:tcBorders>
            <w:shd w:val="clear" w:color="auto" w:fill="auto"/>
            <w:noWrap/>
            <w:vAlign w:val="center"/>
          </w:tcPr>
          <w:p>
            <w:pPr>
              <w:pStyle w:val="53"/>
              <w:widowControl/>
              <w:numPr>
                <w:ilvl w:val="0"/>
                <w:numId w:val="11"/>
              </w:numPr>
              <w:spacing w:line="240" w:lineRule="auto"/>
              <w:jc w:val="center"/>
              <w:rPr>
                <w:rFonts w:ascii="等线" w:hAnsi="等线" w:eastAsia="等线" w:cs="宋体"/>
                <w:color w:val="000000"/>
                <w:sz w:val="22"/>
                <w:szCs w:val="22"/>
              </w:rPr>
            </w:pPr>
            <w:r>
              <w:rPr>
                <w:rFonts w:hint="eastAsia" w:ascii="等线" w:hAnsi="等线" w:eastAsia="等线" w:cs="宋体"/>
                <w:color w:val="000000"/>
                <w:sz w:val="22"/>
                <w:szCs w:val="22"/>
              </w:rPr>
              <w:t xml:space="preserve">+②+③+④ </w:t>
            </w:r>
          </w:p>
        </w:tc>
      </w:tr>
      <w:tr>
        <w:tblPrEx>
          <w:tblCellMar>
            <w:top w:w="0" w:type="dxa"/>
            <w:left w:w="108" w:type="dxa"/>
            <w:bottom w:w="0" w:type="dxa"/>
            <w:right w:w="108" w:type="dxa"/>
          </w:tblCellMar>
        </w:tblPrEx>
        <w:trPr>
          <w:trHeight w:val="1360" w:hRule="atLeast"/>
        </w:trPr>
        <w:tc>
          <w:tcPr>
            <w:tcW w:w="5000" w:type="pct"/>
            <w:gridSpan w:val="9"/>
            <w:tcBorders>
              <w:top w:val="single" w:color="auto" w:sz="4" w:space="0"/>
              <w:left w:val="single" w:color="auto" w:sz="4" w:space="0"/>
              <w:bottom w:val="single" w:color="auto" w:sz="4" w:space="0"/>
              <w:right w:val="single" w:color="auto" w:sz="4" w:space="0"/>
            </w:tcBorders>
            <w:shd w:val="clear" w:color="auto" w:fill="auto"/>
          </w:tcPr>
          <w:p>
            <w:pPr>
              <w:widowControl/>
              <w:spacing w:line="240" w:lineRule="auto"/>
              <w:jc w:val="left"/>
              <w:rPr>
                <w:rFonts w:ascii="等线" w:hAnsi="等线" w:eastAsia="等线" w:cs="宋体"/>
                <w:color w:val="000000"/>
                <w:sz w:val="22"/>
                <w:szCs w:val="22"/>
              </w:rPr>
            </w:pPr>
            <w:r>
              <w:rPr>
                <w:rFonts w:hint="eastAsia" w:ascii="等线" w:hAnsi="等线" w:eastAsia="等线" w:cs="宋体"/>
                <w:color w:val="000000"/>
                <w:sz w:val="22"/>
                <w:szCs w:val="22"/>
              </w:rPr>
              <w:t>报价规范：</w:t>
            </w:r>
            <w:r>
              <w:rPr>
                <w:rFonts w:hint="eastAsia" w:ascii="等线" w:hAnsi="等线" w:eastAsia="等线" w:cs="宋体"/>
                <w:color w:val="000000"/>
                <w:sz w:val="22"/>
                <w:szCs w:val="22"/>
              </w:rPr>
              <w:br w:type="textWrapping"/>
            </w:r>
            <w:r>
              <w:rPr>
                <w:rFonts w:hint="eastAsia" w:ascii="等线" w:hAnsi="等线" w:eastAsia="等线" w:cs="宋体"/>
                <w:color w:val="000000"/>
                <w:sz w:val="22"/>
                <w:szCs w:val="22"/>
              </w:rPr>
              <w:t>报价分别填写设计费金额及管理费金额，费率、小计金额、合计金额按照表单中工时计算。</w:t>
            </w:r>
            <w:r>
              <w:rPr>
                <w:rFonts w:hint="eastAsia" w:ascii="等线" w:hAnsi="等线" w:eastAsia="等线" w:cs="宋体"/>
                <w:color w:val="000000"/>
                <w:sz w:val="22"/>
                <w:szCs w:val="22"/>
              </w:rPr>
              <w:br w:type="textWrapping"/>
            </w:r>
            <w:r>
              <w:rPr>
                <w:rFonts w:hint="eastAsia" w:ascii="等线" w:hAnsi="等线" w:eastAsia="等线" w:cs="宋体"/>
                <w:color w:val="000000"/>
                <w:sz w:val="22"/>
                <w:szCs w:val="22"/>
              </w:rPr>
              <w:t>金额保留小数点后两位，费率保留小数点后三位；</w:t>
            </w:r>
          </w:p>
        </w:tc>
      </w:tr>
    </w:tbl>
    <w:p>
      <w:pPr>
        <w:spacing w:line="440" w:lineRule="exact"/>
        <w:jc w:val="center"/>
        <w:rPr>
          <w:color w:val="000000" w:themeColor="text1"/>
          <w:sz w:val="20"/>
          <w:szCs w:val="20"/>
          <w14:textFill>
            <w14:solidFill>
              <w14:schemeClr w14:val="tx1"/>
            </w14:solidFill>
          </w14:textFill>
        </w:rPr>
      </w:pPr>
    </w:p>
    <w:p>
      <w:pPr>
        <w:rPr>
          <w:rFonts w:ascii="黑体" w:hAnsi="黑体" w:eastAsia="黑体"/>
          <w:color w:val="000000" w:themeColor="text1"/>
          <w14:textFill>
            <w14:solidFill>
              <w14:schemeClr w14:val="tx1"/>
            </w14:solidFill>
          </w14:textFill>
        </w:rPr>
        <w:sectPr>
          <w:footnotePr>
            <w:numFmt w:val="decimalEnclosedCircle"/>
          </w:footnotePr>
          <w:pgSz w:w="16838" w:h="11906" w:orient="landscape"/>
          <w:pgMar w:top="1519" w:right="1440" w:bottom="1519" w:left="1157" w:header="851" w:footer="850" w:gutter="0"/>
          <w:pgNumType w:start="1"/>
          <w:cols w:space="1701" w:num="1"/>
          <w:docGrid w:linePitch="360" w:charSpace="0"/>
        </w:sectPr>
      </w:pPr>
      <w:bookmarkStart w:id="496" w:name="_Toc13928607"/>
      <w:r>
        <w:rPr>
          <w:rFonts w:hint="eastAsia" w:ascii="黑体" w:hAnsi="黑体" w:eastAsia="黑体"/>
          <w:color w:val="000000" w:themeColor="text1"/>
          <w14:textFill>
            <w14:solidFill>
              <w14:schemeClr w14:val="tx1"/>
            </w14:solidFill>
          </w14:textFill>
        </w:rPr>
        <w:br w:type="page"/>
      </w:r>
    </w:p>
    <w:p>
      <w:pPr>
        <w:rPr>
          <w:rFonts w:ascii="黑体" w:hAnsi="黑体" w:eastAsia="黑体"/>
          <w:color w:val="000000" w:themeColor="text1"/>
          <w14:textFill>
            <w14:solidFill>
              <w14:schemeClr w14:val="tx1"/>
            </w14:solidFill>
          </w14:textFill>
        </w:rPr>
      </w:pPr>
    </w:p>
    <w:p>
      <w:pPr>
        <w:jc w:val="center"/>
        <w:rPr>
          <w:color w:val="000000" w:themeColor="text1"/>
          <w14:textFill>
            <w14:solidFill>
              <w14:schemeClr w14:val="tx1"/>
            </w14:solidFill>
          </w14:textFill>
        </w:rPr>
      </w:pPr>
      <w:r>
        <w:rPr>
          <w:rFonts w:hint="eastAsia" w:ascii="黑体" w:hAnsi="黑体" w:eastAsia="黑体"/>
          <w:color w:val="000000" w:themeColor="text1"/>
          <w14:textFill>
            <w14:solidFill>
              <w14:schemeClr w14:val="tx1"/>
            </w14:solidFill>
          </w14:textFill>
        </w:rPr>
        <w:t>（二） 招标人参考的材料品牌响应表</w:t>
      </w:r>
    </w:p>
    <w:p>
      <w:pPr>
        <w:jc w:val="center"/>
        <w:rPr>
          <w:color w:val="000000" w:themeColor="text1"/>
          <w14:textFill>
            <w14:solidFill>
              <w14:schemeClr w14:val="tx1"/>
            </w14:solidFill>
          </w14:textFill>
        </w:rPr>
      </w:pPr>
      <w:r>
        <w:rPr>
          <w:color w:val="000000" w:themeColor="text1"/>
          <w14:textFill>
            <w14:solidFill>
              <w14:schemeClr w14:val="tx1"/>
            </w14:solidFill>
          </w14:textFill>
        </w:rPr>
        <w:t>品牌</w:t>
      </w:r>
      <w:r>
        <w:rPr>
          <w:rFonts w:hint="eastAsia"/>
          <w:color w:val="000000" w:themeColor="text1"/>
          <w14:textFill>
            <w14:solidFill>
              <w14:schemeClr w14:val="tx1"/>
            </w14:solidFill>
          </w14:textFill>
        </w:rPr>
        <w:t>参考</w:t>
      </w:r>
      <w:r>
        <w:rPr>
          <w:color w:val="000000" w:themeColor="text1"/>
          <w14:textFill>
            <w14:solidFill>
              <w14:schemeClr w14:val="tx1"/>
            </w14:solidFill>
          </w14:textFill>
        </w:rPr>
        <w:t>表</w:t>
      </w:r>
      <w:r>
        <w:rPr>
          <w:rFonts w:hint="eastAsia"/>
          <w:color w:val="000000" w:themeColor="text1"/>
          <w14:textFill>
            <w14:solidFill>
              <w14:schemeClr w14:val="tx1"/>
            </w14:solidFill>
          </w14:textFill>
        </w:rPr>
        <w:t>（如要求）</w:t>
      </w:r>
    </w:p>
    <w:tbl>
      <w:tblPr>
        <w:tblStyle w:val="33"/>
        <w:tblW w:w="0" w:type="auto"/>
        <w:jc w:val="center"/>
        <w:tblLayout w:type="autofit"/>
        <w:tblCellMar>
          <w:top w:w="0" w:type="dxa"/>
          <w:left w:w="108" w:type="dxa"/>
          <w:bottom w:w="0" w:type="dxa"/>
          <w:right w:w="108" w:type="dxa"/>
        </w:tblCellMar>
      </w:tblPr>
      <w:tblGrid>
        <w:gridCol w:w="696"/>
        <w:gridCol w:w="1896"/>
        <w:gridCol w:w="876"/>
        <w:gridCol w:w="876"/>
        <w:gridCol w:w="876"/>
        <w:gridCol w:w="876"/>
        <w:gridCol w:w="696"/>
        <w:gridCol w:w="1896"/>
      </w:tblGrid>
      <w:tr>
        <w:tblPrEx>
          <w:tblCellMar>
            <w:top w:w="0" w:type="dxa"/>
            <w:left w:w="108" w:type="dxa"/>
            <w:bottom w:w="0" w:type="dxa"/>
            <w:right w:w="108" w:type="dxa"/>
          </w:tblCellMar>
        </w:tblPrEx>
        <w:trPr>
          <w:trHeight w:val="306" w:hRule="atLeast"/>
          <w:jc w:val="center"/>
        </w:trPr>
        <w:tc>
          <w:tcPr>
            <w:tcW w:w="696" w:type="dxa"/>
            <w:tcBorders>
              <w:top w:val="single" w:color="000000" w:sz="4" w:space="0"/>
              <w:left w:val="single" w:color="000000" w:sz="4" w:space="0"/>
              <w:bottom w:val="single" w:color="000000" w:sz="4" w:space="0"/>
              <w:right w:val="single" w:color="000000" w:sz="4" w:space="0"/>
            </w:tcBorders>
            <w:vAlign w:val="center"/>
          </w:tcPr>
          <w:p>
            <w:pPr>
              <w:widowControl/>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序号</w:t>
            </w:r>
          </w:p>
        </w:tc>
        <w:tc>
          <w:tcPr>
            <w:tcW w:w="1896" w:type="dxa"/>
            <w:tcBorders>
              <w:top w:val="single" w:color="000000" w:sz="4" w:space="0"/>
              <w:left w:val="nil"/>
              <w:bottom w:val="single" w:color="000000" w:sz="4" w:space="0"/>
              <w:right w:val="single" w:color="000000" w:sz="4" w:space="0"/>
            </w:tcBorders>
            <w:vAlign w:val="center"/>
          </w:tcPr>
          <w:p>
            <w:pPr>
              <w:widowControl/>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材料、设备名称</w:t>
            </w:r>
          </w:p>
        </w:tc>
        <w:tc>
          <w:tcPr>
            <w:tcW w:w="876" w:type="dxa"/>
            <w:tcBorders>
              <w:top w:val="single" w:color="000000" w:sz="4" w:space="0"/>
              <w:left w:val="nil"/>
              <w:bottom w:val="single" w:color="000000" w:sz="4" w:space="0"/>
              <w:right w:val="single" w:color="000000" w:sz="4" w:space="0"/>
            </w:tcBorders>
            <w:vAlign w:val="center"/>
          </w:tcPr>
          <w:p>
            <w:pPr>
              <w:widowControl/>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品牌1</w:t>
            </w:r>
          </w:p>
        </w:tc>
        <w:tc>
          <w:tcPr>
            <w:tcW w:w="876" w:type="dxa"/>
            <w:tcBorders>
              <w:top w:val="single" w:color="000000" w:sz="4" w:space="0"/>
              <w:left w:val="nil"/>
              <w:bottom w:val="single" w:color="000000" w:sz="4" w:space="0"/>
              <w:right w:val="single" w:color="000000" w:sz="4" w:space="0"/>
            </w:tcBorders>
            <w:vAlign w:val="center"/>
          </w:tcPr>
          <w:p>
            <w:pPr>
              <w:widowControl/>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品牌2</w:t>
            </w:r>
          </w:p>
        </w:tc>
        <w:tc>
          <w:tcPr>
            <w:tcW w:w="876" w:type="dxa"/>
            <w:tcBorders>
              <w:top w:val="single" w:color="000000" w:sz="4" w:space="0"/>
              <w:left w:val="nil"/>
              <w:bottom w:val="single" w:color="000000" w:sz="4" w:space="0"/>
              <w:right w:val="single" w:color="000000" w:sz="4" w:space="0"/>
            </w:tcBorders>
            <w:vAlign w:val="center"/>
          </w:tcPr>
          <w:p>
            <w:pPr>
              <w:widowControl/>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品牌3</w:t>
            </w:r>
          </w:p>
        </w:tc>
        <w:tc>
          <w:tcPr>
            <w:tcW w:w="876" w:type="dxa"/>
            <w:tcBorders>
              <w:top w:val="single" w:color="000000" w:sz="4" w:space="0"/>
              <w:left w:val="nil"/>
              <w:bottom w:val="single" w:color="000000" w:sz="4" w:space="0"/>
              <w:right w:val="single" w:color="000000" w:sz="4" w:space="0"/>
            </w:tcBorders>
            <w:vAlign w:val="center"/>
          </w:tcPr>
          <w:p>
            <w:pPr>
              <w:widowControl/>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品牌4</w:t>
            </w:r>
          </w:p>
        </w:tc>
        <w:tc>
          <w:tcPr>
            <w:tcW w:w="696" w:type="dxa"/>
            <w:tcBorders>
              <w:top w:val="single" w:color="000000" w:sz="4" w:space="0"/>
              <w:left w:val="nil"/>
              <w:bottom w:val="single" w:color="000000" w:sz="4" w:space="0"/>
              <w:right w:val="single" w:color="000000" w:sz="4" w:space="0"/>
            </w:tcBorders>
            <w:vAlign w:val="center"/>
          </w:tcPr>
          <w:p>
            <w:pPr>
              <w:widowControl/>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备注</w:t>
            </w:r>
          </w:p>
        </w:tc>
        <w:tc>
          <w:tcPr>
            <w:tcW w:w="1896" w:type="dxa"/>
            <w:tcBorders>
              <w:top w:val="single" w:color="000000" w:sz="4" w:space="0"/>
              <w:left w:val="nil"/>
              <w:bottom w:val="single" w:color="000000" w:sz="4" w:space="0"/>
              <w:right w:val="single" w:color="000000" w:sz="4" w:space="0"/>
            </w:tcBorders>
          </w:tcPr>
          <w:p>
            <w:pPr>
              <w:widowControl/>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投标人选定品牌</w:t>
            </w:r>
          </w:p>
        </w:tc>
      </w:tr>
      <w:tr>
        <w:tblPrEx>
          <w:tblCellMar>
            <w:top w:w="0" w:type="dxa"/>
            <w:left w:w="108" w:type="dxa"/>
            <w:bottom w:w="0" w:type="dxa"/>
            <w:right w:w="108" w:type="dxa"/>
          </w:tblCellMar>
        </w:tblPrEx>
        <w:trPr>
          <w:trHeight w:val="487" w:hRule="atLeast"/>
          <w:jc w:val="center"/>
        </w:trPr>
        <w:tc>
          <w:tcPr>
            <w:tcW w:w="696" w:type="dxa"/>
            <w:tcBorders>
              <w:top w:val="nil"/>
              <w:left w:val="single" w:color="000000" w:sz="4" w:space="0"/>
              <w:bottom w:val="single" w:color="000000" w:sz="4" w:space="0"/>
              <w:right w:val="single" w:color="000000" w:sz="4" w:space="0"/>
            </w:tcBorders>
            <w:vAlign w:val="center"/>
          </w:tcPr>
          <w:p>
            <w:pPr>
              <w:widowControl/>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w:t>
            </w:r>
          </w:p>
        </w:tc>
        <w:tc>
          <w:tcPr>
            <w:tcW w:w="1896" w:type="dxa"/>
            <w:tcBorders>
              <w:top w:val="nil"/>
              <w:left w:val="nil"/>
              <w:bottom w:val="single" w:color="000000" w:sz="4" w:space="0"/>
              <w:right w:val="single" w:color="000000" w:sz="4" w:space="0"/>
            </w:tcBorders>
            <w:vAlign w:val="center"/>
          </w:tcPr>
          <w:p>
            <w:pPr>
              <w:widowControl/>
              <w:rPr>
                <w:color w:val="000000" w:themeColor="text1"/>
                <w:szCs w:val="21"/>
                <w14:textFill>
                  <w14:solidFill>
                    <w14:schemeClr w14:val="tx1"/>
                  </w14:solidFill>
                </w14:textFill>
              </w:rPr>
            </w:pPr>
          </w:p>
        </w:tc>
        <w:tc>
          <w:tcPr>
            <w:tcW w:w="876" w:type="dxa"/>
            <w:tcBorders>
              <w:top w:val="single" w:color="000000" w:sz="4" w:space="0"/>
              <w:left w:val="nil"/>
              <w:bottom w:val="single" w:color="000000" w:sz="4" w:space="0"/>
              <w:right w:val="single" w:color="000000" w:sz="4" w:space="0"/>
            </w:tcBorders>
            <w:vAlign w:val="center"/>
          </w:tcPr>
          <w:p>
            <w:pPr>
              <w:rPr>
                <w:color w:val="000000" w:themeColor="text1"/>
                <w:sz w:val="22"/>
                <w14:textFill>
                  <w14:solidFill>
                    <w14:schemeClr w14:val="tx1"/>
                  </w14:solidFill>
                </w14:textFill>
              </w:rPr>
            </w:pPr>
          </w:p>
        </w:tc>
        <w:tc>
          <w:tcPr>
            <w:tcW w:w="876" w:type="dxa"/>
            <w:tcBorders>
              <w:top w:val="single" w:color="000000" w:sz="4" w:space="0"/>
              <w:left w:val="nil"/>
              <w:bottom w:val="single" w:color="000000" w:sz="4" w:space="0"/>
              <w:right w:val="single" w:color="000000" w:sz="4" w:space="0"/>
            </w:tcBorders>
            <w:vAlign w:val="center"/>
          </w:tcPr>
          <w:p>
            <w:pPr>
              <w:rPr>
                <w:color w:val="000000" w:themeColor="text1"/>
                <w:sz w:val="22"/>
                <w14:textFill>
                  <w14:solidFill>
                    <w14:schemeClr w14:val="tx1"/>
                  </w14:solidFill>
                </w14:textFill>
              </w:rPr>
            </w:pPr>
          </w:p>
        </w:tc>
        <w:tc>
          <w:tcPr>
            <w:tcW w:w="876" w:type="dxa"/>
            <w:tcBorders>
              <w:top w:val="single" w:color="000000" w:sz="4" w:space="0"/>
              <w:left w:val="nil"/>
              <w:bottom w:val="single" w:color="000000" w:sz="4" w:space="0"/>
              <w:right w:val="single" w:color="000000" w:sz="4" w:space="0"/>
            </w:tcBorders>
            <w:vAlign w:val="center"/>
          </w:tcPr>
          <w:p>
            <w:pPr>
              <w:rPr>
                <w:color w:val="000000" w:themeColor="text1"/>
                <w:sz w:val="22"/>
                <w14:textFill>
                  <w14:solidFill>
                    <w14:schemeClr w14:val="tx1"/>
                  </w14:solidFill>
                </w14:textFill>
              </w:rPr>
            </w:pPr>
          </w:p>
        </w:tc>
        <w:tc>
          <w:tcPr>
            <w:tcW w:w="876" w:type="dxa"/>
            <w:tcBorders>
              <w:top w:val="single" w:color="000000" w:sz="4" w:space="0"/>
              <w:left w:val="nil"/>
              <w:bottom w:val="single" w:color="000000" w:sz="4" w:space="0"/>
              <w:right w:val="single" w:color="000000" w:sz="4" w:space="0"/>
            </w:tcBorders>
            <w:vAlign w:val="center"/>
          </w:tcPr>
          <w:p>
            <w:pPr>
              <w:rPr>
                <w:color w:val="000000" w:themeColor="text1"/>
                <w:sz w:val="22"/>
                <w14:textFill>
                  <w14:solidFill>
                    <w14:schemeClr w14:val="tx1"/>
                  </w14:solidFill>
                </w14:textFill>
              </w:rPr>
            </w:pPr>
          </w:p>
        </w:tc>
        <w:tc>
          <w:tcPr>
            <w:tcW w:w="696" w:type="dxa"/>
            <w:tcBorders>
              <w:top w:val="nil"/>
              <w:left w:val="nil"/>
              <w:bottom w:val="single" w:color="000000" w:sz="4" w:space="0"/>
              <w:right w:val="single" w:color="000000" w:sz="4" w:space="0"/>
            </w:tcBorders>
            <w:vAlign w:val="center"/>
          </w:tcPr>
          <w:p>
            <w:pPr>
              <w:widowControl/>
              <w:rPr>
                <w:color w:val="000000" w:themeColor="text1"/>
                <w:szCs w:val="21"/>
                <w14:textFill>
                  <w14:solidFill>
                    <w14:schemeClr w14:val="tx1"/>
                  </w14:solidFill>
                </w14:textFill>
              </w:rPr>
            </w:pPr>
          </w:p>
        </w:tc>
        <w:tc>
          <w:tcPr>
            <w:tcW w:w="1896" w:type="dxa"/>
            <w:tcBorders>
              <w:top w:val="nil"/>
              <w:left w:val="nil"/>
              <w:bottom w:val="single" w:color="000000" w:sz="4" w:space="0"/>
              <w:right w:val="single" w:color="000000" w:sz="4" w:space="0"/>
            </w:tcBorders>
          </w:tcPr>
          <w:p>
            <w:pPr>
              <w:widowControl/>
              <w:rPr>
                <w:color w:val="000000" w:themeColor="text1"/>
                <w:szCs w:val="21"/>
                <w14:textFill>
                  <w14:solidFill>
                    <w14:schemeClr w14:val="tx1"/>
                  </w14:solidFill>
                </w14:textFill>
              </w:rPr>
            </w:pPr>
          </w:p>
        </w:tc>
      </w:tr>
      <w:tr>
        <w:tblPrEx>
          <w:tblCellMar>
            <w:top w:w="0" w:type="dxa"/>
            <w:left w:w="108" w:type="dxa"/>
            <w:bottom w:w="0" w:type="dxa"/>
            <w:right w:w="108" w:type="dxa"/>
          </w:tblCellMar>
        </w:tblPrEx>
        <w:trPr>
          <w:trHeight w:val="487" w:hRule="atLeast"/>
          <w:jc w:val="center"/>
        </w:trPr>
        <w:tc>
          <w:tcPr>
            <w:tcW w:w="696" w:type="dxa"/>
            <w:tcBorders>
              <w:top w:val="nil"/>
              <w:left w:val="single" w:color="000000" w:sz="4" w:space="0"/>
              <w:bottom w:val="single" w:color="000000" w:sz="4" w:space="0"/>
              <w:right w:val="single" w:color="000000" w:sz="4" w:space="0"/>
            </w:tcBorders>
            <w:vAlign w:val="center"/>
          </w:tcPr>
          <w:p>
            <w:pPr>
              <w:widowControl/>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w:t>
            </w:r>
          </w:p>
        </w:tc>
        <w:tc>
          <w:tcPr>
            <w:tcW w:w="1896" w:type="dxa"/>
            <w:tcBorders>
              <w:top w:val="nil"/>
              <w:left w:val="nil"/>
              <w:bottom w:val="single" w:color="000000" w:sz="4" w:space="0"/>
              <w:right w:val="single" w:color="000000" w:sz="4" w:space="0"/>
            </w:tcBorders>
            <w:vAlign w:val="center"/>
          </w:tcPr>
          <w:p>
            <w:pPr>
              <w:widowControl/>
              <w:rPr>
                <w:color w:val="000000" w:themeColor="text1"/>
                <w:szCs w:val="21"/>
                <w14:textFill>
                  <w14:solidFill>
                    <w14:schemeClr w14:val="tx1"/>
                  </w14:solidFill>
                </w14:textFill>
              </w:rPr>
            </w:pPr>
          </w:p>
        </w:tc>
        <w:tc>
          <w:tcPr>
            <w:tcW w:w="876" w:type="dxa"/>
            <w:tcBorders>
              <w:top w:val="single" w:color="000000" w:sz="4" w:space="0"/>
              <w:left w:val="nil"/>
              <w:bottom w:val="single" w:color="000000" w:sz="4" w:space="0"/>
              <w:right w:val="single" w:color="000000" w:sz="4" w:space="0"/>
            </w:tcBorders>
            <w:vAlign w:val="center"/>
          </w:tcPr>
          <w:p>
            <w:pPr>
              <w:rPr>
                <w:color w:val="000000" w:themeColor="text1"/>
                <w:sz w:val="22"/>
                <w14:textFill>
                  <w14:solidFill>
                    <w14:schemeClr w14:val="tx1"/>
                  </w14:solidFill>
                </w14:textFill>
              </w:rPr>
            </w:pPr>
          </w:p>
        </w:tc>
        <w:tc>
          <w:tcPr>
            <w:tcW w:w="876" w:type="dxa"/>
            <w:tcBorders>
              <w:top w:val="single" w:color="000000" w:sz="4" w:space="0"/>
              <w:left w:val="nil"/>
              <w:bottom w:val="single" w:color="000000" w:sz="4" w:space="0"/>
              <w:right w:val="single" w:color="000000" w:sz="4" w:space="0"/>
            </w:tcBorders>
            <w:vAlign w:val="center"/>
          </w:tcPr>
          <w:p>
            <w:pPr>
              <w:rPr>
                <w:color w:val="000000" w:themeColor="text1"/>
                <w:sz w:val="22"/>
                <w14:textFill>
                  <w14:solidFill>
                    <w14:schemeClr w14:val="tx1"/>
                  </w14:solidFill>
                </w14:textFill>
              </w:rPr>
            </w:pPr>
          </w:p>
        </w:tc>
        <w:tc>
          <w:tcPr>
            <w:tcW w:w="876" w:type="dxa"/>
            <w:tcBorders>
              <w:top w:val="single" w:color="000000" w:sz="4" w:space="0"/>
              <w:left w:val="nil"/>
              <w:bottom w:val="single" w:color="000000" w:sz="4" w:space="0"/>
              <w:right w:val="single" w:color="000000" w:sz="4" w:space="0"/>
            </w:tcBorders>
            <w:vAlign w:val="center"/>
          </w:tcPr>
          <w:p>
            <w:pPr>
              <w:rPr>
                <w:color w:val="000000" w:themeColor="text1"/>
                <w:sz w:val="22"/>
                <w14:textFill>
                  <w14:solidFill>
                    <w14:schemeClr w14:val="tx1"/>
                  </w14:solidFill>
                </w14:textFill>
              </w:rPr>
            </w:pPr>
          </w:p>
        </w:tc>
        <w:tc>
          <w:tcPr>
            <w:tcW w:w="876" w:type="dxa"/>
            <w:tcBorders>
              <w:top w:val="single" w:color="000000" w:sz="4" w:space="0"/>
              <w:left w:val="nil"/>
              <w:bottom w:val="single" w:color="000000" w:sz="4" w:space="0"/>
              <w:right w:val="single" w:color="000000" w:sz="4" w:space="0"/>
            </w:tcBorders>
            <w:vAlign w:val="center"/>
          </w:tcPr>
          <w:p>
            <w:pPr>
              <w:rPr>
                <w:color w:val="000000" w:themeColor="text1"/>
                <w:sz w:val="22"/>
                <w14:textFill>
                  <w14:solidFill>
                    <w14:schemeClr w14:val="tx1"/>
                  </w14:solidFill>
                </w14:textFill>
              </w:rPr>
            </w:pPr>
          </w:p>
        </w:tc>
        <w:tc>
          <w:tcPr>
            <w:tcW w:w="696" w:type="dxa"/>
            <w:tcBorders>
              <w:top w:val="nil"/>
              <w:left w:val="nil"/>
              <w:bottom w:val="single" w:color="000000" w:sz="4" w:space="0"/>
              <w:right w:val="single" w:color="000000" w:sz="4" w:space="0"/>
            </w:tcBorders>
            <w:vAlign w:val="center"/>
          </w:tcPr>
          <w:p>
            <w:pPr>
              <w:widowControl/>
              <w:rPr>
                <w:color w:val="000000" w:themeColor="text1"/>
                <w:szCs w:val="21"/>
                <w14:textFill>
                  <w14:solidFill>
                    <w14:schemeClr w14:val="tx1"/>
                  </w14:solidFill>
                </w14:textFill>
              </w:rPr>
            </w:pPr>
          </w:p>
        </w:tc>
        <w:tc>
          <w:tcPr>
            <w:tcW w:w="1896" w:type="dxa"/>
            <w:tcBorders>
              <w:top w:val="nil"/>
              <w:left w:val="nil"/>
              <w:bottom w:val="single" w:color="000000" w:sz="4" w:space="0"/>
              <w:right w:val="single" w:color="000000" w:sz="4" w:space="0"/>
            </w:tcBorders>
          </w:tcPr>
          <w:p>
            <w:pPr>
              <w:widowControl/>
              <w:rPr>
                <w:color w:val="000000" w:themeColor="text1"/>
                <w:szCs w:val="21"/>
                <w14:textFill>
                  <w14:solidFill>
                    <w14:schemeClr w14:val="tx1"/>
                  </w14:solidFill>
                </w14:textFill>
              </w:rPr>
            </w:pPr>
          </w:p>
        </w:tc>
      </w:tr>
      <w:tr>
        <w:tblPrEx>
          <w:tblCellMar>
            <w:top w:w="0" w:type="dxa"/>
            <w:left w:w="108" w:type="dxa"/>
            <w:bottom w:w="0" w:type="dxa"/>
            <w:right w:w="108" w:type="dxa"/>
          </w:tblCellMar>
        </w:tblPrEx>
        <w:trPr>
          <w:trHeight w:val="487" w:hRule="atLeast"/>
          <w:jc w:val="center"/>
        </w:trPr>
        <w:tc>
          <w:tcPr>
            <w:tcW w:w="696" w:type="dxa"/>
            <w:tcBorders>
              <w:top w:val="nil"/>
              <w:left w:val="single" w:color="000000" w:sz="4" w:space="0"/>
              <w:bottom w:val="single" w:color="000000" w:sz="4" w:space="0"/>
              <w:right w:val="single" w:color="000000" w:sz="4" w:space="0"/>
            </w:tcBorders>
            <w:vAlign w:val="center"/>
          </w:tcPr>
          <w:p>
            <w:pPr>
              <w:widowControl/>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3</w:t>
            </w:r>
          </w:p>
        </w:tc>
        <w:tc>
          <w:tcPr>
            <w:tcW w:w="1896" w:type="dxa"/>
            <w:tcBorders>
              <w:top w:val="nil"/>
              <w:left w:val="nil"/>
              <w:bottom w:val="single" w:color="000000" w:sz="4" w:space="0"/>
              <w:right w:val="single" w:color="000000" w:sz="4" w:space="0"/>
            </w:tcBorders>
            <w:vAlign w:val="center"/>
          </w:tcPr>
          <w:p>
            <w:pPr>
              <w:widowControl/>
              <w:rPr>
                <w:color w:val="000000" w:themeColor="text1"/>
                <w:szCs w:val="21"/>
                <w14:textFill>
                  <w14:solidFill>
                    <w14:schemeClr w14:val="tx1"/>
                  </w14:solidFill>
                </w14:textFill>
              </w:rPr>
            </w:pPr>
          </w:p>
        </w:tc>
        <w:tc>
          <w:tcPr>
            <w:tcW w:w="876" w:type="dxa"/>
            <w:tcBorders>
              <w:top w:val="single" w:color="000000" w:sz="4" w:space="0"/>
              <w:left w:val="nil"/>
              <w:bottom w:val="single" w:color="000000" w:sz="4" w:space="0"/>
              <w:right w:val="single" w:color="000000" w:sz="4" w:space="0"/>
            </w:tcBorders>
            <w:vAlign w:val="center"/>
          </w:tcPr>
          <w:p>
            <w:pPr>
              <w:rPr>
                <w:color w:val="000000" w:themeColor="text1"/>
                <w:sz w:val="22"/>
                <w14:textFill>
                  <w14:solidFill>
                    <w14:schemeClr w14:val="tx1"/>
                  </w14:solidFill>
                </w14:textFill>
              </w:rPr>
            </w:pPr>
          </w:p>
        </w:tc>
        <w:tc>
          <w:tcPr>
            <w:tcW w:w="876" w:type="dxa"/>
            <w:tcBorders>
              <w:top w:val="single" w:color="000000" w:sz="4" w:space="0"/>
              <w:left w:val="nil"/>
              <w:bottom w:val="single" w:color="000000" w:sz="4" w:space="0"/>
              <w:right w:val="single" w:color="000000" w:sz="4" w:space="0"/>
            </w:tcBorders>
            <w:vAlign w:val="center"/>
          </w:tcPr>
          <w:p>
            <w:pPr>
              <w:rPr>
                <w:color w:val="000000" w:themeColor="text1"/>
                <w:sz w:val="22"/>
                <w14:textFill>
                  <w14:solidFill>
                    <w14:schemeClr w14:val="tx1"/>
                  </w14:solidFill>
                </w14:textFill>
              </w:rPr>
            </w:pPr>
          </w:p>
        </w:tc>
        <w:tc>
          <w:tcPr>
            <w:tcW w:w="876" w:type="dxa"/>
            <w:tcBorders>
              <w:top w:val="single" w:color="000000" w:sz="4" w:space="0"/>
              <w:left w:val="nil"/>
              <w:bottom w:val="single" w:color="000000" w:sz="4" w:space="0"/>
              <w:right w:val="single" w:color="000000" w:sz="4" w:space="0"/>
            </w:tcBorders>
            <w:vAlign w:val="center"/>
          </w:tcPr>
          <w:p>
            <w:pPr>
              <w:rPr>
                <w:color w:val="000000" w:themeColor="text1"/>
                <w:sz w:val="22"/>
                <w14:textFill>
                  <w14:solidFill>
                    <w14:schemeClr w14:val="tx1"/>
                  </w14:solidFill>
                </w14:textFill>
              </w:rPr>
            </w:pPr>
          </w:p>
        </w:tc>
        <w:tc>
          <w:tcPr>
            <w:tcW w:w="876" w:type="dxa"/>
            <w:tcBorders>
              <w:top w:val="single" w:color="000000" w:sz="4" w:space="0"/>
              <w:left w:val="nil"/>
              <w:bottom w:val="single" w:color="000000" w:sz="4" w:space="0"/>
              <w:right w:val="single" w:color="000000" w:sz="4" w:space="0"/>
            </w:tcBorders>
            <w:vAlign w:val="center"/>
          </w:tcPr>
          <w:p>
            <w:pPr>
              <w:rPr>
                <w:color w:val="000000" w:themeColor="text1"/>
                <w:sz w:val="22"/>
                <w14:textFill>
                  <w14:solidFill>
                    <w14:schemeClr w14:val="tx1"/>
                  </w14:solidFill>
                </w14:textFill>
              </w:rPr>
            </w:pPr>
          </w:p>
        </w:tc>
        <w:tc>
          <w:tcPr>
            <w:tcW w:w="696" w:type="dxa"/>
            <w:tcBorders>
              <w:top w:val="nil"/>
              <w:left w:val="nil"/>
              <w:bottom w:val="single" w:color="000000" w:sz="4" w:space="0"/>
              <w:right w:val="single" w:color="000000" w:sz="4" w:space="0"/>
            </w:tcBorders>
            <w:vAlign w:val="center"/>
          </w:tcPr>
          <w:p>
            <w:pPr>
              <w:widowControl/>
              <w:rPr>
                <w:color w:val="000000" w:themeColor="text1"/>
                <w:szCs w:val="21"/>
                <w14:textFill>
                  <w14:solidFill>
                    <w14:schemeClr w14:val="tx1"/>
                  </w14:solidFill>
                </w14:textFill>
              </w:rPr>
            </w:pPr>
          </w:p>
        </w:tc>
        <w:tc>
          <w:tcPr>
            <w:tcW w:w="1896" w:type="dxa"/>
            <w:tcBorders>
              <w:top w:val="nil"/>
              <w:left w:val="nil"/>
              <w:bottom w:val="single" w:color="000000" w:sz="4" w:space="0"/>
              <w:right w:val="single" w:color="000000" w:sz="4" w:space="0"/>
            </w:tcBorders>
          </w:tcPr>
          <w:p>
            <w:pPr>
              <w:widowControl/>
              <w:rPr>
                <w:color w:val="000000" w:themeColor="text1"/>
                <w:szCs w:val="21"/>
                <w14:textFill>
                  <w14:solidFill>
                    <w14:schemeClr w14:val="tx1"/>
                  </w14:solidFill>
                </w14:textFill>
              </w:rPr>
            </w:pPr>
          </w:p>
        </w:tc>
      </w:tr>
      <w:tr>
        <w:tblPrEx>
          <w:tblCellMar>
            <w:top w:w="0" w:type="dxa"/>
            <w:left w:w="108" w:type="dxa"/>
            <w:bottom w:w="0" w:type="dxa"/>
            <w:right w:w="108" w:type="dxa"/>
          </w:tblCellMar>
        </w:tblPrEx>
        <w:trPr>
          <w:trHeight w:val="487" w:hRule="atLeast"/>
          <w:jc w:val="center"/>
        </w:trPr>
        <w:tc>
          <w:tcPr>
            <w:tcW w:w="696" w:type="dxa"/>
            <w:tcBorders>
              <w:top w:val="nil"/>
              <w:left w:val="single" w:color="000000" w:sz="4" w:space="0"/>
              <w:bottom w:val="single" w:color="000000" w:sz="4" w:space="0"/>
              <w:right w:val="single" w:color="000000" w:sz="4" w:space="0"/>
            </w:tcBorders>
            <w:vAlign w:val="center"/>
          </w:tcPr>
          <w:p>
            <w:pPr>
              <w:widowControl/>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4</w:t>
            </w:r>
          </w:p>
        </w:tc>
        <w:tc>
          <w:tcPr>
            <w:tcW w:w="1896" w:type="dxa"/>
            <w:tcBorders>
              <w:top w:val="nil"/>
              <w:left w:val="nil"/>
              <w:bottom w:val="single" w:color="000000" w:sz="4" w:space="0"/>
              <w:right w:val="single" w:color="000000" w:sz="4" w:space="0"/>
            </w:tcBorders>
            <w:vAlign w:val="center"/>
          </w:tcPr>
          <w:p>
            <w:pPr>
              <w:widowControl/>
              <w:rPr>
                <w:color w:val="000000" w:themeColor="text1"/>
                <w:szCs w:val="21"/>
                <w14:textFill>
                  <w14:solidFill>
                    <w14:schemeClr w14:val="tx1"/>
                  </w14:solidFill>
                </w14:textFill>
              </w:rPr>
            </w:pPr>
          </w:p>
        </w:tc>
        <w:tc>
          <w:tcPr>
            <w:tcW w:w="876" w:type="dxa"/>
            <w:tcBorders>
              <w:top w:val="single" w:color="000000" w:sz="4" w:space="0"/>
              <w:left w:val="nil"/>
              <w:bottom w:val="single" w:color="000000" w:sz="4" w:space="0"/>
              <w:right w:val="single" w:color="000000" w:sz="4" w:space="0"/>
            </w:tcBorders>
            <w:vAlign w:val="center"/>
          </w:tcPr>
          <w:p>
            <w:pPr>
              <w:rPr>
                <w:color w:val="000000" w:themeColor="text1"/>
                <w:sz w:val="22"/>
                <w14:textFill>
                  <w14:solidFill>
                    <w14:schemeClr w14:val="tx1"/>
                  </w14:solidFill>
                </w14:textFill>
              </w:rPr>
            </w:pPr>
          </w:p>
        </w:tc>
        <w:tc>
          <w:tcPr>
            <w:tcW w:w="876" w:type="dxa"/>
            <w:tcBorders>
              <w:top w:val="single" w:color="000000" w:sz="4" w:space="0"/>
              <w:left w:val="nil"/>
              <w:bottom w:val="single" w:color="000000" w:sz="4" w:space="0"/>
              <w:right w:val="single" w:color="000000" w:sz="4" w:space="0"/>
            </w:tcBorders>
            <w:vAlign w:val="center"/>
          </w:tcPr>
          <w:p>
            <w:pPr>
              <w:rPr>
                <w:color w:val="000000" w:themeColor="text1"/>
                <w:sz w:val="22"/>
                <w14:textFill>
                  <w14:solidFill>
                    <w14:schemeClr w14:val="tx1"/>
                  </w14:solidFill>
                </w14:textFill>
              </w:rPr>
            </w:pPr>
          </w:p>
        </w:tc>
        <w:tc>
          <w:tcPr>
            <w:tcW w:w="876" w:type="dxa"/>
            <w:tcBorders>
              <w:top w:val="single" w:color="000000" w:sz="4" w:space="0"/>
              <w:left w:val="nil"/>
              <w:bottom w:val="single" w:color="000000" w:sz="4" w:space="0"/>
              <w:right w:val="single" w:color="000000" w:sz="4" w:space="0"/>
            </w:tcBorders>
            <w:vAlign w:val="center"/>
          </w:tcPr>
          <w:p>
            <w:pPr>
              <w:rPr>
                <w:color w:val="000000" w:themeColor="text1"/>
                <w:sz w:val="22"/>
                <w14:textFill>
                  <w14:solidFill>
                    <w14:schemeClr w14:val="tx1"/>
                  </w14:solidFill>
                </w14:textFill>
              </w:rPr>
            </w:pPr>
          </w:p>
        </w:tc>
        <w:tc>
          <w:tcPr>
            <w:tcW w:w="876" w:type="dxa"/>
            <w:tcBorders>
              <w:top w:val="single" w:color="000000" w:sz="4" w:space="0"/>
              <w:left w:val="nil"/>
              <w:bottom w:val="single" w:color="000000" w:sz="4" w:space="0"/>
              <w:right w:val="single" w:color="000000" w:sz="4" w:space="0"/>
            </w:tcBorders>
            <w:vAlign w:val="center"/>
          </w:tcPr>
          <w:p>
            <w:pPr>
              <w:rPr>
                <w:color w:val="000000" w:themeColor="text1"/>
                <w:sz w:val="22"/>
                <w14:textFill>
                  <w14:solidFill>
                    <w14:schemeClr w14:val="tx1"/>
                  </w14:solidFill>
                </w14:textFill>
              </w:rPr>
            </w:pPr>
          </w:p>
        </w:tc>
        <w:tc>
          <w:tcPr>
            <w:tcW w:w="696" w:type="dxa"/>
            <w:tcBorders>
              <w:top w:val="nil"/>
              <w:left w:val="nil"/>
              <w:bottom w:val="single" w:color="000000" w:sz="4" w:space="0"/>
              <w:right w:val="single" w:color="000000" w:sz="4" w:space="0"/>
            </w:tcBorders>
            <w:vAlign w:val="center"/>
          </w:tcPr>
          <w:p>
            <w:pPr>
              <w:widowControl/>
              <w:rPr>
                <w:color w:val="000000" w:themeColor="text1"/>
                <w:szCs w:val="21"/>
                <w14:textFill>
                  <w14:solidFill>
                    <w14:schemeClr w14:val="tx1"/>
                  </w14:solidFill>
                </w14:textFill>
              </w:rPr>
            </w:pPr>
          </w:p>
        </w:tc>
        <w:tc>
          <w:tcPr>
            <w:tcW w:w="1896" w:type="dxa"/>
            <w:tcBorders>
              <w:top w:val="nil"/>
              <w:left w:val="nil"/>
              <w:bottom w:val="single" w:color="000000" w:sz="4" w:space="0"/>
              <w:right w:val="single" w:color="000000" w:sz="4" w:space="0"/>
            </w:tcBorders>
          </w:tcPr>
          <w:p>
            <w:pPr>
              <w:widowControl/>
              <w:rPr>
                <w:color w:val="000000" w:themeColor="text1"/>
                <w:szCs w:val="21"/>
                <w14:textFill>
                  <w14:solidFill>
                    <w14:schemeClr w14:val="tx1"/>
                  </w14:solidFill>
                </w14:textFill>
              </w:rPr>
            </w:pPr>
          </w:p>
        </w:tc>
      </w:tr>
      <w:tr>
        <w:tblPrEx>
          <w:tblCellMar>
            <w:top w:w="0" w:type="dxa"/>
            <w:left w:w="108" w:type="dxa"/>
            <w:bottom w:w="0" w:type="dxa"/>
            <w:right w:w="108" w:type="dxa"/>
          </w:tblCellMar>
        </w:tblPrEx>
        <w:trPr>
          <w:trHeight w:val="487" w:hRule="atLeast"/>
          <w:jc w:val="center"/>
        </w:trPr>
        <w:tc>
          <w:tcPr>
            <w:tcW w:w="696" w:type="dxa"/>
            <w:tcBorders>
              <w:top w:val="nil"/>
              <w:left w:val="single" w:color="000000" w:sz="4" w:space="0"/>
              <w:bottom w:val="single" w:color="000000" w:sz="4" w:space="0"/>
              <w:right w:val="single" w:color="000000" w:sz="4" w:space="0"/>
            </w:tcBorders>
            <w:vAlign w:val="center"/>
          </w:tcPr>
          <w:p>
            <w:pPr>
              <w:widowControl/>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p>
        </w:tc>
        <w:tc>
          <w:tcPr>
            <w:tcW w:w="1896" w:type="dxa"/>
            <w:tcBorders>
              <w:top w:val="nil"/>
              <w:left w:val="nil"/>
              <w:bottom w:val="single" w:color="000000" w:sz="4" w:space="0"/>
              <w:right w:val="single" w:color="000000" w:sz="4" w:space="0"/>
            </w:tcBorders>
            <w:vAlign w:val="center"/>
          </w:tcPr>
          <w:p>
            <w:pPr>
              <w:widowControl/>
              <w:rPr>
                <w:color w:val="000000" w:themeColor="text1"/>
                <w:szCs w:val="21"/>
                <w14:textFill>
                  <w14:solidFill>
                    <w14:schemeClr w14:val="tx1"/>
                  </w14:solidFill>
                </w14:textFill>
              </w:rPr>
            </w:pPr>
          </w:p>
        </w:tc>
        <w:tc>
          <w:tcPr>
            <w:tcW w:w="876" w:type="dxa"/>
            <w:tcBorders>
              <w:top w:val="single" w:color="000000" w:sz="4" w:space="0"/>
              <w:left w:val="nil"/>
              <w:bottom w:val="single" w:color="000000" w:sz="4" w:space="0"/>
              <w:right w:val="single" w:color="000000" w:sz="4" w:space="0"/>
            </w:tcBorders>
            <w:vAlign w:val="center"/>
          </w:tcPr>
          <w:p>
            <w:pPr>
              <w:rPr>
                <w:color w:val="000000" w:themeColor="text1"/>
                <w:sz w:val="22"/>
                <w14:textFill>
                  <w14:solidFill>
                    <w14:schemeClr w14:val="tx1"/>
                  </w14:solidFill>
                </w14:textFill>
              </w:rPr>
            </w:pPr>
          </w:p>
        </w:tc>
        <w:tc>
          <w:tcPr>
            <w:tcW w:w="876" w:type="dxa"/>
            <w:tcBorders>
              <w:top w:val="single" w:color="000000" w:sz="4" w:space="0"/>
              <w:left w:val="nil"/>
              <w:bottom w:val="single" w:color="000000" w:sz="4" w:space="0"/>
              <w:right w:val="single" w:color="000000" w:sz="4" w:space="0"/>
            </w:tcBorders>
            <w:vAlign w:val="center"/>
          </w:tcPr>
          <w:p>
            <w:pPr>
              <w:rPr>
                <w:color w:val="000000" w:themeColor="text1"/>
                <w:sz w:val="22"/>
                <w14:textFill>
                  <w14:solidFill>
                    <w14:schemeClr w14:val="tx1"/>
                  </w14:solidFill>
                </w14:textFill>
              </w:rPr>
            </w:pPr>
          </w:p>
        </w:tc>
        <w:tc>
          <w:tcPr>
            <w:tcW w:w="876" w:type="dxa"/>
            <w:tcBorders>
              <w:top w:val="single" w:color="000000" w:sz="4" w:space="0"/>
              <w:left w:val="nil"/>
              <w:bottom w:val="single" w:color="000000" w:sz="4" w:space="0"/>
              <w:right w:val="single" w:color="000000" w:sz="4" w:space="0"/>
            </w:tcBorders>
            <w:vAlign w:val="center"/>
          </w:tcPr>
          <w:p>
            <w:pPr>
              <w:rPr>
                <w:color w:val="000000" w:themeColor="text1"/>
                <w:sz w:val="22"/>
                <w14:textFill>
                  <w14:solidFill>
                    <w14:schemeClr w14:val="tx1"/>
                  </w14:solidFill>
                </w14:textFill>
              </w:rPr>
            </w:pPr>
          </w:p>
        </w:tc>
        <w:tc>
          <w:tcPr>
            <w:tcW w:w="876" w:type="dxa"/>
            <w:tcBorders>
              <w:top w:val="single" w:color="000000" w:sz="4" w:space="0"/>
              <w:left w:val="nil"/>
              <w:bottom w:val="single" w:color="000000" w:sz="4" w:space="0"/>
              <w:right w:val="single" w:color="000000" w:sz="4" w:space="0"/>
            </w:tcBorders>
            <w:vAlign w:val="center"/>
          </w:tcPr>
          <w:p>
            <w:pPr>
              <w:rPr>
                <w:color w:val="000000" w:themeColor="text1"/>
                <w:sz w:val="22"/>
                <w14:textFill>
                  <w14:solidFill>
                    <w14:schemeClr w14:val="tx1"/>
                  </w14:solidFill>
                </w14:textFill>
              </w:rPr>
            </w:pPr>
          </w:p>
        </w:tc>
        <w:tc>
          <w:tcPr>
            <w:tcW w:w="696" w:type="dxa"/>
            <w:tcBorders>
              <w:top w:val="nil"/>
              <w:left w:val="nil"/>
              <w:bottom w:val="single" w:color="000000" w:sz="4" w:space="0"/>
              <w:right w:val="single" w:color="000000" w:sz="4" w:space="0"/>
            </w:tcBorders>
            <w:vAlign w:val="center"/>
          </w:tcPr>
          <w:p>
            <w:pPr>
              <w:widowControl/>
              <w:rPr>
                <w:color w:val="000000" w:themeColor="text1"/>
                <w:szCs w:val="21"/>
                <w14:textFill>
                  <w14:solidFill>
                    <w14:schemeClr w14:val="tx1"/>
                  </w14:solidFill>
                </w14:textFill>
              </w:rPr>
            </w:pPr>
          </w:p>
        </w:tc>
        <w:tc>
          <w:tcPr>
            <w:tcW w:w="1896" w:type="dxa"/>
            <w:tcBorders>
              <w:top w:val="nil"/>
              <w:left w:val="nil"/>
              <w:bottom w:val="single" w:color="000000" w:sz="4" w:space="0"/>
              <w:right w:val="single" w:color="000000" w:sz="4" w:space="0"/>
            </w:tcBorders>
          </w:tcPr>
          <w:p>
            <w:pPr>
              <w:widowControl/>
              <w:rPr>
                <w:color w:val="000000" w:themeColor="text1"/>
                <w:szCs w:val="21"/>
                <w14:textFill>
                  <w14:solidFill>
                    <w14:schemeClr w14:val="tx1"/>
                  </w14:solidFill>
                </w14:textFill>
              </w:rPr>
            </w:pPr>
          </w:p>
        </w:tc>
      </w:tr>
    </w:tbl>
    <w:p>
      <w:pPr>
        <w:jc w:val="left"/>
        <w:rPr>
          <w:color w:val="000000" w:themeColor="text1"/>
          <w:szCs w:val="18"/>
          <w14:textFill>
            <w14:solidFill>
              <w14:schemeClr w14:val="tx1"/>
            </w14:solidFill>
          </w14:textFill>
        </w:rPr>
      </w:pPr>
      <w:r>
        <w:rPr>
          <w:rFonts w:hint="eastAsia"/>
          <w:color w:val="000000" w:themeColor="text1"/>
          <w:szCs w:val="18"/>
          <w14:textFill>
            <w14:solidFill>
              <w14:schemeClr w14:val="tx1"/>
            </w14:solidFill>
          </w14:textFill>
        </w:rPr>
        <w:t>注：</w:t>
      </w:r>
    </w:p>
    <w:p>
      <w:pPr>
        <w:ind w:firstLine="480"/>
        <w:jc w:val="left"/>
        <w:rPr>
          <w:bCs/>
          <w:color w:val="000000" w:themeColor="text1"/>
          <w:szCs w:val="18"/>
          <w14:textFill>
            <w14:solidFill>
              <w14:schemeClr w14:val="tx1"/>
            </w14:solidFill>
          </w14:textFill>
        </w:rPr>
      </w:pPr>
      <w:r>
        <w:rPr>
          <w:rFonts w:hint="eastAsia"/>
          <w:bCs/>
          <w:color w:val="000000" w:themeColor="text1"/>
          <w:szCs w:val="18"/>
          <w14:textFill>
            <w14:solidFill>
              <w14:schemeClr w14:val="tx1"/>
            </w14:solidFill>
          </w14:textFill>
        </w:rPr>
        <w:t>1. 本表仅针对不采用招标人参考品牌，采用其他品牌的投标人填写，并注明并提供相关技术参数、业绩等供评标委员会评审，未在上表中注明且未提供相关技术参数、业绩，或经评标委员会评审未通过的，中标后只能从招标人参考品牌中进行选择，价格不予调整。</w:t>
      </w:r>
    </w:p>
    <w:p>
      <w:pPr>
        <w:ind w:firstLine="480"/>
        <w:jc w:val="left"/>
        <w:rPr>
          <w:bCs/>
          <w:color w:val="000000" w:themeColor="text1"/>
          <w:szCs w:val="18"/>
          <w14:textFill>
            <w14:solidFill>
              <w14:schemeClr w14:val="tx1"/>
            </w14:solidFill>
          </w14:textFill>
        </w:rPr>
      </w:pPr>
      <w:r>
        <w:rPr>
          <w:rFonts w:hint="eastAsia"/>
          <w:bCs/>
          <w:color w:val="000000" w:themeColor="text1"/>
          <w:szCs w:val="18"/>
          <w14:textFill>
            <w14:solidFill>
              <w14:schemeClr w14:val="tx1"/>
            </w14:solidFill>
          </w14:textFill>
        </w:rPr>
        <w:t>2. 对于招标人参考品牌的材料、设备等，投标人如认为招标人参考的品牌有限定性、唯一性、明显不在同一档次等级的或者其他疑问的，应在本招标项目澄清提出的截止时间前通过电子交易系统提交。</w:t>
      </w:r>
    </w:p>
    <w:p>
      <w:pPr>
        <w:ind w:firstLine="480"/>
        <w:jc w:val="left"/>
        <w:rPr>
          <w:bCs/>
          <w:color w:val="000000" w:themeColor="text1"/>
          <w:szCs w:val="18"/>
          <w14:textFill>
            <w14:solidFill>
              <w14:schemeClr w14:val="tx1"/>
            </w14:solidFill>
          </w14:textFill>
        </w:rPr>
      </w:pPr>
      <w:r>
        <w:rPr>
          <w:rFonts w:hint="eastAsia"/>
          <w:bCs/>
          <w:color w:val="000000" w:themeColor="text1"/>
          <w:szCs w:val="18"/>
          <w14:textFill>
            <w14:solidFill>
              <w14:schemeClr w14:val="tx1"/>
            </w14:solidFill>
          </w14:textFill>
        </w:rPr>
        <w:br w:type="page"/>
      </w:r>
    </w:p>
    <w:p>
      <w:pPr>
        <w:pStyle w:val="194"/>
        <w:spacing w:before="240" w:after="24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三、投标报价需要说明的其他资料</w:t>
      </w:r>
      <w:bookmarkEnd w:id="496"/>
    </w:p>
    <w:sectPr>
      <w:footnotePr>
        <w:numFmt w:val="decimalEnclosedCircle"/>
      </w:footnotePr>
      <w:pgSz w:w="11906" w:h="16838"/>
      <w:pgMar w:top="1440" w:right="1519" w:bottom="1157" w:left="1519" w:header="851" w:footer="850" w:gutter="0"/>
      <w:pgNumType w:start="1"/>
      <w:cols w:space="1701"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Yong Liang (梁勇)" w:date="2026-08-06T16:55:00Z" w:initials="YL(">
    <w:p w14:paraId="257F1DA2">
      <w:pPr>
        <w:pStyle w:val="13"/>
      </w:pPr>
      <w:r>
        <w:rPr>
          <w:rFonts w:hint="eastAsia"/>
        </w:rPr>
        <w:t>招标代理机构</w:t>
      </w:r>
    </w:p>
  </w:comment>
  <w:comment w:id="1" w:author="Yong Liang (梁勇)" w:date="2026-08-06T17:03:00Z" w:initials="YL(">
    <w:p w14:paraId="090E79DE">
      <w:pPr>
        <w:pStyle w:val="13"/>
      </w:pPr>
      <w:r>
        <w:rPr>
          <w:rFonts w:hint="eastAsia"/>
        </w:rPr>
        <w:t>代理定标后修订</w:t>
      </w:r>
    </w:p>
  </w:comment>
  <w:comment w:id="2" w:author="Yong Liang (梁勇)" w:date="2026-08-06T17:04:00Z" w:initials="YL(">
    <w:p w14:paraId="61310607">
      <w:pPr>
        <w:pStyle w:val="13"/>
      </w:pPr>
      <w:r>
        <w:annotationRef/>
      </w:r>
    </w:p>
  </w:comment>
  <w:comment w:id="3" w:author="Yong Liang (梁勇)" w:date="2026-08-06T17:05:00Z" w:initials="YL(">
    <w:p w14:paraId="3BF92460">
      <w:pPr>
        <w:pStyle w:val="13"/>
      </w:pPr>
      <w:r>
        <w:rPr>
          <w:rFonts w:hint="eastAsia"/>
        </w:rPr>
        <w:t>代理</w:t>
      </w:r>
    </w:p>
  </w:comment>
  <w:comment w:id="4" w:author="Yong Liang (梁勇)" w:date="2026-08-04T11:10:00Z" w:initials="YL(">
    <w:p w14:paraId="2747742D">
      <w:pPr>
        <w:pStyle w:val="13"/>
      </w:pPr>
      <w:r>
        <w:rPr>
          <w:rFonts w:hint="eastAsia"/>
        </w:rPr>
        <w:t>代理定标后修改</w:t>
      </w:r>
    </w:p>
  </w:comment>
  <w:comment w:id="5" w:author="Yong Liang (梁勇)" w:date="2026-08-06T17:23:00Z" w:initials="YL(">
    <w:p w14:paraId="49FA30CA">
      <w:pPr>
        <w:pStyle w:val="13"/>
      </w:pPr>
      <w:r>
        <w:rPr>
          <w:rFonts w:hint="eastAsia"/>
        </w:rPr>
        <w:t>招标代理</w:t>
      </w:r>
    </w:p>
  </w:comment>
  <w:comment w:id="6" w:author="Yong Liang (梁勇)" w:date="2026-08-06T17:24:00Z" w:initials="YL(">
    <w:p w14:paraId="1B8942AB">
      <w:pPr>
        <w:pStyle w:val="13"/>
      </w:pPr>
      <w:r>
        <w:annotationRef/>
      </w:r>
    </w:p>
  </w:comment>
  <w:comment w:id="7" w:author="Yong Liang (梁勇)" w:date="2026-08-06T17:33:00Z" w:initials="YL(">
    <w:p w14:paraId="55435911">
      <w:pPr>
        <w:pStyle w:val="13"/>
      </w:pPr>
      <w:r>
        <w:rPr>
          <w:rFonts w:hint="eastAsia"/>
        </w:rPr>
        <w:t>代理定标后填写</w:t>
      </w:r>
    </w:p>
  </w:comment>
  <w:comment w:id="8" w:author="Yong Liang (梁勇)" w:date="2026-08-06T17:36:00Z" w:initials="YL(">
    <w:p w14:paraId="52D65ABC">
      <w:pPr>
        <w:pStyle w:val="13"/>
      </w:pPr>
      <w:r>
        <w:annotationRef/>
      </w:r>
    </w:p>
  </w:comment>
  <w:comment w:id="9" w:author="Yong Liang (梁勇)" w:date="2026-08-06T17:59:00Z" w:initials="YL(">
    <w:p w14:paraId="03CC2CE7">
      <w:pPr>
        <w:pStyle w:val="13"/>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57F1DA2" w15:done="0"/>
  <w15:commentEx w15:paraId="090E79DE" w15:done="0"/>
  <w15:commentEx w15:paraId="61310607" w15:done="0"/>
  <w15:commentEx w15:paraId="3BF92460" w15:done="0"/>
  <w15:commentEx w15:paraId="2747742D" w15:done="0"/>
  <w15:commentEx w15:paraId="49FA30CA" w15:done="0"/>
  <w15:commentEx w15:paraId="1B8942AB" w15:done="0"/>
  <w15:commentEx w15:paraId="55435911" w15:done="0"/>
  <w15:commentEx w15:paraId="52D65ABC" w15:done="0"/>
  <w15:commentEx w15:paraId="03CC2CE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仿宋_GB2312">
    <w:panose1 w:val="02010609030101010101"/>
    <w:charset w:val="86"/>
    <w:family w:val="modern"/>
    <w:pitch w:val="default"/>
    <w:sig w:usb0="00000001" w:usb1="080E0000" w:usb2="00000000" w:usb3="00000000" w:csb0="00040000" w:csb1="00000000"/>
  </w:font>
  <w:font w:name="MingLiU">
    <w:altName w:val="PMingLiU-ExtB"/>
    <w:panose1 w:val="02010609000101010101"/>
    <w:charset w:val="88"/>
    <w:family w:val="modern"/>
    <w:pitch w:val="default"/>
    <w:sig w:usb0="00000000" w:usb1="00000000" w:usb2="00000016" w:usb3="00000000" w:csb0="00100001" w:csb1="00000000"/>
  </w:font>
  <w:font w:name="微软雅黑">
    <w:panose1 w:val="020B0503020204020204"/>
    <w:charset w:val="86"/>
    <w:family w:val="swiss"/>
    <w:pitch w:val="default"/>
    <w:sig w:usb0="80000287" w:usb1="2ACF3C50" w:usb2="00000016" w:usb3="00000000" w:csb0="0004001F" w:csb1="00000000"/>
  </w:font>
  <w:font w:name="Wingdings 2">
    <w:panose1 w:val="05020102010507070707"/>
    <w:charset w:val="02"/>
    <w:family w:val="roman"/>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295910" cy="196850"/>
              <wp:effectExtent l="0" t="0" r="0" b="0"/>
              <wp:wrapNone/>
              <wp:docPr id="1" name="文本框 1"/>
              <wp:cNvGraphicFramePr/>
              <a:graphic xmlns:a="http://schemas.openxmlformats.org/drawingml/2006/main">
                <a:graphicData uri="http://schemas.microsoft.com/office/word/2010/wordprocessingShape">
                  <wps:wsp>
                    <wps:cNvSpPr txBox="1"/>
                    <wps:spPr bwMode="auto">
                      <a:xfrm>
                        <a:off x="0" y="0"/>
                        <a:ext cx="295910" cy="196850"/>
                      </a:xfrm>
                      <a:prstGeom prst="rect">
                        <a:avLst/>
                      </a:prstGeom>
                      <a:noFill/>
                      <a:ln>
                        <a:noFill/>
                      </a:ln>
                    </wps:spPr>
                    <wps:txbx>
                      <w:txbxContent>
                        <w:p>
                          <w:pPr>
                            <w:pStyle w:val="207"/>
                            <w:tabs>
                              <w:tab w:val="clear" w:pos="4153"/>
                              <w:tab w:val="clear" w:pos="8306"/>
                            </w:tabs>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147</w:t>
                          </w:r>
                          <w:r>
                            <w:rPr>
                              <w:sz w:val="24"/>
                              <w:szCs w:val="24"/>
                            </w:rPr>
                            <w:fldChar w:fldCharType="end"/>
                          </w:r>
                        </w:p>
                        <w:p/>
                      </w:txbxContent>
                    </wps:txbx>
                    <wps:bodyPr wrap="square" lIns="0" tIns="0" rIns="0" bIns="0" upright="1">
                      <a:spAutoFit/>
                    </wps:bodyPr>
                  </wps:wsp>
                </a:graphicData>
              </a:graphic>
            </wp:anchor>
          </w:drawing>
        </mc:Choice>
        <mc:Fallback>
          <w:pict>
            <v:shape id="_x0000_s1026" o:spid="_x0000_s1026" o:spt="202" type="#_x0000_t202" style="position:absolute;left:0pt;margin-top:0pt;height:15.5pt;width:23.3pt;mso-position-horizontal:center;mso-position-horizontal-relative:margin;z-index:251659264;mso-width-relative:page;mso-height-relative:page;" filled="f" stroked="f" coordsize="21600,21600" o:gfxdata="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rgokW9IAAAADAQAADwAAAAAAAAABACAA&#10;AAAiAAAAZHJzL2Rvd25yZXYueG1sUEsBAhQAFAAAAAgAh07iQPWWOW/aAQAApwMAAA4AAAAAAAAA&#10;AQAgAAAAIQEAAGRycy9lMm9Eb2MueG1sUEsFBgAAAAAGAAYAWQEAAG0FAAAAAA==&#10;">
              <v:fill on="f" focussize="0,0"/>
              <v:stroke on="f"/>
              <v:imagedata o:title=""/>
              <o:lock v:ext="edit" aspectratio="f"/>
              <v:textbox inset="0mm,0mm,0mm,0mm" style="mso-fit-shape-to-text:t;">
                <w:txbxContent>
                  <w:p>
                    <w:pPr>
                      <w:pStyle w:val="207"/>
                      <w:tabs>
                        <w:tab w:val="clear" w:pos="4153"/>
                        <w:tab w:val="clear" w:pos="8306"/>
                      </w:tabs>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147</w:t>
                    </w:r>
                    <w:r>
                      <w:rPr>
                        <w:sz w:val="24"/>
                        <w:szCs w:val="24"/>
                      </w:rPr>
                      <w:fldChar w:fldCharType="end"/>
                    </w:r>
                  </w:p>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7"/>
      <w:framePr w:wrap="around" w:vAnchor="text" w:hAnchor="margin" w:xAlign="center" w:y="1"/>
      <w:rPr>
        <w:rStyle w:val="216"/>
      </w:rPr>
    </w:pPr>
    <w:r>
      <w:fldChar w:fldCharType="begin"/>
    </w:r>
    <w:r>
      <w:rPr>
        <w:rStyle w:val="216"/>
      </w:rPr>
      <w:instrText xml:space="preserve">PAGE  </w:instrText>
    </w:r>
    <w:r>
      <w:fldChar w:fldCharType="end"/>
    </w:r>
  </w:p>
  <w:p>
    <w:pPr>
      <w:pStyle w:val="20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000000" w:sz="6" w:space="1"/>
      </w:pBdr>
      <w:tabs>
        <w:tab w:val="center" w:pos="4153"/>
        <w:tab w:val="right" w:pos="8306"/>
      </w:tabs>
      <w:spacing w:line="240" w:lineRule="auto"/>
      <w:jc w:val="left"/>
      <w:rPr>
        <w:rFonts w:ascii="宋体"/>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AEB125"/>
    <w:multiLevelType w:val="multilevel"/>
    <w:tmpl w:val="8CAEB125"/>
    <w:lvl w:ilvl="0" w:tentative="0">
      <w:start w:val="1"/>
      <w:numFmt w:val="decimal"/>
      <w:suff w:val="space"/>
      <w:lvlText w:val="%1."/>
      <w:lvlJc w:val="left"/>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1">
    <w:nsid w:val="9881354D"/>
    <w:multiLevelType w:val="singleLevel"/>
    <w:tmpl w:val="9881354D"/>
    <w:lvl w:ilvl="0" w:tentative="0">
      <w:start w:val="1"/>
      <w:numFmt w:val="decimal"/>
      <w:suff w:val="nothing"/>
      <w:lvlText w:val="（%1）"/>
      <w:lvlJc w:val="left"/>
    </w:lvl>
  </w:abstractNum>
  <w:abstractNum w:abstractNumId="2">
    <w:nsid w:val="B5E306ED"/>
    <w:multiLevelType w:val="multilevel"/>
    <w:tmpl w:val="B5E306ED"/>
    <w:lvl w:ilvl="0" w:tentative="0">
      <w:start w:val="1"/>
      <w:numFmt w:val="decimal"/>
      <w:suff w:val="nothing"/>
      <w:lvlText w:val="（%1）"/>
      <w:lvlJc w:val="left"/>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3">
    <w:nsid w:val="BF205925"/>
    <w:multiLevelType w:val="multilevel"/>
    <w:tmpl w:val="BF205925"/>
    <w:lvl w:ilvl="0" w:tentative="0">
      <w:start w:val="8"/>
      <w:numFmt w:val="decimal"/>
      <w:suff w:val="space"/>
      <w:lvlText w:val="%1."/>
      <w:lvlJc w:val="left"/>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4">
    <w:nsid w:val="CF48B46D"/>
    <w:multiLevelType w:val="singleLevel"/>
    <w:tmpl w:val="CF48B46D"/>
    <w:lvl w:ilvl="0" w:tentative="0">
      <w:start w:val="5"/>
      <w:numFmt w:val="decimal"/>
      <w:suff w:val="nothing"/>
      <w:lvlText w:val="（%1）"/>
      <w:lvlJc w:val="left"/>
    </w:lvl>
  </w:abstractNum>
  <w:abstractNum w:abstractNumId="5">
    <w:nsid w:val="10ED0FB1"/>
    <w:multiLevelType w:val="singleLevel"/>
    <w:tmpl w:val="10ED0FB1"/>
    <w:lvl w:ilvl="0" w:tentative="0">
      <w:start w:val="1"/>
      <w:numFmt w:val="decimal"/>
      <w:suff w:val="nothing"/>
      <w:lvlText w:val="%1）"/>
      <w:lvlJc w:val="left"/>
    </w:lvl>
  </w:abstractNum>
  <w:abstractNum w:abstractNumId="6">
    <w:nsid w:val="1E8A397E"/>
    <w:multiLevelType w:val="multilevel"/>
    <w:tmpl w:val="1E8A397E"/>
    <w:lvl w:ilvl="0" w:tentative="0">
      <w:start w:val="1"/>
      <w:numFmt w:val="decimalEnclosedCircle"/>
      <w:lvlText w:val="%1"/>
      <w:lvlJc w:val="left"/>
      <w:pPr>
        <w:ind w:left="470" w:hanging="360"/>
      </w:pPr>
      <w:rPr>
        <w:rFonts w:hint="default"/>
      </w:rPr>
    </w:lvl>
    <w:lvl w:ilvl="1" w:tentative="0">
      <w:start w:val="1"/>
      <w:numFmt w:val="lowerLetter"/>
      <w:lvlText w:val="%2)"/>
      <w:lvlJc w:val="left"/>
      <w:pPr>
        <w:ind w:left="950" w:hanging="420"/>
      </w:pPr>
    </w:lvl>
    <w:lvl w:ilvl="2" w:tentative="0">
      <w:start w:val="1"/>
      <w:numFmt w:val="lowerRoman"/>
      <w:lvlText w:val="%3."/>
      <w:lvlJc w:val="right"/>
      <w:pPr>
        <w:ind w:left="1370" w:hanging="420"/>
      </w:pPr>
    </w:lvl>
    <w:lvl w:ilvl="3" w:tentative="0">
      <w:start w:val="1"/>
      <w:numFmt w:val="decimal"/>
      <w:lvlText w:val="%4."/>
      <w:lvlJc w:val="left"/>
      <w:pPr>
        <w:ind w:left="1790" w:hanging="420"/>
      </w:pPr>
    </w:lvl>
    <w:lvl w:ilvl="4" w:tentative="0">
      <w:start w:val="1"/>
      <w:numFmt w:val="lowerLetter"/>
      <w:lvlText w:val="%5)"/>
      <w:lvlJc w:val="left"/>
      <w:pPr>
        <w:ind w:left="2210" w:hanging="420"/>
      </w:pPr>
    </w:lvl>
    <w:lvl w:ilvl="5" w:tentative="0">
      <w:start w:val="1"/>
      <w:numFmt w:val="lowerRoman"/>
      <w:lvlText w:val="%6."/>
      <w:lvlJc w:val="right"/>
      <w:pPr>
        <w:ind w:left="2630" w:hanging="420"/>
      </w:pPr>
    </w:lvl>
    <w:lvl w:ilvl="6" w:tentative="0">
      <w:start w:val="1"/>
      <w:numFmt w:val="decimal"/>
      <w:lvlText w:val="%7."/>
      <w:lvlJc w:val="left"/>
      <w:pPr>
        <w:ind w:left="3050" w:hanging="420"/>
      </w:pPr>
    </w:lvl>
    <w:lvl w:ilvl="7" w:tentative="0">
      <w:start w:val="1"/>
      <w:numFmt w:val="lowerLetter"/>
      <w:lvlText w:val="%8)"/>
      <w:lvlJc w:val="left"/>
      <w:pPr>
        <w:ind w:left="3470" w:hanging="420"/>
      </w:pPr>
    </w:lvl>
    <w:lvl w:ilvl="8" w:tentative="0">
      <w:start w:val="1"/>
      <w:numFmt w:val="lowerRoman"/>
      <w:lvlText w:val="%9."/>
      <w:lvlJc w:val="right"/>
      <w:pPr>
        <w:ind w:left="3890" w:hanging="420"/>
      </w:pPr>
    </w:lvl>
  </w:abstractNum>
  <w:abstractNum w:abstractNumId="7">
    <w:nsid w:val="4C3D7A74"/>
    <w:multiLevelType w:val="multilevel"/>
    <w:tmpl w:val="4C3D7A74"/>
    <w:lvl w:ilvl="0" w:tentative="0">
      <w:start w:val="1"/>
      <w:numFmt w:val="decimal"/>
      <w:suff w:val="space"/>
      <w:lvlText w:val="%1."/>
      <w:lvlJc w:val="left"/>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8">
    <w:nsid w:val="5FFFB1A7"/>
    <w:multiLevelType w:val="multilevel"/>
    <w:tmpl w:val="5FFFB1A7"/>
    <w:lvl w:ilvl="0" w:tentative="0">
      <w:start w:val="1"/>
      <w:numFmt w:val="decimal"/>
      <w:suff w:val="space"/>
      <w:lvlText w:val="%1."/>
      <w:lvlJc w:val="left"/>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9">
    <w:nsid w:val="72212087"/>
    <w:multiLevelType w:val="multilevel"/>
    <w:tmpl w:val="72212087"/>
    <w:lvl w:ilvl="0" w:tentative="0">
      <w:start w:val="1"/>
      <w:numFmt w:val="upperLetter"/>
      <w:lvlText w:val="%1、"/>
      <w:lvlJc w:val="left"/>
      <w:pPr>
        <w:ind w:left="360" w:hanging="360"/>
      </w:pPr>
      <w:rPr>
        <w:rFonts w:hint="default" w:ascii="Times New Roman" w:hAnsi="Times New Roman"/>
        <w:b w:val="0"/>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74C28B35"/>
    <w:multiLevelType w:val="multilevel"/>
    <w:tmpl w:val="74C28B35"/>
    <w:lvl w:ilvl="0" w:tentative="0">
      <w:start w:val="1"/>
      <w:numFmt w:val="decimal"/>
      <w:suff w:val="space"/>
      <w:lvlText w:val="%1."/>
      <w:lvlJc w:val="left"/>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num w:numId="1">
    <w:abstractNumId w:val="9"/>
  </w:num>
  <w:num w:numId="2">
    <w:abstractNumId w:val="1"/>
  </w:num>
  <w:num w:numId="3">
    <w:abstractNumId w:val="4"/>
  </w:num>
  <w:num w:numId="4">
    <w:abstractNumId w:val="5"/>
  </w:num>
  <w:num w:numId="5">
    <w:abstractNumId w:val="3"/>
  </w:num>
  <w:num w:numId="6">
    <w:abstractNumId w:val="2"/>
  </w:num>
  <w:num w:numId="7">
    <w:abstractNumId w:val="0"/>
  </w:num>
  <w:num w:numId="8">
    <w:abstractNumId w:val="8"/>
  </w:num>
  <w:num w:numId="9">
    <w:abstractNumId w:val="10"/>
  </w:num>
  <w:num w:numId="10">
    <w:abstractNumId w:val="7"/>
  </w:num>
  <w:num w:numId="11">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ong Liang (梁勇)">
    <w15:presenceInfo w15:providerId="AD" w15:userId="S-1-5-21-1159688812-2378157262-2079839323-147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trackRevisions w:val="1"/>
  <w:documentProtection w:enforcement="0"/>
  <w:defaultTabStop w:val="420"/>
  <w:noPunctuationKerning w:val="1"/>
  <w:characterSpacingControl w:val="doNotCompress"/>
  <w:footnotePr>
    <w:numFmt w:val="decimalEnclosedCircle"/>
    <w:footnote w:id="0"/>
    <w:footnote w:id="1"/>
  </w:footnotePr>
  <w:endnotePr>
    <w:endnote w:id="0"/>
    <w:endnote w:id="1"/>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5D9E"/>
    <w:rsid w:val="000E316D"/>
    <w:rsid w:val="00115496"/>
    <w:rsid w:val="00121324"/>
    <w:rsid w:val="00130C47"/>
    <w:rsid w:val="00167B77"/>
    <w:rsid w:val="0017777D"/>
    <w:rsid w:val="001A4FEE"/>
    <w:rsid w:val="00211004"/>
    <w:rsid w:val="00391813"/>
    <w:rsid w:val="003C4117"/>
    <w:rsid w:val="0042517B"/>
    <w:rsid w:val="00450D8B"/>
    <w:rsid w:val="004A3AED"/>
    <w:rsid w:val="004B7292"/>
    <w:rsid w:val="00521AAE"/>
    <w:rsid w:val="005762EF"/>
    <w:rsid w:val="005E785F"/>
    <w:rsid w:val="00665A30"/>
    <w:rsid w:val="0079669D"/>
    <w:rsid w:val="007B5CB8"/>
    <w:rsid w:val="007F3993"/>
    <w:rsid w:val="008210BA"/>
    <w:rsid w:val="0083425F"/>
    <w:rsid w:val="00840349"/>
    <w:rsid w:val="008416C9"/>
    <w:rsid w:val="00874446"/>
    <w:rsid w:val="008A1289"/>
    <w:rsid w:val="008C2FE4"/>
    <w:rsid w:val="00907154"/>
    <w:rsid w:val="00A074B6"/>
    <w:rsid w:val="00A10284"/>
    <w:rsid w:val="00A166FB"/>
    <w:rsid w:val="00B15D9E"/>
    <w:rsid w:val="00C87C6E"/>
    <w:rsid w:val="00D933A5"/>
    <w:rsid w:val="00DB7793"/>
    <w:rsid w:val="00DF4FF9"/>
    <w:rsid w:val="00E15AC5"/>
    <w:rsid w:val="00F24759"/>
    <w:rsid w:val="00F34298"/>
    <w:rsid w:val="00F429F3"/>
    <w:rsid w:val="00F64CE3"/>
    <w:rsid w:val="00FC4FAE"/>
    <w:rsid w:val="00FD1203"/>
    <w:rsid w:val="01972837"/>
    <w:rsid w:val="0283741D"/>
    <w:rsid w:val="02C421E0"/>
    <w:rsid w:val="02D11600"/>
    <w:rsid w:val="034D5BE2"/>
    <w:rsid w:val="03A75EC1"/>
    <w:rsid w:val="03A912C8"/>
    <w:rsid w:val="03DE1667"/>
    <w:rsid w:val="046000ED"/>
    <w:rsid w:val="055C13E9"/>
    <w:rsid w:val="05826495"/>
    <w:rsid w:val="06A967F3"/>
    <w:rsid w:val="0728596A"/>
    <w:rsid w:val="07E76C04"/>
    <w:rsid w:val="08386072"/>
    <w:rsid w:val="087370B9"/>
    <w:rsid w:val="08C305F9"/>
    <w:rsid w:val="09083475"/>
    <w:rsid w:val="0A2D3298"/>
    <w:rsid w:val="0A382368"/>
    <w:rsid w:val="0A401014"/>
    <w:rsid w:val="0A956499"/>
    <w:rsid w:val="0AC01979"/>
    <w:rsid w:val="0ADC5454"/>
    <w:rsid w:val="0BC35C62"/>
    <w:rsid w:val="0BE61724"/>
    <w:rsid w:val="0CD65AE4"/>
    <w:rsid w:val="0D774282"/>
    <w:rsid w:val="0D954201"/>
    <w:rsid w:val="0EF45E81"/>
    <w:rsid w:val="0F363803"/>
    <w:rsid w:val="0F435E07"/>
    <w:rsid w:val="0F6C5DF9"/>
    <w:rsid w:val="109127D2"/>
    <w:rsid w:val="10AC13BA"/>
    <w:rsid w:val="10B4356B"/>
    <w:rsid w:val="117D1BE0"/>
    <w:rsid w:val="118B423E"/>
    <w:rsid w:val="11BE5D26"/>
    <w:rsid w:val="12F00DF9"/>
    <w:rsid w:val="13197966"/>
    <w:rsid w:val="13750189"/>
    <w:rsid w:val="1494463F"/>
    <w:rsid w:val="15E21563"/>
    <w:rsid w:val="15EC04AB"/>
    <w:rsid w:val="16C81358"/>
    <w:rsid w:val="17F65611"/>
    <w:rsid w:val="181546C2"/>
    <w:rsid w:val="18AB3604"/>
    <w:rsid w:val="1936112E"/>
    <w:rsid w:val="197665C1"/>
    <w:rsid w:val="19D25732"/>
    <w:rsid w:val="19DD33D8"/>
    <w:rsid w:val="1A405DBE"/>
    <w:rsid w:val="1A796AE9"/>
    <w:rsid w:val="1A9D69B7"/>
    <w:rsid w:val="1BBE4697"/>
    <w:rsid w:val="1C9A5E8A"/>
    <w:rsid w:val="1CF50F38"/>
    <w:rsid w:val="1DAE4F9B"/>
    <w:rsid w:val="1DD86FF5"/>
    <w:rsid w:val="1DE26E00"/>
    <w:rsid w:val="1E0345E3"/>
    <w:rsid w:val="1E4D6F06"/>
    <w:rsid w:val="1EF108E0"/>
    <w:rsid w:val="1F925DC8"/>
    <w:rsid w:val="20DE5961"/>
    <w:rsid w:val="21817CF9"/>
    <w:rsid w:val="22A31EF1"/>
    <w:rsid w:val="22DF7A19"/>
    <w:rsid w:val="249A328C"/>
    <w:rsid w:val="24A577DA"/>
    <w:rsid w:val="257F3FCC"/>
    <w:rsid w:val="25875B24"/>
    <w:rsid w:val="263B7563"/>
    <w:rsid w:val="27017F84"/>
    <w:rsid w:val="27372844"/>
    <w:rsid w:val="27FD126C"/>
    <w:rsid w:val="281F29D4"/>
    <w:rsid w:val="2B394179"/>
    <w:rsid w:val="2B411449"/>
    <w:rsid w:val="2B7F751B"/>
    <w:rsid w:val="2BE6629C"/>
    <w:rsid w:val="2BEC2B5B"/>
    <w:rsid w:val="2C0A4105"/>
    <w:rsid w:val="2C324A12"/>
    <w:rsid w:val="2D021ECA"/>
    <w:rsid w:val="2D1F3E49"/>
    <w:rsid w:val="2DF91D28"/>
    <w:rsid w:val="2F036F95"/>
    <w:rsid w:val="2F455109"/>
    <w:rsid w:val="2F6D778C"/>
    <w:rsid w:val="2F937FAD"/>
    <w:rsid w:val="2FA33530"/>
    <w:rsid w:val="2FEC62A2"/>
    <w:rsid w:val="306732B1"/>
    <w:rsid w:val="310F7D7B"/>
    <w:rsid w:val="31615600"/>
    <w:rsid w:val="31790274"/>
    <w:rsid w:val="31AA160B"/>
    <w:rsid w:val="31EE13DB"/>
    <w:rsid w:val="329F4483"/>
    <w:rsid w:val="32E010B0"/>
    <w:rsid w:val="3465743E"/>
    <w:rsid w:val="34B12C93"/>
    <w:rsid w:val="351D1FD7"/>
    <w:rsid w:val="362045DC"/>
    <w:rsid w:val="36E73971"/>
    <w:rsid w:val="374970B3"/>
    <w:rsid w:val="384B29B7"/>
    <w:rsid w:val="386C12AB"/>
    <w:rsid w:val="388572C9"/>
    <w:rsid w:val="38F849EF"/>
    <w:rsid w:val="39BD6FC6"/>
    <w:rsid w:val="39FC7942"/>
    <w:rsid w:val="3A1725B0"/>
    <w:rsid w:val="3B6C1134"/>
    <w:rsid w:val="3BD86C58"/>
    <w:rsid w:val="3C687FDC"/>
    <w:rsid w:val="3C983932"/>
    <w:rsid w:val="3CE13968"/>
    <w:rsid w:val="3D4855F3"/>
    <w:rsid w:val="3DB65E59"/>
    <w:rsid w:val="3E8D1066"/>
    <w:rsid w:val="3F626F64"/>
    <w:rsid w:val="3FE46567"/>
    <w:rsid w:val="403326AF"/>
    <w:rsid w:val="40E276D3"/>
    <w:rsid w:val="41C04416"/>
    <w:rsid w:val="41EB3060"/>
    <w:rsid w:val="42C41CE4"/>
    <w:rsid w:val="438F5E4E"/>
    <w:rsid w:val="43C63E8C"/>
    <w:rsid w:val="441701AA"/>
    <w:rsid w:val="44F7701C"/>
    <w:rsid w:val="45E23C31"/>
    <w:rsid w:val="47190850"/>
    <w:rsid w:val="47241B63"/>
    <w:rsid w:val="476E221E"/>
    <w:rsid w:val="47770FCC"/>
    <w:rsid w:val="478163F5"/>
    <w:rsid w:val="482D7546"/>
    <w:rsid w:val="4884619D"/>
    <w:rsid w:val="497E6A57"/>
    <w:rsid w:val="4AD70D01"/>
    <w:rsid w:val="4B7F0E9E"/>
    <w:rsid w:val="4BCE772F"/>
    <w:rsid w:val="4D73233C"/>
    <w:rsid w:val="4DE54D40"/>
    <w:rsid w:val="4F427062"/>
    <w:rsid w:val="50B476EF"/>
    <w:rsid w:val="50B82E88"/>
    <w:rsid w:val="50E57D9D"/>
    <w:rsid w:val="51151C25"/>
    <w:rsid w:val="51652DFC"/>
    <w:rsid w:val="5180327A"/>
    <w:rsid w:val="518C60C3"/>
    <w:rsid w:val="522B0162"/>
    <w:rsid w:val="52F01CA9"/>
    <w:rsid w:val="54095C24"/>
    <w:rsid w:val="545A6004"/>
    <w:rsid w:val="54E93743"/>
    <w:rsid w:val="55B1434A"/>
    <w:rsid w:val="582E76E8"/>
    <w:rsid w:val="58FD5D9D"/>
    <w:rsid w:val="591643A9"/>
    <w:rsid w:val="59F44805"/>
    <w:rsid w:val="5AC468CD"/>
    <w:rsid w:val="5ACF4E66"/>
    <w:rsid w:val="5B1F1821"/>
    <w:rsid w:val="5B77726B"/>
    <w:rsid w:val="5C844510"/>
    <w:rsid w:val="5CB54D70"/>
    <w:rsid w:val="5E290FA3"/>
    <w:rsid w:val="5E3E6E9A"/>
    <w:rsid w:val="5EA7453C"/>
    <w:rsid w:val="5EFD149A"/>
    <w:rsid w:val="5EFD5F0A"/>
    <w:rsid w:val="5FA15738"/>
    <w:rsid w:val="5FEF49B4"/>
    <w:rsid w:val="5FEF619A"/>
    <w:rsid w:val="60243CAF"/>
    <w:rsid w:val="60DD5099"/>
    <w:rsid w:val="614D2044"/>
    <w:rsid w:val="61DB1D99"/>
    <w:rsid w:val="621C6FEF"/>
    <w:rsid w:val="62441E42"/>
    <w:rsid w:val="625423A2"/>
    <w:rsid w:val="626F35C2"/>
    <w:rsid w:val="62981044"/>
    <w:rsid w:val="62D26C8B"/>
    <w:rsid w:val="63F22205"/>
    <w:rsid w:val="6571289C"/>
    <w:rsid w:val="65845F1F"/>
    <w:rsid w:val="65BC6B1F"/>
    <w:rsid w:val="65F9224C"/>
    <w:rsid w:val="6646288C"/>
    <w:rsid w:val="67490C6D"/>
    <w:rsid w:val="68556DB7"/>
    <w:rsid w:val="685A1F32"/>
    <w:rsid w:val="68704EC2"/>
    <w:rsid w:val="68780E56"/>
    <w:rsid w:val="68F32BC0"/>
    <w:rsid w:val="6B9B0BF0"/>
    <w:rsid w:val="6C0522BD"/>
    <w:rsid w:val="6C2F7E97"/>
    <w:rsid w:val="6C892993"/>
    <w:rsid w:val="6C967C5B"/>
    <w:rsid w:val="6CD325B9"/>
    <w:rsid w:val="6CE52584"/>
    <w:rsid w:val="6D615622"/>
    <w:rsid w:val="6E3B4DBB"/>
    <w:rsid w:val="6F325202"/>
    <w:rsid w:val="705C48ED"/>
    <w:rsid w:val="71321052"/>
    <w:rsid w:val="71926986"/>
    <w:rsid w:val="71EA4A14"/>
    <w:rsid w:val="72310AFA"/>
    <w:rsid w:val="72F0259B"/>
    <w:rsid w:val="733F747A"/>
    <w:rsid w:val="73993D9B"/>
    <w:rsid w:val="74146E06"/>
    <w:rsid w:val="741B3009"/>
    <w:rsid w:val="74F048A1"/>
    <w:rsid w:val="75134281"/>
    <w:rsid w:val="754F5727"/>
    <w:rsid w:val="75CF63FA"/>
    <w:rsid w:val="76931AEA"/>
    <w:rsid w:val="777234E1"/>
    <w:rsid w:val="77A92C7B"/>
    <w:rsid w:val="78A55F58"/>
    <w:rsid w:val="78BD4DEE"/>
    <w:rsid w:val="79382CBB"/>
    <w:rsid w:val="79760FB7"/>
    <w:rsid w:val="79960E7E"/>
    <w:rsid w:val="7A7306BC"/>
    <w:rsid w:val="7ABE6A3D"/>
    <w:rsid w:val="7AC2652D"/>
    <w:rsid w:val="7ACD18B7"/>
    <w:rsid w:val="7B200BFD"/>
    <w:rsid w:val="7B4C712A"/>
    <w:rsid w:val="7B711D02"/>
    <w:rsid w:val="7B716301"/>
    <w:rsid w:val="7D103F2E"/>
    <w:rsid w:val="7D725A10"/>
    <w:rsid w:val="7DEB54A4"/>
    <w:rsid w:val="7E9271C8"/>
    <w:rsid w:val="7EDE086F"/>
    <w:rsid w:val="7F3726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qFormat="1" w:uiPriority="99" w:semiHidden="0" w:name="footnote reference"/>
    <w:lsdException w:qFormat="1" w:unhideWhenUsed="0" w:uiPriority="99" w:semiHidden="0"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jc w:val="both"/>
    </w:pPr>
    <w:rPr>
      <w:rFonts w:ascii="Times New Roman" w:hAnsi="Times New Roman" w:eastAsia="宋体" w:cs="Times New Roman"/>
      <w:sz w:val="24"/>
      <w:szCs w:val="24"/>
      <w:lang w:val="en-US" w:eastAsia="zh-CN" w:bidi="ar-SA"/>
    </w:rPr>
  </w:style>
  <w:style w:type="paragraph" w:styleId="2">
    <w:name w:val="heading 1"/>
    <w:basedOn w:val="1"/>
    <w:next w:val="1"/>
    <w:link w:val="44"/>
    <w:qFormat/>
    <w:uiPriority w:val="9"/>
    <w:pPr>
      <w:keepNext/>
      <w:keepLines/>
      <w:spacing w:before="480" w:after="200"/>
      <w:outlineLvl w:val="0"/>
    </w:pPr>
    <w:rPr>
      <w:rFonts w:ascii="Arial" w:hAnsi="Arial" w:eastAsia="Arial" w:cs="Arial"/>
      <w:sz w:val="40"/>
      <w:szCs w:val="40"/>
    </w:rPr>
  </w:style>
  <w:style w:type="paragraph" w:styleId="3">
    <w:name w:val="heading 2"/>
    <w:basedOn w:val="1"/>
    <w:next w:val="1"/>
    <w:link w:val="45"/>
    <w:unhideWhenUsed/>
    <w:qFormat/>
    <w:uiPriority w:val="9"/>
    <w:pPr>
      <w:keepNext/>
      <w:keepLines/>
      <w:spacing w:before="360" w:after="200"/>
      <w:outlineLvl w:val="1"/>
    </w:pPr>
    <w:rPr>
      <w:rFonts w:ascii="Arial" w:hAnsi="Arial" w:eastAsia="Arial" w:cs="Arial"/>
      <w:sz w:val="34"/>
    </w:rPr>
  </w:style>
  <w:style w:type="paragraph" w:styleId="4">
    <w:name w:val="heading 3"/>
    <w:basedOn w:val="1"/>
    <w:next w:val="1"/>
    <w:link w:val="46"/>
    <w:unhideWhenUsed/>
    <w:qFormat/>
    <w:uiPriority w:val="9"/>
    <w:pPr>
      <w:keepNext/>
      <w:keepLines/>
      <w:spacing w:before="320" w:after="200"/>
      <w:outlineLvl w:val="2"/>
    </w:pPr>
    <w:rPr>
      <w:rFonts w:ascii="Arial" w:hAnsi="Arial" w:eastAsia="Arial" w:cs="Arial"/>
      <w:sz w:val="30"/>
      <w:szCs w:val="30"/>
    </w:rPr>
  </w:style>
  <w:style w:type="paragraph" w:styleId="5">
    <w:name w:val="heading 4"/>
    <w:basedOn w:val="1"/>
    <w:next w:val="1"/>
    <w:link w:val="47"/>
    <w:unhideWhenUsed/>
    <w:qFormat/>
    <w:uiPriority w:val="9"/>
    <w:pPr>
      <w:keepNext/>
      <w:keepLines/>
      <w:spacing w:before="320" w:after="200"/>
      <w:outlineLvl w:val="3"/>
    </w:pPr>
    <w:rPr>
      <w:rFonts w:ascii="Arial" w:hAnsi="Arial" w:eastAsia="Arial" w:cs="Arial"/>
      <w:b/>
      <w:bCs/>
      <w:sz w:val="26"/>
      <w:szCs w:val="26"/>
    </w:rPr>
  </w:style>
  <w:style w:type="paragraph" w:styleId="6">
    <w:name w:val="heading 5"/>
    <w:basedOn w:val="1"/>
    <w:next w:val="1"/>
    <w:link w:val="48"/>
    <w:unhideWhenUsed/>
    <w:qFormat/>
    <w:uiPriority w:val="9"/>
    <w:pPr>
      <w:keepNext/>
      <w:keepLines/>
      <w:spacing w:before="320" w:after="200"/>
      <w:outlineLvl w:val="4"/>
    </w:pPr>
    <w:rPr>
      <w:rFonts w:ascii="Arial" w:hAnsi="Arial" w:eastAsia="Arial" w:cs="Arial"/>
      <w:b/>
      <w:bCs/>
    </w:rPr>
  </w:style>
  <w:style w:type="paragraph" w:styleId="7">
    <w:name w:val="heading 6"/>
    <w:basedOn w:val="1"/>
    <w:next w:val="1"/>
    <w:link w:val="49"/>
    <w:unhideWhenUsed/>
    <w:qFormat/>
    <w:uiPriority w:val="9"/>
    <w:pPr>
      <w:keepNext/>
      <w:keepLines/>
      <w:spacing w:before="320" w:after="200"/>
      <w:outlineLvl w:val="5"/>
    </w:pPr>
    <w:rPr>
      <w:rFonts w:ascii="Arial" w:hAnsi="Arial" w:eastAsia="Arial" w:cs="Arial"/>
      <w:b/>
      <w:bCs/>
      <w:sz w:val="22"/>
      <w:szCs w:val="22"/>
    </w:rPr>
  </w:style>
  <w:style w:type="paragraph" w:styleId="8">
    <w:name w:val="heading 7"/>
    <w:basedOn w:val="1"/>
    <w:next w:val="1"/>
    <w:link w:val="50"/>
    <w:unhideWhenUsed/>
    <w:qFormat/>
    <w:uiPriority w:val="9"/>
    <w:pPr>
      <w:keepNext/>
      <w:keepLines/>
      <w:spacing w:before="320" w:after="200"/>
      <w:outlineLvl w:val="6"/>
    </w:pPr>
    <w:rPr>
      <w:rFonts w:ascii="Arial" w:hAnsi="Arial" w:eastAsia="Arial" w:cs="Arial"/>
      <w:b/>
      <w:bCs/>
      <w:i/>
      <w:iCs/>
      <w:sz w:val="22"/>
      <w:szCs w:val="22"/>
    </w:rPr>
  </w:style>
  <w:style w:type="paragraph" w:styleId="9">
    <w:name w:val="heading 8"/>
    <w:basedOn w:val="1"/>
    <w:next w:val="1"/>
    <w:link w:val="51"/>
    <w:unhideWhenUsed/>
    <w:qFormat/>
    <w:uiPriority w:val="9"/>
    <w:pPr>
      <w:keepNext/>
      <w:keepLines/>
      <w:spacing w:before="320" w:after="200"/>
      <w:outlineLvl w:val="7"/>
    </w:pPr>
    <w:rPr>
      <w:rFonts w:ascii="Arial" w:hAnsi="Arial" w:eastAsia="Arial" w:cs="Arial"/>
      <w:i/>
      <w:iCs/>
      <w:sz w:val="22"/>
      <w:szCs w:val="22"/>
    </w:rPr>
  </w:style>
  <w:style w:type="paragraph" w:styleId="10">
    <w:name w:val="heading 9"/>
    <w:basedOn w:val="1"/>
    <w:next w:val="1"/>
    <w:link w:val="52"/>
    <w:unhideWhenUsed/>
    <w:qFormat/>
    <w:uiPriority w:val="9"/>
    <w:pPr>
      <w:keepNext/>
      <w:keepLines/>
      <w:spacing w:before="320" w:after="200"/>
      <w:outlineLvl w:val="8"/>
    </w:pPr>
    <w:rPr>
      <w:rFonts w:ascii="Arial" w:hAnsi="Arial" w:eastAsia="Arial" w:cs="Arial"/>
      <w:i/>
      <w:iCs/>
      <w:sz w:val="21"/>
      <w:szCs w:val="21"/>
    </w:rPr>
  </w:style>
  <w:style w:type="character" w:default="1" w:styleId="35">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11">
    <w:name w:val="toc 7"/>
    <w:basedOn w:val="1"/>
    <w:next w:val="1"/>
    <w:unhideWhenUsed/>
    <w:qFormat/>
    <w:uiPriority w:val="39"/>
    <w:pPr>
      <w:spacing w:after="57"/>
      <w:ind w:left="1701"/>
    </w:pPr>
  </w:style>
  <w:style w:type="paragraph" w:styleId="12">
    <w:name w:val="caption"/>
    <w:basedOn w:val="1"/>
    <w:next w:val="1"/>
    <w:semiHidden/>
    <w:unhideWhenUsed/>
    <w:qFormat/>
    <w:uiPriority w:val="35"/>
    <w:pPr>
      <w:spacing w:line="276" w:lineRule="auto"/>
    </w:pPr>
    <w:rPr>
      <w:b/>
      <w:bCs/>
      <w:color w:val="4F81BD" w:themeColor="accent1"/>
      <w:sz w:val="18"/>
      <w:szCs w:val="18"/>
      <w14:textFill>
        <w14:solidFill>
          <w14:schemeClr w14:val="accent1"/>
        </w14:solidFill>
      </w14:textFill>
    </w:rPr>
  </w:style>
  <w:style w:type="paragraph" w:styleId="13">
    <w:name w:val="annotation text"/>
    <w:basedOn w:val="1"/>
    <w:link w:val="282"/>
    <w:unhideWhenUsed/>
    <w:qFormat/>
    <w:uiPriority w:val="99"/>
    <w:pPr>
      <w:jc w:val="left"/>
    </w:pPr>
  </w:style>
  <w:style w:type="paragraph" w:styleId="14">
    <w:name w:val="Body Text"/>
    <w:basedOn w:val="1"/>
    <w:next w:val="1"/>
    <w:qFormat/>
    <w:uiPriority w:val="0"/>
    <w:pPr>
      <w:spacing w:after="120"/>
    </w:pPr>
  </w:style>
  <w:style w:type="paragraph" w:styleId="15">
    <w:name w:val="Body Text Indent"/>
    <w:basedOn w:val="1"/>
    <w:qFormat/>
    <w:uiPriority w:val="0"/>
    <w:pPr>
      <w:ind w:firstLine="560" w:firstLineChars="200"/>
    </w:pPr>
    <w:rPr>
      <w:rFonts w:ascii="宋体" w:hAnsi="宋体"/>
      <w:bCs/>
      <w:sz w:val="28"/>
      <w:szCs w:val="32"/>
    </w:rPr>
  </w:style>
  <w:style w:type="paragraph" w:styleId="16">
    <w:name w:val="toc 5"/>
    <w:basedOn w:val="1"/>
    <w:next w:val="1"/>
    <w:unhideWhenUsed/>
    <w:qFormat/>
    <w:uiPriority w:val="39"/>
    <w:pPr>
      <w:spacing w:after="57"/>
      <w:ind w:left="1134"/>
    </w:pPr>
  </w:style>
  <w:style w:type="paragraph" w:styleId="17">
    <w:name w:val="toc 3"/>
    <w:basedOn w:val="1"/>
    <w:next w:val="1"/>
    <w:unhideWhenUsed/>
    <w:qFormat/>
    <w:uiPriority w:val="39"/>
    <w:pPr>
      <w:spacing w:after="57"/>
      <w:ind w:left="567"/>
    </w:pPr>
  </w:style>
  <w:style w:type="paragraph" w:styleId="18">
    <w:name w:val="toc 8"/>
    <w:basedOn w:val="1"/>
    <w:next w:val="1"/>
    <w:unhideWhenUsed/>
    <w:qFormat/>
    <w:uiPriority w:val="39"/>
    <w:pPr>
      <w:spacing w:after="57"/>
      <w:ind w:left="1984"/>
    </w:pPr>
  </w:style>
  <w:style w:type="paragraph" w:styleId="19">
    <w:name w:val="endnote text"/>
    <w:basedOn w:val="1"/>
    <w:link w:val="190"/>
    <w:semiHidden/>
    <w:unhideWhenUsed/>
    <w:qFormat/>
    <w:uiPriority w:val="99"/>
    <w:pPr>
      <w:spacing w:line="240" w:lineRule="auto"/>
    </w:pPr>
    <w:rPr>
      <w:sz w:val="20"/>
    </w:rPr>
  </w:style>
  <w:style w:type="paragraph" w:styleId="20">
    <w:name w:val="footer"/>
    <w:basedOn w:val="1"/>
    <w:link w:val="63"/>
    <w:unhideWhenUsed/>
    <w:qFormat/>
    <w:uiPriority w:val="99"/>
    <w:pPr>
      <w:tabs>
        <w:tab w:val="center" w:pos="7143"/>
        <w:tab w:val="right" w:pos="14287"/>
      </w:tabs>
      <w:spacing w:line="240" w:lineRule="auto"/>
    </w:pPr>
  </w:style>
  <w:style w:type="paragraph" w:styleId="21">
    <w:name w:val="header"/>
    <w:basedOn w:val="1"/>
    <w:link w:val="61"/>
    <w:unhideWhenUsed/>
    <w:qFormat/>
    <w:uiPriority w:val="99"/>
    <w:pPr>
      <w:tabs>
        <w:tab w:val="center" w:pos="7143"/>
        <w:tab w:val="right" w:pos="14287"/>
      </w:tabs>
      <w:spacing w:line="240" w:lineRule="auto"/>
    </w:pPr>
  </w:style>
  <w:style w:type="paragraph" w:styleId="22">
    <w:name w:val="toc 1"/>
    <w:basedOn w:val="1"/>
    <w:next w:val="1"/>
    <w:unhideWhenUsed/>
    <w:qFormat/>
    <w:uiPriority w:val="39"/>
    <w:pPr>
      <w:spacing w:after="57"/>
    </w:pPr>
  </w:style>
  <w:style w:type="paragraph" w:styleId="23">
    <w:name w:val="toc 4"/>
    <w:basedOn w:val="1"/>
    <w:next w:val="1"/>
    <w:unhideWhenUsed/>
    <w:qFormat/>
    <w:uiPriority w:val="39"/>
    <w:pPr>
      <w:spacing w:after="57"/>
      <w:ind w:left="850"/>
    </w:pPr>
  </w:style>
  <w:style w:type="paragraph" w:styleId="24">
    <w:name w:val="Subtitle"/>
    <w:basedOn w:val="1"/>
    <w:next w:val="1"/>
    <w:link w:val="56"/>
    <w:qFormat/>
    <w:uiPriority w:val="11"/>
    <w:pPr>
      <w:spacing w:before="200" w:after="200"/>
    </w:pPr>
  </w:style>
  <w:style w:type="paragraph" w:styleId="25">
    <w:name w:val="footnote text"/>
    <w:basedOn w:val="1"/>
    <w:link w:val="189"/>
    <w:semiHidden/>
    <w:unhideWhenUsed/>
    <w:qFormat/>
    <w:uiPriority w:val="99"/>
    <w:pPr>
      <w:spacing w:after="40" w:line="240" w:lineRule="auto"/>
    </w:pPr>
    <w:rPr>
      <w:sz w:val="18"/>
    </w:rPr>
  </w:style>
  <w:style w:type="paragraph" w:styleId="26">
    <w:name w:val="toc 6"/>
    <w:basedOn w:val="1"/>
    <w:next w:val="1"/>
    <w:unhideWhenUsed/>
    <w:qFormat/>
    <w:uiPriority w:val="39"/>
    <w:pPr>
      <w:spacing w:after="57"/>
      <w:ind w:left="1417"/>
    </w:pPr>
  </w:style>
  <w:style w:type="paragraph" w:styleId="27">
    <w:name w:val="table of figures"/>
    <w:basedOn w:val="1"/>
    <w:next w:val="1"/>
    <w:unhideWhenUsed/>
    <w:qFormat/>
    <w:uiPriority w:val="99"/>
  </w:style>
  <w:style w:type="paragraph" w:styleId="28">
    <w:name w:val="toc 2"/>
    <w:basedOn w:val="1"/>
    <w:next w:val="1"/>
    <w:unhideWhenUsed/>
    <w:qFormat/>
    <w:uiPriority w:val="39"/>
    <w:pPr>
      <w:spacing w:after="57"/>
      <w:ind w:left="283"/>
    </w:pPr>
  </w:style>
  <w:style w:type="paragraph" w:styleId="29">
    <w:name w:val="toc 9"/>
    <w:basedOn w:val="1"/>
    <w:next w:val="1"/>
    <w:unhideWhenUsed/>
    <w:qFormat/>
    <w:uiPriority w:val="39"/>
    <w:pPr>
      <w:spacing w:after="57"/>
      <w:ind w:left="2268"/>
    </w:pPr>
  </w:style>
  <w:style w:type="paragraph" w:styleId="30">
    <w:name w:val="Normal (Web)"/>
    <w:basedOn w:val="1"/>
    <w:semiHidden/>
    <w:unhideWhenUsed/>
    <w:qFormat/>
    <w:uiPriority w:val="99"/>
  </w:style>
  <w:style w:type="paragraph" w:styleId="31">
    <w:name w:val="Title"/>
    <w:basedOn w:val="1"/>
    <w:next w:val="1"/>
    <w:link w:val="55"/>
    <w:qFormat/>
    <w:uiPriority w:val="10"/>
    <w:pPr>
      <w:spacing w:before="300" w:after="200"/>
      <w:contextualSpacing/>
    </w:pPr>
    <w:rPr>
      <w:sz w:val="48"/>
      <w:szCs w:val="48"/>
    </w:rPr>
  </w:style>
  <w:style w:type="paragraph" w:styleId="32">
    <w:name w:val="annotation subject"/>
    <w:basedOn w:val="13"/>
    <w:next w:val="13"/>
    <w:link w:val="283"/>
    <w:semiHidden/>
    <w:unhideWhenUsed/>
    <w:uiPriority w:val="99"/>
    <w:rPr>
      <w:b/>
      <w:bCs/>
    </w:rPr>
  </w:style>
  <w:style w:type="table" w:styleId="34">
    <w:name w:val="Table Grid"/>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36">
    <w:name w:val="Strong"/>
    <w:basedOn w:val="35"/>
    <w:qFormat/>
    <w:uiPriority w:val="22"/>
    <w:rPr>
      <w:b/>
    </w:rPr>
  </w:style>
  <w:style w:type="character" w:styleId="37">
    <w:name w:val="endnote reference"/>
    <w:autoRedefine/>
    <w:semiHidden/>
    <w:unhideWhenUsed/>
    <w:qFormat/>
    <w:uiPriority w:val="99"/>
    <w:rPr>
      <w:vertAlign w:val="superscript"/>
    </w:rPr>
  </w:style>
  <w:style w:type="character" w:styleId="38">
    <w:name w:val="FollowedHyperlink"/>
    <w:basedOn w:val="35"/>
    <w:semiHidden/>
    <w:unhideWhenUsed/>
    <w:qFormat/>
    <w:uiPriority w:val="99"/>
    <w:rPr>
      <w:color w:val="333333"/>
      <w:u w:val="none"/>
    </w:rPr>
  </w:style>
  <w:style w:type="character" w:styleId="39">
    <w:name w:val="Emphasis"/>
    <w:basedOn w:val="35"/>
    <w:qFormat/>
    <w:uiPriority w:val="20"/>
  </w:style>
  <w:style w:type="character" w:styleId="40">
    <w:name w:val="Hyperlink"/>
    <w:unhideWhenUsed/>
    <w:qFormat/>
    <w:uiPriority w:val="99"/>
    <w:rPr>
      <w:color w:val="0000FF" w:themeColor="hyperlink"/>
      <w:u w:val="single"/>
      <w14:textFill>
        <w14:solidFill>
          <w14:schemeClr w14:val="hlink"/>
        </w14:solidFill>
      </w14:textFill>
    </w:rPr>
  </w:style>
  <w:style w:type="character" w:styleId="41">
    <w:name w:val="HTML Code"/>
    <w:basedOn w:val="35"/>
    <w:semiHidden/>
    <w:unhideWhenUsed/>
    <w:qFormat/>
    <w:uiPriority w:val="99"/>
    <w:rPr>
      <w:rFonts w:ascii="Courier New" w:hAnsi="Courier New"/>
      <w:sz w:val="20"/>
    </w:rPr>
  </w:style>
  <w:style w:type="character" w:styleId="42">
    <w:name w:val="annotation reference"/>
    <w:qFormat/>
    <w:uiPriority w:val="99"/>
    <w:rPr>
      <w:sz w:val="21"/>
      <w:szCs w:val="21"/>
    </w:rPr>
  </w:style>
  <w:style w:type="character" w:styleId="43">
    <w:name w:val="footnote reference"/>
    <w:unhideWhenUsed/>
    <w:qFormat/>
    <w:uiPriority w:val="99"/>
    <w:rPr>
      <w:vertAlign w:val="superscript"/>
    </w:rPr>
  </w:style>
  <w:style w:type="character" w:customStyle="1" w:styleId="44">
    <w:name w:val="标题 1 字符"/>
    <w:link w:val="2"/>
    <w:qFormat/>
    <w:uiPriority w:val="9"/>
    <w:rPr>
      <w:rFonts w:ascii="Arial" w:hAnsi="Arial" w:eastAsia="Arial" w:cs="Arial"/>
      <w:sz w:val="40"/>
      <w:szCs w:val="40"/>
    </w:rPr>
  </w:style>
  <w:style w:type="character" w:customStyle="1" w:styleId="45">
    <w:name w:val="标题 2 字符"/>
    <w:link w:val="3"/>
    <w:qFormat/>
    <w:uiPriority w:val="9"/>
    <w:rPr>
      <w:rFonts w:ascii="Arial" w:hAnsi="Arial" w:eastAsia="Arial" w:cs="Arial"/>
      <w:sz w:val="34"/>
    </w:rPr>
  </w:style>
  <w:style w:type="character" w:customStyle="1" w:styleId="46">
    <w:name w:val="标题 3 字符1"/>
    <w:link w:val="4"/>
    <w:qFormat/>
    <w:uiPriority w:val="9"/>
    <w:rPr>
      <w:rFonts w:ascii="Arial" w:hAnsi="Arial" w:eastAsia="Arial" w:cs="Arial"/>
      <w:sz w:val="30"/>
      <w:szCs w:val="30"/>
    </w:rPr>
  </w:style>
  <w:style w:type="character" w:customStyle="1" w:styleId="47">
    <w:name w:val="标题 4 字符"/>
    <w:link w:val="5"/>
    <w:qFormat/>
    <w:uiPriority w:val="9"/>
    <w:rPr>
      <w:rFonts w:ascii="Arial" w:hAnsi="Arial" w:eastAsia="Arial" w:cs="Arial"/>
      <w:b/>
      <w:bCs/>
      <w:sz w:val="26"/>
      <w:szCs w:val="26"/>
    </w:rPr>
  </w:style>
  <w:style w:type="character" w:customStyle="1" w:styleId="48">
    <w:name w:val="标题 5 字符"/>
    <w:link w:val="6"/>
    <w:qFormat/>
    <w:uiPriority w:val="9"/>
    <w:rPr>
      <w:rFonts w:ascii="Arial" w:hAnsi="Arial" w:eastAsia="Arial" w:cs="Arial"/>
      <w:b/>
      <w:bCs/>
      <w:sz w:val="24"/>
      <w:szCs w:val="24"/>
    </w:rPr>
  </w:style>
  <w:style w:type="character" w:customStyle="1" w:styleId="49">
    <w:name w:val="标题 6 字符"/>
    <w:link w:val="7"/>
    <w:qFormat/>
    <w:uiPriority w:val="9"/>
    <w:rPr>
      <w:rFonts w:ascii="Arial" w:hAnsi="Arial" w:eastAsia="Arial" w:cs="Arial"/>
      <w:b/>
      <w:bCs/>
      <w:sz w:val="22"/>
      <w:szCs w:val="22"/>
    </w:rPr>
  </w:style>
  <w:style w:type="character" w:customStyle="1" w:styleId="50">
    <w:name w:val="标题 7 字符"/>
    <w:link w:val="8"/>
    <w:qFormat/>
    <w:uiPriority w:val="9"/>
    <w:rPr>
      <w:rFonts w:ascii="Arial" w:hAnsi="Arial" w:eastAsia="Arial" w:cs="Arial"/>
      <w:b/>
      <w:bCs/>
      <w:i/>
      <w:iCs/>
      <w:sz w:val="22"/>
      <w:szCs w:val="22"/>
    </w:rPr>
  </w:style>
  <w:style w:type="character" w:customStyle="1" w:styleId="51">
    <w:name w:val="标题 8 字符"/>
    <w:link w:val="9"/>
    <w:qFormat/>
    <w:uiPriority w:val="9"/>
    <w:rPr>
      <w:rFonts w:ascii="Arial" w:hAnsi="Arial" w:eastAsia="Arial" w:cs="Arial"/>
      <w:i/>
      <w:iCs/>
      <w:sz w:val="22"/>
      <w:szCs w:val="22"/>
    </w:rPr>
  </w:style>
  <w:style w:type="character" w:customStyle="1" w:styleId="52">
    <w:name w:val="标题 9 字符"/>
    <w:link w:val="10"/>
    <w:qFormat/>
    <w:uiPriority w:val="9"/>
    <w:rPr>
      <w:rFonts w:ascii="Arial" w:hAnsi="Arial" w:eastAsia="Arial" w:cs="Arial"/>
      <w:i/>
      <w:iCs/>
      <w:sz w:val="21"/>
      <w:szCs w:val="21"/>
    </w:rPr>
  </w:style>
  <w:style w:type="paragraph" w:styleId="53">
    <w:name w:val="List Paragraph"/>
    <w:basedOn w:val="1"/>
    <w:qFormat/>
    <w:uiPriority w:val="34"/>
    <w:pPr>
      <w:ind w:left="720"/>
      <w:contextualSpacing/>
    </w:pPr>
  </w:style>
  <w:style w:type="paragraph" w:styleId="54">
    <w:name w:val="No Spacing"/>
    <w:qFormat/>
    <w:uiPriority w:val="1"/>
    <w:rPr>
      <w:rFonts w:ascii="Times New Roman" w:hAnsi="Times New Roman" w:eastAsia="宋体" w:cs="Times New Roman"/>
      <w:lang w:val="en-US" w:eastAsia="zh-CN" w:bidi="ar-SA"/>
    </w:rPr>
  </w:style>
  <w:style w:type="character" w:customStyle="1" w:styleId="55">
    <w:name w:val="标题 字符"/>
    <w:link w:val="31"/>
    <w:qFormat/>
    <w:uiPriority w:val="10"/>
    <w:rPr>
      <w:sz w:val="48"/>
      <w:szCs w:val="48"/>
    </w:rPr>
  </w:style>
  <w:style w:type="character" w:customStyle="1" w:styleId="56">
    <w:name w:val="副标题 字符"/>
    <w:link w:val="24"/>
    <w:qFormat/>
    <w:uiPriority w:val="11"/>
    <w:rPr>
      <w:sz w:val="24"/>
      <w:szCs w:val="24"/>
    </w:rPr>
  </w:style>
  <w:style w:type="paragraph" w:styleId="57">
    <w:name w:val="Quote"/>
    <w:basedOn w:val="1"/>
    <w:next w:val="1"/>
    <w:link w:val="58"/>
    <w:qFormat/>
    <w:uiPriority w:val="29"/>
    <w:pPr>
      <w:ind w:left="720" w:right="720"/>
    </w:pPr>
    <w:rPr>
      <w:i/>
    </w:rPr>
  </w:style>
  <w:style w:type="character" w:customStyle="1" w:styleId="58">
    <w:name w:val="引用 字符"/>
    <w:link w:val="57"/>
    <w:qFormat/>
    <w:uiPriority w:val="29"/>
    <w:rPr>
      <w:i/>
    </w:rPr>
  </w:style>
  <w:style w:type="paragraph" w:styleId="59">
    <w:name w:val="Intense Quote"/>
    <w:basedOn w:val="1"/>
    <w:next w:val="1"/>
    <w:link w:val="60"/>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pPr>
    <w:rPr>
      <w:i/>
    </w:rPr>
  </w:style>
  <w:style w:type="character" w:customStyle="1" w:styleId="60">
    <w:name w:val="明显引用 字符"/>
    <w:link w:val="59"/>
    <w:qFormat/>
    <w:uiPriority w:val="30"/>
    <w:rPr>
      <w:i/>
    </w:rPr>
  </w:style>
  <w:style w:type="character" w:customStyle="1" w:styleId="61">
    <w:name w:val="页眉 字符"/>
    <w:link w:val="21"/>
    <w:qFormat/>
    <w:uiPriority w:val="99"/>
  </w:style>
  <w:style w:type="character" w:customStyle="1" w:styleId="62">
    <w:name w:val="Footer Char"/>
    <w:qFormat/>
    <w:uiPriority w:val="99"/>
  </w:style>
  <w:style w:type="character" w:customStyle="1" w:styleId="63">
    <w:name w:val="页脚 字符"/>
    <w:link w:val="20"/>
    <w:autoRedefine/>
    <w:qFormat/>
    <w:uiPriority w:val="99"/>
  </w:style>
  <w:style w:type="table" w:customStyle="1" w:styleId="64">
    <w:name w:val="Table Grid Light"/>
    <w:autoRedefine/>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style>
  <w:style w:type="table" w:customStyle="1" w:styleId="65">
    <w:name w:val="无格式表格 11"/>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66">
    <w:name w:val="无格式表格 21"/>
    <w:autoRedefine/>
    <w:qFormat/>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67">
    <w:name w:val="无格式表格 31"/>
    <w:qFormat/>
    <w:uiPriority w:val="99"/>
    <w:tblPr>
      <w:tblCellMar>
        <w:top w:w="0" w:type="dxa"/>
        <w:left w:w="0" w:type="dxa"/>
        <w:bottom w:w="0" w:type="dxa"/>
        <w:right w:w="0" w:type="dxa"/>
      </w:tblCellMar>
    </w:tbl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68">
    <w:name w:val="无格式表格 41"/>
    <w:autoRedefine/>
    <w:qFormat/>
    <w:uiPriority w:val="99"/>
    <w:tblPr>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69">
    <w:name w:val="无格式表格 51"/>
    <w:autoRedefine/>
    <w:qFormat/>
    <w:uiPriority w:val="99"/>
    <w:tblPr>
      <w:tblCellMar>
        <w:top w:w="0" w:type="dxa"/>
        <w:left w:w="0" w:type="dxa"/>
        <w:bottom w:w="0" w:type="dxa"/>
        <w:right w:w="0" w:type="dxa"/>
      </w:tblCellMar>
    </w:tbl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70">
    <w:name w:val="网格表 1 浅色1"/>
    <w:autoRedefine/>
    <w:qFormat/>
    <w:uiPriority w:val="99"/>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CellMar>
        <w:top w:w="0" w:type="dxa"/>
        <w:left w:w="0" w:type="dxa"/>
        <w:bottom w:w="0" w:type="dxa"/>
        <w:right w:w="0" w:type="dxa"/>
      </w:tblCellMar>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71">
    <w:name w:val="Grid Table 1 Light - Accent 1"/>
    <w:autoRedefine/>
    <w:qFormat/>
    <w:uiPriority w:val="99"/>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CellMar>
        <w:top w:w="0" w:type="dxa"/>
        <w:left w:w="0" w:type="dxa"/>
        <w:bottom w:w="0" w:type="dxa"/>
        <w:right w:w="0" w:type="dxa"/>
      </w:tblCellMar>
    </w:tblPr>
    <w:tblStylePr w:type="firstRow">
      <w:rPr>
        <w:b/>
        <w:color w:val="404040"/>
      </w:rPr>
      <w:tcPr>
        <w:tcBorders>
          <w:bottom w:val="single" w:color="98B5D8"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style>
  <w:style w:type="table" w:customStyle="1" w:styleId="72">
    <w:name w:val="Grid Table 1 Light - Accent 2"/>
    <w:autoRedefine/>
    <w:qFormat/>
    <w:uiPriority w:val="99"/>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CellMar>
        <w:top w:w="0" w:type="dxa"/>
        <w:left w:w="0" w:type="dxa"/>
        <w:bottom w:w="0" w:type="dxa"/>
        <w:right w:w="0" w:type="dxa"/>
      </w:tblCellMar>
    </w:tblPr>
    <w:tblStylePr w:type="firstRow">
      <w:rPr>
        <w:b/>
        <w:color w:val="404040"/>
      </w:rPr>
      <w:tcPr>
        <w:tcBorders>
          <w:bottom w:val="single" w:color="DA989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style>
  <w:style w:type="table" w:customStyle="1" w:styleId="73">
    <w:name w:val="Grid Table 1 Light - Accent 3"/>
    <w:autoRedefine/>
    <w:qFormat/>
    <w:uiPriority w:val="99"/>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CellMar>
        <w:top w:w="0" w:type="dxa"/>
        <w:left w:w="0" w:type="dxa"/>
        <w:bottom w:w="0" w:type="dxa"/>
        <w:right w:w="0" w:type="dxa"/>
      </w:tblCellMar>
    </w:tblPr>
    <w:tblStylePr w:type="firstRow">
      <w:rPr>
        <w:b/>
        <w:color w:val="404040"/>
      </w:rPr>
      <w:tcPr>
        <w:tcBorders>
          <w:bottom w:val="single" w:color="C4D79E"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customStyle="1" w:styleId="74">
    <w:name w:val="Grid Table 1 Light - Accent 4"/>
    <w:autoRedefine/>
    <w:qFormat/>
    <w:uiPriority w:val="99"/>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CellMar>
        <w:top w:w="0" w:type="dxa"/>
        <w:left w:w="0" w:type="dxa"/>
        <w:bottom w:w="0" w:type="dxa"/>
        <w:right w:w="0" w:type="dxa"/>
      </w:tblCellMar>
    </w:tblPr>
    <w:tblStylePr w:type="firstRow">
      <w:rPr>
        <w:b/>
        <w:color w:val="404040"/>
      </w:rPr>
      <w:tcPr>
        <w:tcBorders>
          <w:bottom w:val="single" w:color="B4A4C8"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customStyle="1" w:styleId="75">
    <w:name w:val="Grid Table 1 Light - Accent 5"/>
    <w:autoRedefine/>
    <w:qFormat/>
    <w:uiPriority w:val="99"/>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CellMar>
        <w:top w:w="0" w:type="dxa"/>
        <w:left w:w="0" w:type="dxa"/>
        <w:bottom w:w="0" w:type="dxa"/>
        <w:right w:w="0" w:type="dxa"/>
      </w:tblCellMar>
    </w:tblPr>
    <w:tblStylePr w:type="firstRow">
      <w:rPr>
        <w:b/>
        <w:color w:val="404040"/>
      </w:rPr>
      <w:tcPr>
        <w:tcBorders>
          <w:bottom w:val="single" w:color="95CEDD"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style>
  <w:style w:type="table" w:customStyle="1" w:styleId="76">
    <w:name w:val="Grid Table 1 Light - Accent 6"/>
    <w:qFormat/>
    <w:uiPriority w:val="99"/>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CellMar>
        <w:top w:w="0" w:type="dxa"/>
        <w:left w:w="0" w:type="dxa"/>
        <w:bottom w:w="0" w:type="dxa"/>
        <w:right w:w="0" w:type="dxa"/>
      </w:tblCellMar>
    </w:tblPr>
    <w:tblStylePr w:type="firstRow">
      <w:rPr>
        <w:b/>
        <w:color w:val="404040"/>
      </w:rPr>
      <w:tcPr>
        <w:tcBorders>
          <w:bottom w:val="single" w:color="FAC192"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table" w:customStyle="1" w:styleId="77">
    <w:name w:val="网格表 21"/>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CellMar>
        <w:top w:w="0" w:type="dxa"/>
        <w:left w:w="0" w:type="dxa"/>
        <w:bottom w:w="0" w:type="dxa"/>
        <w:right w:w="0" w:type="dxa"/>
      </w:tblCellMar>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78">
    <w:name w:val="Grid Table 2 - Accent 1"/>
    <w:qFormat/>
    <w:uiPriority w:val="99"/>
    <w:tblPr>
      <w:tblBorders>
        <w:bottom w:val="single" w:color="5D8BC2" w:themeColor="accent1" w:themeTint="EA" w:sz="4" w:space="0"/>
        <w:insideH w:val="single" w:color="5D8BC2" w:themeColor="accent1" w:themeTint="EA" w:sz="4" w:space="0"/>
        <w:insideV w:val="single" w:color="5D8BC2" w:themeColor="accent1" w:themeTint="EA" w:sz="4" w:space="0"/>
      </w:tblBorders>
      <w:tblCellMar>
        <w:top w:w="0" w:type="dxa"/>
        <w:left w:w="0" w:type="dxa"/>
        <w:bottom w:w="0" w:type="dxa"/>
        <w:right w:w="0" w:type="dxa"/>
      </w:tblCellMar>
    </w:tblPr>
    <w:tblStylePr w:type="firstRow">
      <w:rPr>
        <w:b/>
        <w:color w:val="404040"/>
      </w:rPr>
      <w:tcPr>
        <w:tcBorders>
          <w:top w:val="nil"/>
          <w:left w:val="nil"/>
          <w:bottom w:val="single" w:color="5D8BC2" w:themeColor="accent1" w:themeTint="EA" w:sz="12" w:space="0"/>
          <w:right w:val="nil"/>
        </w:tcBorders>
        <w:shd w:val="clear" w:color="FFFFFF" w:fill="auto"/>
      </w:tcPr>
    </w:tblStylePr>
    <w:tblStylePr w:type="lastRow">
      <w:rPr>
        <w:b/>
        <w:color w:val="404040"/>
      </w:rPr>
      <w:tcPr>
        <w:tcBorders>
          <w:top w:val="single" w:color="5D8BC2"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BE5F1" w:themeColor="accent1" w:themeTint="34" w:fill="DBE5F1" w:themeFill="accent1" w:themeFillTint="34"/>
      </w:tcPr>
    </w:tblStylePr>
    <w:tblStylePr w:type="band1Horz">
      <w:rPr>
        <w:rFonts w:ascii="Arial" w:hAnsi="Arial"/>
        <w:color w:val="404040"/>
        <w:sz w:val="22"/>
      </w:rPr>
      <w:tcPr>
        <w:shd w:val="clear" w:color="DBE5F1" w:themeColor="accent1" w:themeTint="34" w:fill="DBE5F1" w:themeFill="accent1" w:themeFillTint="34"/>
      </w:tcPr>
    </w:tblStylePr>
  </w:style>
  <w:style w:type="table" w:customStyle="1" w:styleId="79">
    <w:name w:val="Grid Table 2 - Accent 2"/>
    <w:qFormat/>
    <w:uiPriority w:val="99"/>
    <w:tblPr>
      <w:tblBorders>
        <w:bottom w:val="single" w:color="D99795" w:themeColor="accent2" w:themeTint="97" w:sz="4" w:space="0"/>
        <w:insideH w:val="single" w:color="D99795" w:themeColor="accent2" w:themeTint="97" w:sz="4" w:space="0"/>
        <w:insideV w:val="single" w:color="D99795" w:themeColor="accent2" w:themeTint="97" w:sz="4" w:space="0"/>
      </w:tblBorders>
      <w:tblCellMar>
        <w:top w:w="0" w:type="dxa"/>
        <w:left w:w="0" w:type="dxa"/>
        <w:bottom w:w="0" w:type="dxa"/>
        <w:right w:w="0" w:type="dxa"/>
      </w:tblCellMar>
    </w:tblPr>
    <w:tblStylePr w:type="firstRow">
      <w:rPr>
        <w:b/>
        <w:color w:val="404040"/>
      </w:rPr>
      <w:tcPr>
        <w:tcBorders>
          <w:top w:val="nil"/>
          <w:left w:val="nil"/>
          <w:bottom w:val="single" w:color="D99795" w:themeColor="accent2" w:themeTint="97" w:sz="12" w:space="0"/>
          <w:right w:val="nil"/>
        </w:tcBorders>
        <w:shd w:val="clear" w:color="FFFFFF" w:fill="auto"/>
      </w:tcPr>
    </w:tblStylePr>
    <w:tblStylePr w:type="lastRow">
      <w:rPr>
        <w:b/>
        <w:color w:val="404040"/>
      </w:rPr>
      <w:tcPr>
        <w:tcBorders>
          <w:top w:val="single" w:color="D9979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customStyle="1" w:styleId="80">
    <w:name w:val="Grid Table 2 - Accent 3"/>
    <w:qFormat/>
    <w:uiPriority w:val="99"/>
    <w:tblPr>
      <w:tblBorders>
        <w:bottom w:val="single" w:color="9BBB59" w:themeColor="accent3" w:themeTint="FE" w:sz="4" w:space="0"/>
        <w:insideH w:val="single" w:color="9BBB59" w:themeColor="accent3" w:themeTint="FE" w:sz="4" w:space="0"/>
        <w:insideV w:val="single" w:color="9BBB59" w:themeColor="accent3" w:themeTint="FE" w:sz="4" w:space="0"/>
      </w:tblBorders>
      <w:tblCellMar>
        <w:top w:w="0" w:type="dxa"/>
        <w:left w:w="0" w:type="dxa"/>
        <w:bottom w:w="0" w:type="dxa"/>
        <w:right w:w="0" w:type="dxa"/>
      </w:tblCellMar>
    </w:tblPr>
    <w:tblStylePr w:type="firstRow">
      <w:rPr>
        <w:b/>
        <w:color w:val="404040"/>
      </w:rPr>
      <w:tcPr>
        <w:tcBorders>
          <w:top w:val="nil"/>
          <w:left w:val="nil"/>
          <w:bottom w:val="single" w:color="9BBB59" w:themeColor="accent3" w:themeTint="FE" w:sz="12" w:space="0"/>
          <w:right w:val="nil"/>
        </w:tcBorders>
        <w:shd w:val="clear" w:color="FFFFFF" w:fill="auto"/>
      </w:tcPr>
    </w:tblStylePr>
    <w:tblStylePr w:type="lastRow">
      <w:rPr>
        <w:b/>
        <w:color w:val="404040"/>
      </w:rPr>
      <w:tcPr>
        <w:tcBorders>
          <w:top w:val="single" w:color="9BBB59"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cPr>
        <w:shd w:val="clear" w:color="EAF1DD" w:themeColor="accent3" w:themeTint="34" w:fill="EAF1DD" w:themeFill="accent3" w:themeFillTint="34"/>
      </w:tcPr>
    </w:tblStylePr>
  </w:style>
  <w:style w:type="table" w:customStyle="1" w:styleId="81">
    <w:name w:val="Grid Table 2 - Accent 4"/>
    <w:qFormat/>
    <w:uiPriority w:val="99"/>
    <w:tblPr>
      <w:tblBorders>
        <w:bottom w:val="single" w:color="B2A1C6" w:themeColor="accent4" w:themeTint="9A" w:sz="4" w:space="0"/>
        <w:insideH w:val="single" w:color="B2A1C6" w:themeColor="accent4" w:themeTint="9A" w:sz="4" w:space="0"/>
        <w:insideV w:val="single" w:color="B2A1C6" w:themeColor="accent4" w:themeTint="9A" w:sz="4" w:space="0"/>
      </w:tblBorders>
      <w:tblCellMar>
        <w:top w:w="0" w:type="dxa"/>
        <w:left w:w="0" w:type="dxa"/>
        <w:bottom w:w="0" w:type="dxa"/>
        <w:right w:w="0" w:type="dxa"/>
      </w:tblCellMar>
    </w:tblPr>
    <w:tblStylePr w:type="firstRow">
      <w:rPr>
        <w:b/>
        <w:color w:val="404040"/>
      </w:rPr>
      <w:tcPr>
        <w:tcBorders>
          <w:top w:val="nil"/>
          <w:left w:val="nil"/>
          <w:bottom w:val="single" w:color="B2A1C6" w:themeColor="accent4" w:themeTint="9A" w:sz="12" w:space="0"/>
          <w:right w:val="nil"/>
        </w:tcBorders>
        <w:shd w:val="clear" w:color="FFFFFF" w:fill="auto"/>
      </w:tcPr>
    </w:tblStylePr>
    <w:tblStylePr w:type="lastRow">
      <w:rPr>
        <w:b/>
        <w:color w:val="404040"/>
      </w:rPr>
      <w:tcPr>
        <w:tcBorders>
          <w:top w:val="single" w:color="B2A1C6"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customStyle="1" w:styleId="82">
    <w:name w:val="Grid Table 2 - Accent 5"/>
    <w:qFormat/>
    <w:uiPriority w:val="99"/>
    <w:tblPr>
      <w:tblBorders>
        <w:bottom w:val="single" w:color="4BACC6" w:themeColor="accent5" w:sz="4" w:space="0"/>
        <w:insideH w:val="single" w:color="4BACC6" w:themeColor="accent5" w:sz="4" w:space="0"/>
        <w:insideV w:val="single" w:color="4BACC6" w:themeColor="accent5" w:sz="4" w:space="0"/>
      </w:tblBorders>
      <w:tblCellMar>
        <w:top w:w="0" w:type="dxa"/>
        <w:left w:w="0" w:type="dxa"/>
        <w:bottom w:w="0" w:type="dxa"/>
        <w:right w:w="0" w:type="dxa"/>
      </w:tblCellMar>
    </w:tblPr>
    <w:tblStylePr w:type="firstRow">
      <w:rPr>
        <w:b/>
        <w:color w:val="404040"/>
      </w:rPr>
      <w:tcPr>
        <w:tcBorders>
          <w:top w:val="nil"/>
          <w:left w:val="nil"/>
          <w:bottom w:val="single" w:color="4BACC6" w:themeColor="accent5" w:sz="12" w:space="0"/>
          <w:right w:val="nil"/>
        </w:tcBorders>
        <w:shd w:val="clear" w:color="FFFFFF" w:fill="auto"/>
      </w:tcPr>
    </w:tblStylePr>
    <w:tblStylePr w:type="lastRow">
      <w:rPr>
        <w:b/>
        <w:color w:val="404040"/>
      </w:rPr>
      <w:tcPr>
        <w:tcBorders>
          <w:top w:val="single" w:color="4BACC6"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customStyle="1" w:styleId="83">
    <w:name w:val="Grid Table 2 - Accent 6"/>
    <w:qFormat/>
    <w:uiPriority w:val="99"/>
    <w:tblPr>
      <w:tblBorders>
        <w:bottom w:val="single" w:color="F79646" w:themeColor="accent6" w:sz="4" w:space="0"/>
        <w:insideH w:val="single" w:color="F79646" w:themeColor="accent6" w:sz="4" w:space="0"/>
        <w:insideV w:val="single" w:color="F79646" w:themeColor="accent6" w:sz="4" w:space="0"/>
      </w:tblBorders>
      <w:tblCellMar>
        <w:top w:w="0" w:type="dxa"/>
        <w:left w:w="0" w:type="dxa"/>
        <w:bottom w:w="0" w:type="dxa"/>
        <w:right w:w="0" w:type="dxa"/>
      </w:tblCellMar>
    </w:tblPr>
    <w:tblStylePr w:type="firstRow">
      <w:rPr>
        <w:b/>
        <w:color w:val="404040"/>
      </w:rPr>
      <w:tcPr>
        <w:tcBorders>
          <w:top w:val="nil"/>
          <w:left w:val="nil"/>
          <w:bottom w:val="single" w:color="F79646" w:themeColor="accent6" w:sz="12" w:space="0"/>
          <w:right w:val="nil"/>
        </w:tcBorders>
        <w:shd w:val="clear" w:color="FFFFFF" w:fill="auto"/>
      </w:tcPr>
    </w:tblStylePr>
    <w:tblStylePr w:type="lastRow">
      <w:rPr>
        <w:b/>
        <w:color w:val="404040"/>
      </w:rPr>
      <w:tcPr>
        <w:tcBorders>
          <w:top w:val="single" w:color="F79646"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cPr>
        <w:shd w:val="clear" w:color="FDE9D9" w:themeColor="accent6" w:themeTint="34" w:fill="FDE9D9" w:themeFill="accent6" w:themeFillTint="34"/>
      </w:tcPr>
    </w:tblStylePr>
  </w:style>
  <w:style w:type="table" w:customStyle="1" w:styleId="84">
    <w:name w:val="网格表 31"/>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CellMar>
        <w:top w:w="0" w:type="dxa"/>
        <w:left w:w="0" w:type="dxa"/>
        <w:bottom w:w="0" w:type="dxa"/>
        <w:right w:w="0"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85">
    <w:name w:val="Grid Table 3 - Accent 1"/>
    <w:qFormat/>
    <w:uiPriority w:val="99"/>
    <w:tblPr>
      <w:tblBorders>
        <w:bottom w:val="single" w:color="5D8BC2" w:themeColor="accent1" w:themeTint="EA" w:sz="4" w:space="0"/>
        <w:insideH w:val="single" w:color="5D8BC2" w:themeColor="accent1" w:themeTint="EA" w:sz="4" w:space="0"/>
        <w:insideV w:val="single" w:color="5D8BC2" w:themeColor="accent1" w:themeTint="EA" w:sz="4" w:space="0"/>
      </w:tblBorders>
      <w:tblCellMar>
        <w:top w:w="0" w:type="dxa"/>
        <w:left w:w="0" w:type="dxa"/>
        <w:bottom w:w="0" w:type="dxa"/>
        <w:right w:w="0"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BE5F1" w:themeColor="accent1" w:themeTint="34" w:fill="DBE5F1" w:themeFill="accent1" w:themeFillTint="34"/>
      </w:tcPr>
    </w:tblStylePr>
    <w:tblStylePr w:type="band1Horz">
      <w:rPr>
        <w:rFonts w:ascii="Arial" w:hAnsi="Arial"/>
        <w:color w:val="404040"/>
        <w:sz w:val="22"/>
      </w:rPr>
      <w:tcPr>
        <w:shd w:val="clear" w:color="DBE5F1" w:themeColor="accent1" w:themeTint="34" w:fill="DBE5F1" w:themeFill="accent1" w:themeFillTint="34"/>
      </w:tcPr>
    </w:tblStylePr>
  </w:style>
  <w:style w:type="table" w:customStyle="1" w:styleId="86">
    <w:name w:val="Grid Table 3 - Accent 2"/>
    <w:qFormat/>
    <w:uiPriority w:val="99"/>
    <w:tblPr>
      <w:tblBorders>
        <w:bottom w:val="single" w:color="D99795" w:themeColor="accent2" w:themeTint="97" w:sz="4" w:space="0"/>
        <w:insideH w:val="single" w:color="D99795" w:themeColor="accent2" w:themeTint="97" w:sz="4" w:space="0"/>
        <w:insideV w:val="single" w:color="D99795" w:themeColor="accent2" w:themeTint="97" w:sz="4" w:space="0"/>
      </w:tblBorders>
      <w:tblCellMar>
        <w:top w:w="0" w:type="dxa"/>
        <w:left w:w="0" w:type="dxa"/>
        <w:bottom w:w="0" w:type="dxa"/>
        <w:right w:w="0"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customStyle="1" w:styleId="87">
    <w:name w:val="Grid Table 3 - Accent 3"/>
    <w:qFormat/>
    <w:uiPriority w:val="99"/>
    <w:tblPr>
      <w:tblBorders>
        <w:bottom w:val="single" w:color="9BBB59" w:themeColor="accent3" w:themeTint="FE" w:sz="4" w:space="0"/>
        <w:insideH w:val="single" w:color="9BBB59" w:themeColor="accent3" w:themeTint="FE" w:sz="4" w:space="0"/>
        <w:insideV w:val="single" w:color="9BBB59" w:themeColor="accent3" w:themeTint="FE" w:sz="4" w:space="0"/>
      </w:tblBorders>
      <w:tblCellMar>
        <w:top w:w="0" w:type="dxa"/>
        <w:left w:w="0" w:type="dxa"/>
        <w:bottom w:w="0" w:type="dxa"/>
        <w:right w:w="0"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cPr>
        <w:shd w:val="clear" w:color="EAF1DD" w:themeColor="accent3" w:themeTint="34" w:fill="EAF1DD" w:themeFill="accent3" w:themeFillTint="34"/>
      </w:tcPr>
    </w:tblStylePr>
  </w:style>
  <w:style w:type="table" w:customStyle="1" w:styleId="88">
    <w:name w:val="Grid Table 3 - Accent 4"/>
    <w:qFormat/>
    <w:uiPriority w:val="99"/>
    <w:tblPr>
      <w:tblBorders>
        <w:bottom w:val="single" w:color="B2A1C6" w:themeColor="accent4" w:themeTint="9A" w:sz="4" w:space="0"/>
        <w:insideH w:val="single" w:color="B2A1C6" w:themeColor="accent4" w:themeTint="9A" w:sz="4" w:space="0"/>
        <w:insideV w:val="single" w:color="B2A1C6" w:themeColor="accent4" w:themeTint="9A" w:sz="4" w:space="0"/>
      </w:tblBorders>
      <w:tblCellMar>
        <w:top w:w="0" w:type="dxa"/>
        <w:left w:w="0" w:type="dxa"/>
        <w:bottom w:w="0" w:type="dxa"/>
        <w:right w:w="0"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customStyle="1" w:styleId="89">
    <w:name w:val="Grid Table 3 - Accent 5"/>
    <w:qFormat/>
    <w:uiPriority w:val="99"/>
    <w:tblPr>
      <w:tblBorders>
        <w:bottom w:val="single" w:color="4BACC6" w:themeColor="accent5" w:sz="4" w:space="0"/>
        <w:insideH w:val="single" w:color="4BACC6" w:themeColor="accent5" w:sz="4" w:space="0"/>
        <w:insideV w:val="single" w:color="4BACC6" w:themeColor="accent5" w:sz="4" w:space="0"/>
      </w:tblBorders>
      <w:tblCellMar>
        <w:top w:w="0" w:type="dxa"/>
        <w:left w:w="0" w:type="dxa"/>
        <w:bottom w:w="0" w:type="dxa"/>
        <w:right w:w="0"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customStyle="1" w:styleId="90">
    <w:name w:val="Grid Table 3 - Accent 6"/>
    <w:qFormat/>
    <w:uiPriority w:val="99"/>
    <w:tblPr>
      <w:tblBorders>
        <w:bottom w:val="single" w:color="F79646" w:themeColor="accent6" w:sz="4" w:space="0"/>
        <w:insideH w:val="single" w:color="F79646" w:themeColor="accent6" w:sz="4" w:space="0"/>
        <w:insideV w:val="single" w:color="F79646" w:themeColor="accent6" w:sz="4" w:space="0"/>
      </w:tblBorders>
      <w:tblCellMar>
        <w:top w:w="0" w:type="dxa"/>
        <w:left w:w="0" w:type="dxa"/>
        <w:bottom w:w="0" w:type="dxa"/>
        <w:right w:w="0" w:type="dxa"/>
      </w:tblCellMar>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cPr>
        <w:shd w:val="clear" w:color="FDE9D9" w:themeColor="accent6" w:themeTint="34" w:fill="FDE9D9" w:themeFill="accent6" w:themeFillTint="34"/>
      </w:tcPr>
    </w:tblStylePr>
  </w:style>
  <w:style w:type="table" w:customStyle="1" w:styleId="91">
    <w:name w:val="网格表 41"/>
    <w:qFormat/>
    <w:uiPriority w:val="59"/>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CellMar>
        <w:top w:w="0" w:type="dxa"/>
        <w:left w:w="0" w:type="dxa"/>
        <w:bottom w:w="0" w:type="dxa"/>
        <w:right w:w="0" w:type="dxa"/>
      </w:tblCellMar>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92">
    <w:name w:val="Grid Table 4 - Accent 1"/>
    <w:qFormat/>
    <w:uiPriority w:val="59"/>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CellMar>
        <w:top w:w="0" w:type="dxa"/>
        <w:left w:w="0" w:type="dxa"/>
        <w:bottom w:w="0" w:type="dxa"/>
        <w:right w:w="0" w:type="dxa"/>
      </w:tblCellMar>
    </w:tblPr>
    <w:tblStylePr w:type="firstRow">
      <w:rPr>
        <w:rFonts w:ascii="Arial" w:hAnsi="Arial"/>
        <w:b/>
        <w:color w:val="FFFFFF"/>
        <w:sz w:val="22"/>
      </w:rPr>
      <w:tcPr>
        <w:tcBorders>
          <w:top w:val="single" w:color="5D8BC2" w:themeColor="accent1" w:themeTint="EA" w:sz="4" w:space="0"/>
          <w:left w:val="single" w:color="5D8BC2" w:themeColor="accent1" w:themeTint="EA" w:sz="4" w:space="0"/>
          <w:bottom w:val="single" w:color="5D8BC2" w:themeColor="accent1" w:themeTint="EA" w:sz="4" w:space="0"/>
          <w:right w:val="single" w:color="5D8BC2" w:themeColor="accent1" w:themeTint="EA" w:sz="4" w:space="0"/>
        </w:tcBorders>
        <w:shd w:val="clear" w:color="5D8BC2" w:themeColor="accent1" w:themeTint="EA" w:fill="5D8BC2" w:themeFill="accent1" w:themeFillTint="EA"/>
      </w:tcPr>
    </w:tblStylePr>
    <w:tblStylePr w:type="lastRow">
      <w:rPr>
        <w:b/>
        <w:color w:val="404040"/>
      </w:rPr>
      <w:tcPr>
        <w:tcBorders>
          <w:top w:val="single" w:color="5D8BC2"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CE6F2" w:themeColor="accent1" w:themeTint="32" w:fill="DCE6F2" w:themeFill="accent1" w:themeFillTint="32"/>
      </w:tcPr>
    </w:tblStylePr>
    <w:tblStylePr w:type="band1Horz">
      <w:rPr>
        <w:rFonts w:ascii="Arial" w:hAnsi="Arial"/>
        <w:color w:val="404040"/>
        <w:sz w:val="22"/>
      </w:rPr>
      <w:tcPr>
        <w:shd w:val="clear" w:color="DCE6F2" w:themeColor="accent1" w:themeTint="32" w:fill="DCE6F2" w:themeFill="accent1" w:themeFillTint="32"/>
      </w:tcPr>
    </w:tblStylePr>
  </w:style>
  <w:style w:type="table" w:customStyle="1" w:styleId="93">
    <w:name w:val="Grid Table 4 - Accent 2"/>
    <w:qFormat/>
    <w:uiPriority w:val="59"/>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CellMar>
        <w:top w:w="0" w:type="dxa"/>
        <w:left w:w="0" w:type="dxa"/>
        <w:bottom w:w="0" w:type="dxa"/>
        <w:right w:w="0" w:type="dxa"/>
      </w:tblCellMar>
    </w:tblPr>
    <w:tblStylePr w:type="firstRow">
      <w:rPr>
        <w:rFonts w:ascii="Arial" w:hAnsi="Arial"/>
        <w:b/>
        <w:color w:val="FFFFFF"/>
        <w:sz w:val="22"/>
      </w:rPr>
      <w:tcPr>
        <w:tc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cBorders>
        <w:shd w:val="clear" w:color="D99795" w:themeColor="accent2" w:themeTint="97" w:fill="D99795" w:themeFill="accent2" w:themeFillTint="97"/>
      </w:tcPr>
    </w:tblStylePr>
    <w:tblStylePr w:type="lastRow">
      <w:rPr>
        <w:b/>
        <w:color w:val="404040"/>
      </w:rPr>
      <w:tcPr>
        <w:tcBorders>
          <w:top w:val="single" w:color="D9979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customStyle="1" w:styleId="94">
    <w:name w:val="Grid Table 4 - Accent 3"/>
    <w:qFormat/>
    <w:uiPriority w:val="59"/>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CellMar>
        <w:top w:w="0" w:type="dxa"/>
        <w:left w:w="0" w:type="dxa"/>
        <w:bottom w:w="0" w:type="dxa"/>
        <w:right w:w="0" w:type="dxa"/>
      </w:tblCellMar>
    </w:tblPr>
    <w:tblStylePr w:type="firstRow">
      <w:rPr>
        <w:rFonts w:ascii="Arial" w:hAnsi="Arial"/>
        <w:b/>
        <w:color w:val="FFFFFF"/>
        <w:sz w:val="22"/>
      </w:rPr>
      <w:tcPr>
        <w:tc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tcBorders>
        <w:shd w:val="clear" w:color="9BBB59" w:themeColor="accent3" w:themeTint="FE" w:fill="9BBB59" w:themeFill="accent3" w:themeFillTint="FE"/>
      </w:tcPr>
    </w:tblStylePr>
    <w:tblStylePr w:type="lastRow">
      <w:rPr>
        <w:b/>
        <w:color w:val="404040"/>
      </w:rPr>
      <w:tcPr>
        <w:tcBorders>
          <w:top w:val="single" w:color="9BBB59"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cPr>
        <w:shd w:val="clear" w:color="EAF1DD" w:themeColor="accent3" w:themeTint="34" w:fill="EAF1DD" w:themeFill="accent3" w:themeFillTint="34"/>
      </w:tcPr>
    </w:tblStylePr>
  </w:style>
  <w:style w:type="table" w:customStyle="1" w:styleId="95">
    <w:name w:val="Grid Table 4 - Accent 4"/>
    <w:qFormat/>
    <w:uiPriority w:val="59"/>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CellMar>
        <w:top w:w="0" w:type="dxa"/>
        <w:left w:w="0" w:type="dxa"/>
        <w:bottom w:w="0" w:type="dxa"/>
        <w:right w:w="0" w:type="dxa"/>
      </w:tblCellMar>
    </w:tblPr>
    <w:tblStylePr w:type="firstRow">
      <w:rPr>
        <w:rFonts w:ascii="Arial" w:hAnsi="Arial"/>
        <w:b/>
        <w:color w:val="FFFFFF"/>
        <w:sz w:val="22"/>
      </w:rPr>
      <w:tcPr>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shd w:val="clear" w:color="B2A1C6" w:themeColor="accent4" w:themeTint="9A" w:fill="B2A1C6" w:themeFill="accent4" w:themeFillTint="9A"/>
      </w:tcPr>
    </w:tblStylePr>
    <w:tblStylePr w:type="lastRow">
      <w:rPr>
        <w:b/>
        <w:color w:val="404040"/>
      </w:rPr>
      <w:tcPr>
        <w:tcBorders>
          <w:top w:val="single" w:color="B2A1C6"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customStyle="1" w:styleId="96">
    <w:name w:val="Grid Table 4 - Accent 5"/>
    <w:qFormat/>
    <w:uiPriority w:val="59"/>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CellMar>
        <w:top w:w="0" w:type="dxa"/>
        <w:left w:w="0" w:type="dxa"/>
        <w:bottom w:w="0" w:type="dxa"/>
        <w:right w:w="0" w:type="dxa"/>
      </w:tblCellMar>
    </w:tblPr>
    <w:tblStylePr w:type="firstRow">
      <w:rPr>
        <w:rFonts w:ascii="Arial" w:hAnsi="Arial"/>
        <w:b/>
        <w:color w:val="FFFFFF"/>
        <w:sz w:val="22"/>
      </w:r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themeColor="accent5" w:fill="4BACC6" w:themeFill="accent5"/>
      </w:tcPr>
    </w:tblStylePr>
    <w:tblStylePr w:type="lastRow">
      <w:rPr>
        <w:b/>
        <w:color w:val="404040"/>
      </w:rPr>
      <w:tcPr>
        <w:tcBorders>
          <w:top w:val="single" w:color="4BACC6"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customStyle="1" w:styleId="97">
    <w:name w:val="Grid Table 4 - Accent 6"/>
    <w:qFormat/>
    <w:uiPriority w:val="59"/>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CellMar>
        <w:top w:w="0" w:type="dxa"/>
        <w:left w:w="0" w:type="dxa"/>
        <w:bottom w:w="0" w:type="dxa"/>
        <w:right w:w="0" w:type="dxa"/>
      </w:tblCellMar>
    </w:tblPr>
    <w:tblStylePr w:type="firstRow">
      <w:rPr>
        <w:rFonts w:ascii="Arial" w:hAnsi="Arial"/>
        <w:b/>
        <w:color w:val="FFFFFF"/>
        <w:sz w:val="22"/>
      </w:r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themeColor="accent6" w:fill="F79646" w:themeFill="accent6"/>
      </w:tcPr>
    </w:tblStylePr>
    <w:tblStylePr w:type="lastRow">
      <w:rPr>
        <w:b/>
        <w:color w:val="404040"/>
      </w:rPr>
      <w:tcPr>
        <w:tcBorders>
          <w:top w:val="single" w:color="F79646"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cPr>
        <w:shd w:val="clear" w:color="FDE9D9" w:themeColor="accent6" w:themeTint="34" w:fill="FDE9D9" w:themeFill="accent6" w:themeFillTint="34"/>
      </w:tcPr>
    </w:tblStylePr>
  </w:style>
  <w:style w:type="table" w:customStyle="1" w:styleId="98">
    <w:name w:val="网格表 5 深色1"/>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0" w:type="dxa"/>
        <w:bottom w:w="0" w:type="dxa"/>
        <w:right w:w="0" w:type="dxa"/>
      </w:tblCellMar>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99">
    <w:name w:val="Grid Table 5 Dark- Accent 1"/>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0" w:type="dxa"/>
        <w:bottom w:w="0" w:type="dxa"/>
        <w:right w:w="0" w:type="dxa"/>
      </w:tblCellMar>
    </w:tblPr>
    <w:tblStylePr w:type="firstRow">
      <w:rPr>
        <w:rFonts w:ascii="Arial" w:hAnsi="Arial"/>
        <w:b/>
        <w:color w:val="FFFFFF"/>
        <w:sz w:val="22"/>
      </w:rPr>
      <w:tcPr>
        <w:shd w:val="clear" w:color="4F81BD" w:themeColor="accent1" w:fill="4F81BD" w:themeFill="accent1"/>
      </w:tcPr>
    </w:tblStylePr>
    <w:tblStylePr w:type="lastRow">
      <w:rPr>
        <w:rFonts w:ascii="Arial" w:hAnsi="Arial"/>
        <w:b/>
        <w:color w:val="FFFFFF"/>
        <w:sz w:val="22"/>
      </w:rPr>
      <w:tcPr>
        <w:tcBorders>
          <w:top w:val="single" w:color="FFFFFF" w:themeColor="light1" w:sz="4" w:space="0"/>
        </w:tcBorders>
        <w:shd w:val="clear" w:color="4F81BD" w:themeColor="accent1" w:fill="4F81BD" w:themeFill="accent1"/>
      </w:tcPr>
    </w:tblStylePr>
    <w:tblStylePr w:type="firstCol">
      <w:rPr>
        <w:rFonts w:ascii="Arial" w:hAnsi="Arial"/>
        <w:b/>
        <w:color w:val="FFFFFF"/>
        <w:sz w:val="22"/>
      </w:rPr>
      <w:tcPr>
        <w:shd w:val="clear" w:color="4F81BD" w:themeColor="accent1" w:fill="4F81BD" w:themeFill="accent1"/>
      </w:tcPr>
    </w:tblStylePr>
    <w:tblStylePr w:type="lastCol">
      <w:rPr>
        <w:rFonts w:ascii="Arial" w:hAnsi="Arial"/>
        <w:b/>
        <w:color w:val="FFFFFF"/>
        <w:sz w:val="22"/>
      </w:rPr>
      <w:tcPr>
        <w:shd w:val="clear" w:color="4F81BD" w:themeColor="accent1" w:fill="4F81BD" w:themeFill="accent1"/>
      </w:tcPr>
    </w:tblStylePr>
    <w:tblStylePr w:type="band1Vert">
      <w:tcPr>
        <w:shd w:val="clear" w:color="AEC5E0" w:themeColor="accent1" w:themeTint="75" w:fill="AEC5E0" w:themeFill="accent1" w:themeFillTint="75"/>
      </w:tcPr>
    </w:tblStylePr>
    <w:tblStylePr w:type="band1Horz">
      <w:tcPr>
        <w:shd w:val="clear" w:color="AEC5E0" w:themeColor="accent1" w:themeTint="75" w:fill="AEC5E0" w:themeFill="accent1" w:themeFillTint="75"/>
      </w:tcPr>
    </w:tblStylePr>
  </w:style>
  <w:style w:type="table" w:customStyle="1" w:styleId="100">
    <w:name w:val="Grid Table 5 Dark - Accent 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0" w:type="dxa"/>
        <w:bottom w:w="0" w:type="dxa"/>
        <w:right w:w="0" w:type="dxa"/>
      </w:tblCellMar>
    </w:tblPr>
    <w:tblStylePr w:type="firstRow">
      <w:rPr>
        <w:rFonts w:ascii="Arial" w:hAnsi="Arial"/>
        <w:b/>
        <w:color w:val="FFFFFF"/>
        <w:sz w:val="22"/>
      </w:rPr>
      <w:tcPr>
        <w:shd w:val="clear" w:color="C0504D" w:themeColor="accent2" w:fill="C0504D" w:themeFill="accent2"/>
      </w:tcPr>
    </w:tblStylePr>
    <w:tblStylePr w:type="lastRow">
      <w:rPr>
        <w:rFonts w:ascii="Arial" w:hAnsi="Arial"/>
        <w:b/>
        <w:color w:val="FFFFFF"/>
        <w:sz w:val="22"/>
      </w:rPr>
      <w:tcPr>
        <w:tcBorders>
          <w:top w:val="single" w:color="FFFFFF" w:themeColor="light1" w:sz="4" w:space="0"/>
        </w:tcBorders>
        <w:shd w:val="clear" w:color="C0504D" w:themeColor="accent2" w:fill="C0504D" w:themeFill="accent2"/>
      </w:tcPr>
    </w:tblStylePr>
    <w:tblStylePr w:type="firstCol">
      <w:rPr>
        <w:rFonts w:ascii="Arial" w:hAnsi="Arial"/>
        <w:b/>
        <w:color w:val="FFFFFF"/>
        <w:sz w:val="22"/>
      </w:rPr>
      <w:tcPr>
        <w:shd w:val="clear" w:color="C0504D" w:themeColor="accent2" w:fill="C0504D" w:themeFill="accent2"/>
      </w:tcPr>
    </w:tblStylePr>
    <w:tblStylePr w:type="lastCol">
      <w:rPr>
        <w:rFonts w:ascii="Arial" w:hAnsi="Arial"/>
        <w:b/>
        <w:color w:val="FFFFFF"/>
        <w:sz w:val="22"/>
      </w:rPr>
      <w:tcPr>
        <w:shd w:val="clear" w:color="C0504D" w:themeColor="accent2" w:fill="C0504D" w:themeFill="accent2"/>
      </w:tcPr>
    </w:tblStylePr>
    <w:tblStylePr w:type="band1Vert">
      <w:tcPr>
        <w:shd w:val="clear" w:color="E2AEAD" w:themeColor="accent2" w:themeTint="75" w:fill="E2AEAD" w:themeFill="accent2" w:themeFillTint="75"/>
      </w:tcPr>
    </w:tblStylePr>
    <w:tblStylePr w:type="band1Horz">
      <w:tcPr>
        <w:shd w:val="clear" w:color="E2AEAD" w:themeColor="accent2" w:themeTint="75" w:fill="E2AEAD" w:themeFill="accent2" w:themeFillTint="75"/>
      </w:tcPr>
    </w:tblStylePr>
  </w:style>
  <w:style w:type="table" w:customStyle="1" w:styleId="101">
    <w:name w:val="Grid Table 5 Dark - Accent 3"/>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0" w:type="dxa"/>
        <w:bottom w:w="0" w:type="dxa"/>
        <w:right w:w="0" w:type="dxa"/>
      </w:tblCellMar>
    </w:tblPr>
    <w:tblStylePr w:type="firstRow">
      <w:rPr>
        <w:rFonts w:ascii="Arial" w:hAnsi="Arial"/>
        <w:b/>
        <w:color w:val="FFFFFF"/>
        <w:sz w:val="22"/>
      </w:rPr>
      <w:tcPr>
        <w:shd w:val="clear" w:color="9BBB59" w:themeColor="accent3" w:fill="9BBB59" w:themeFill="accent3"/>
      </w:tcPr>
    </w:tblStylePr>
    <w:tblStylePr w:type="lastRow">
      <w:rPr>
        <w:rFonts w:ascii="Arial" w:hAnsi="Arial"/>
        <w:b/>
        <w:color w:val="FFFFFF"/>
        <w:sz w:val="22"/>
      </w:rPr>
      <w:tcPr>
        <w:tcBorders>
          <w:top w:val="single" w:color="FFFFFF" w:themeColor="light1" w:sz="4" w:space="0"/>
        </w:tcBorders>
        <w:shd w:val="clear" w:color="9BBB59" w:themeColor="accent3" w:fill="9BBB59" w:themeFill="accent3"/>
      </w:tcPr>
    </w:tblStylePr>
    <w:tblStylePr w:type="firstCol">
      <w:rPr>
        <w:rFonts w:ascii="Arial" w:hAnsi="Arial"/>
        <w:b/>
        <w:color w:val="FFFFFF"/>
        <w:sz w:val="22"/>
      </w:rPr>
      <w:tcPr>
        <w:shd w:val="clear" w:color="9BBB59" w:themeColor="accent3" w:fill="9BBB59" w:themeFill="accent3"/>
      </w:tcPr>
    </w:tblStylePr>
    <w:tblStylePr w:type="lastCol">
      <w:rPr>
        <w:rFonts w:ascii="Arial" w:hAnsi="Arial"/>
        <w:b/>
        <w:color w:val="FFFFFF"/>
        <w:sz w:val="22"/>
      </w:rPr>
      <w:tcPr>
        <w:shd w:val="clear" w:color="9BBB59" w:themeColor="accent3" w:fill="9BBB59" w:themeFill="accent3"/>
      </w:tcPr>
    </w:tblStylePr>
    <w:tblStylePr w:type="band1Vert">
      <w:tcPr>
        <w:shd w:val="clear" w:color="D1DFB2" w:themeColor="accent3" w:themeTint="75" w:fill="D1DFB2" w:themeFill="accent3" w:themeFillTint="75"/>
      </w:tcPr>
    </w:tblStylePr>
    <w:tblStylePr w:type="band1Horz">
      <w:tcPr>
        <w:shd w:val="clear" w:color="D1DFB2" w:themeColor="accent3" w:themeTint="75" w:fill="D1DFB2" w:themeFill="accent3" w:themeFillTint="75"/>
      </w:tcPr>
    </w:tblStylePr>
  </w:style>
  <w:style w:type="table" w:customStyle="1" w:styleId="102">
    <w:name w:val="Grid Table 5 Dark- Accent 4"/>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0" w:type="dxa"/>
        <w:bottom w:w="0" w:type="dxa"/>
        <w:right w:w="0" w:type="dxa"/>
      </w:tblCellMar>
    </w:tblPr>
    <w:tblStylePr w:type="firstRow">
      <w:rPr>
        <w:rFonts w:ascii="Arial" w:hAnsi="Arial"/>
        <w:b/>
        <w:color w:val="FFFFFF"/>
        <w:sz w:val="22"/>
      </w:rPr>
      <w:tcPr>
        <w:shd w:val="clear" w:color="8064A2" w:themeColor="accent4" w:fill="8064A2" w:themeFill="accent4"/>
      </w:tcPr>
    </w:tblStylePr>
    <w:tblStylePr w:type="lastRow">
      <w:rPr>
        <w:rFonts w:ascii="Arial" w:hAnsi="Arial"/>
        <w:b/>
        <w:color w:val="FFFFFF"/>
        <w:sz w:val="22"/>
      </w:rPr>
      <w:tcPr>
        <w:tcBorders>
          <w:top w:val="single" w:color="FFFFFF" w:themeColor="light1" w:sz="4" w:space="0"/>
        </w:tcBorders>
        <w:shd w:val="clear" w:color="8064A2" w:themeColor="accent4" w:fill="8064A2" w:themeFill="accent4"/>
      </w:tcPr>
    </w:tblStylePr>
    <w:tblStylePr w:type="firstCol">
      <w:rPr>
        <w:rFonts w:ascii="Arial" w:hAnsi="Arial"/>
        <w:b/>
        <w:color w:val="FFFFFF"/>
        <w:sz w:val="22"/>
      </w:rPr>
      <w:tcPr>
        <w:shd w:val="clear" w:color="8064A2" w:themeColor="accent4" w:fill="8064A2" w:themeFill="accent4"/>
      </w:tcPr>
    </w:tblStylePr>
    <w:tblStylePr w:type="lastCol">
      <w:rPr>
        <w:rFonts w:ascii="Arial" w:hAnsi="Arial"/>
        <w:b/>
        <w:color w:val="FFFFFF"/>
        <w:sz w:val="22"/>
      </w:rPr>
      <w:tcPr>
        <w:shd w:val="clear" w:color="8064A2" w:themeColor="accent4" w:fill="8064A2" w:themeFill="accent4"/>
      </w:tcPr>
    </w:tblStylePr>
    <w:tblStylePr w:type="band1Vert">
      <w:tcPr>
        <w:shd w:val="clear" w:color="C4B7D4" w:themeColor="accent4" w:themeTint="75" w:fill="C4B7D4" w:themeFill="accent4" w:themeFillTint="75"/>
      </w:tcPr>
    </w:tblStylePr>
    <w:tblStylePr w:type="band1Horz">
      <w:tcPr>
        <w:shd w:val="clear" w:color="C4B7D4" w:themeColor="accent4" w:themeTint="75" w:fill="C4B7D4" w:themeFill="accent4" w:themeFillTint="75"/>
      </w:tcPr>
    </w:tblStylePr>
  </w:style>
  <w:style w:type="table" w:customStyle="1" w:styleId="103">
    <w:name w:val="Grid Table 5 Dark - Accent 5"/>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0" w:type="dxa"/>
        <w:bottom w:w="0" w:type="dxa"/>
        <w:right w:w="0" w:type="dxa"/>
      </w:tblCellMar>
    </w:tblPr>
    <w:tblStylePr w:type="firstRow">
      <w:rPr>
        <w:rFonts w:ascii="Arial" w:hAnsi="Arial"/>
        <w:b/>
        <w:color w:val="FFFFFF"/>
        <w:sz w:val="22"/>
      </w:rPr>
      <w:tcPr>
        <w:shd w:val="clear" w:color="4BACC6" w:themeColor="accent5" w:fill="4BACC6" w:themeFill="accent5"/>
      </w:tcPr>
    </w:tblStylePr>
    <w:tblStylePr w:type="lastRow">
      <w:rPr>
        <w:rFonts w:ascii="Arial" w:hAnsi="Arial"/>
        <w:b/>
        <w:color w:val="FFFFFF"/>
        <w:sz w:val="22"/>
      </w:rPr>
      <w:tcPr>
        <w:tcBorders>
          <w:top w:val="single" w:color="FFFFFF" w:themeColor="light1" w:sz="4" w:space="0"/>
        </w:tcBorders>
        <w:shd w:val="clear" w:color="4BACC6" w:themeColor="accent5" w:fill="4BACC6" w:themeFill="accent5"/>
      </w:tcPr>
    </w:tblStylePr>
    <w:tblStylePr w:type="firstCol">
      <w:rPr>
        <w:rFonts w:ascii="Arial" w:hAnsi="Arial"/>
        <w:b/>
        <w:color w:val="FFFFFF"/>
        <w:sz w:val="22"/>
      </w:rPr>
      <w:tcPr>
        <w:shd w:val="clear" w:color="4BACC6" w:themeColor="accent5" w:fill="4BACC6" w:themeFill="accent5"/>
      </w:tcPr>
    </w:tblStylePr>
    <w:tblStylePr w:type="lastCol">
      <w:rPr>
        <w:rFonts w:ascii="Arial" w:hAnsi="Arial"/>
        <w:b/>
        <w:color w:val="FFFFFF"/>
        <w:sz w:val="22"/>
      </w:rPr>
      <w:tcPr>
        <w:shd w:val="clear" w:color="4BACC6" w:themeColor="accent5" w:fill="4BACC6" w:themeFill="accent5"/>
      </w:tcPr>
    </w:tblStylePr>
    <w:tblStylePr w:type="band1Vert">
      <w:tcPr>
        <w:shd w:val="clear" w:color="ACD8E4" w:themeColor="accent5" w:themeTint="75" w:fill="ACD8E4" w:themeFill="accent5" w:themeFillTint="75"/>
      </w:tcPr>
    </w:tblStylePr>
    <w:tblStylePr w:type="band1Horz">
      <w:tcPr>
        <w:shd w:val="clear" w:color="ACD8E4" w:themeColor="accent5" w:themeTint="75" w:fill="ACD8E4" w:themeFill="accent5" w:themeFillTint="75"/>
      </w:tcPr>
    </w:tblStylePr>
  </w:style>
  <w:style w:type="table" w:customStyle="1" w:styleId="104">
    <w:name w:val="Grid Table 5 Dark - Accent 6"/>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CellMar>
        <w:top w:w="0" w:type="dxa"/>
        <w:left w:w="0" w:type="dxa"/>
        <w:bottom w:w="0" w:type="dxa"/>
        <w:right w:w="0" w:type="dxa"/>
      </w:tblCellMar>
    </w:tblPr>
    <w:tblStylePr w:type="firstRow">
      <w:rPr>
        <w:rFonts w:ascii="Arial" w:hAnsi="Arial"/>
        <w:b/>
        <w:color w:val="FFFFFF"/>
        <w:sz w:val="22"/>
      </w:rPr>
      <w:tcPr>
        <w:shd w:val="clear" w:color="F79646" w:themeColor="accent6" w:fill="F79646" w:themeFill="accent6"/>
      </w:tcPr>
    </w:tblStylePr>
    <w:tblStylePr w:type="lastRow">
      <w:rPr>
        <w:rFonts w:ascii="Arial" w:hAnsi="Arial"/>
        <w:b/>
        <w:color w:val="FFFFFF"/>
        <w:sz w:val="22"/>
      </w:rPr>
      <w:tcPr>
        <w:tcBorders>
          <w:top w:val="single" w:color="FFFFFF" w:themeColor="light1" w:sz="4" w:space="0"/>
        </w:tcBorders>
        <w:shd w:val="clear" w:color="F79646" w:themeColor="accent6" w:fill="F79646" w:themeFill="accent6"/>
      </w:tcPr>
    </w:tblStylePr>
    <w:tblStylePr w:type="firstCol">
      <w:rPr>
        <w:rFonts w:ascii="Arial" w:hAnsi="Arial"/>
        <w:b/>
        <w:color w:val="FFFFFF"/>
        <w:sz w:val="22"/>
      </w:rPr>
      <w:tcPr>
        <w:shd w:val="clear" w:color="F79646" w:themeColor="accent6" w:fill="F79646" w:themeFill="accent6"/>
      </w:tcPr>
    </w:tblStylePr>
    <w:tblStylePr w:type="lastCol">
      <w:rPr>
        <w:rFonts w:ascii="Arial" w:hAnsi="Arial"/>
        <w:b/>
        <w:color w:val="FFFFFF"/>
        <w:sz w:val="22"/>
      </w:rPr>
      <w:tcPr>
        <w:shd w:val="clear" w:color="F79646" w:themeColor="accent6" w:fill="F79646" w:themeFill="accent6"/>
      </w:tcPr>
    </w:tblStylePr>
    <w:tblStylePr w:type="band1Vert">
      <w:tcPr>
        <w:shd w:val="clear" w:color="FBCEAA" w:themeColor="accent6" w:themeTint="75" w:fill="FBCEAA" w:themeFill="accent6" w:themeFillTint="75"/>
      </w:tcPr>
    </w:tblStylePr>
    <w:tblStylePr w:type="band1Horz">
      <w:tcPr>
        <w:shd w:val="clear" w:color="FBCEAA" w:themeColor="accent6" w:themeTint="75" w:fill="FBCEAA" w:themeFill="accent6" w:themeFillTint="75"/>
      </w:tcPr>
    </w:tblStylePr>
  </w:style>
  <w:style w:type="table" w:customStyle="1" w:styleId="105">
    <w:name w:val="网格表 6 彩色1"/>
    <w:qFormat/>
    <w:uiPriority w:val="99"/>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0" w:type="dxa"/>
        <w:left w:w="0" w:type="dxa"/>
        <w:bottom w:w="0" w:type="dxa"/>
        <w:right w:w="0" w:type="dxa"/>
      </w:tblCellMar>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06">
    <w:name w:val="Grid Table 6 Colorful - Accent 1"/>
    <w:qFormat/>
    <w:uiPriority w:val="99"/>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CellMar>
        <w:top w:w="0" w:type="dxa"/>
        <w:left w:w="0" w:type="dxa"/>
        <w:bottom w:w="0" w:type="dxa"/>
        <w:right w:w="0" w:type="dxa"/>
      </w:tblCellMar>
    </w:tblPr>
    <w:tblStylePr w:type="firstRow">
      <w:rPr>
        <w:b/>
        <w:color w:val="A7C0DE" w:themeColor="accent1" w:themeTint="80"/>
        <w14:textFill>
          <w14:solidFill>
            <w14:schemeClr w14:val="accent1">
              <w14:lumMod w14:val="50000"/>
              <w14:lumOff w14:val="50000"/>
            </w14:schemeClr>
          </w14:solidFill>
        </w14:textFill>
      </w:rPr>
      <w:tcPr>
        <w:tcBorders>
          <w:bottom w:val="single" w:color="A6BFDD" w:themeColor="accent1" w:themeTint="80" w:sz="12" w:space="0"/>
        </w:tcBorders>
      </w:tcPr>
    </w:tblStylePr>
    <w:tblStylePr w:type="lastRow">
      <w:rPr>
        <w:b/>
        <w:color w:val="A7C0DE" w:themeColor="accent1" w:themeTint="80"/>
        <w14:textFill>
          <w14:solidFill>
            <w14:schemeClr w14:val="accent1">
              <w14:lumMod w14:val="50000"/>
              <w14:lumOff w14:val="50000"/>
            </w14:schemeClr>
          </w14:solidFill>
        </w14:textFill>
      </w:rPr>
    </w:tblStylePr>
    <w:tblStylePr w:type="firstCol">
      <w:rPr>
        <w:b/>
        <w:color w:val="A7C0DE" w:themeColor="accent1" w:themeTint="80"/>
        <w14:textFill>
          <w14:solidFill>
            <w14:schemeClr w14:val="accent1">
              <w14:lumMod w14:val="50000"/>
              <w14:lumOff w14:val="50000"/>
            </w14:schemeClr>
          </w14:solidFill>
        </w14:textFill>
      </w:rPr>
    </w:tblStylePr>
    <w:tblStylePr w:type="lastCol">
      <w:rPr>
        <w:b/>
        <w:color w:val="A7C0DE" w:themeColor="accent1" w:themeTint="80"/>
        <w14:textFill>
          <w14:solidFill>
            <w14:schemeClr w14:val="accent1">
              <w14:lumMod w14:val="50000"/>
              <w14:lumOff w14:val="50000"/>
            </w14:schemeClr>
          </w14:solidFill>
        </w14:textFill>
      </w:rPr>
    </w:tblStylePr>
    <w:tblStylePr w:type="band1Vert">
      <w:tcPr>
        <w:shd w:val="clear" w:color="DBE5F1" w:themeColor="accent1" w:themeTint="34" w:fill="DBE5F1" w:themeFill="accent1" w:themeFillTint="34"/>
      </w:tcPr>
    </w:tblStylePr>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style>
  <w:style w:type="table" w:customStyle="1" w:styleId="107">
    <w:name w:val="Grid Table 6 Colorful - Accent 2"/>
    <w:qFormat/>
    <w:uiPriority w:val="99"/>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CellMar>
        <w:top w:w="0" w:type="dxa"/>
        <w:left w:w="0" w:type="dxa"/>
        <w:bottom w:w="0" w:type="dxa"/>
        <w:right w:w="0" w:type="dxa"/>
      </w:tblCellMar>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12" w:space="0"/>
        </w:tcBorders>
      </w:tcPr>
    </w:tblStylePr>
    <w:tblStylePr w:type="lastRow">
      <w:rPr>
        <w:b/>
        <w:color w:val="DA9896" w:themeColor="accent2" w:themeTint="96"/>
        <w14:textFill>
          <w14:solidFill>
            <w14:schemeClr w14:val="accent2">
              <w14:lumMod w14:val="59000"/>
              <w14:lumOff w14:val="41000"/>
            </w14:schemeClr>
          </w14:solidFill>
        </w14:textFill>
      </w:r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F2DCDC" w:themeColor="accent2" w:themeTint="32" w:fill="F2DCDC" w:themeFill="accent2" w:themeFillTint="32"/>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08">
    <w:name w:val="Grid Table 6 Colorful - Accent 3"/>
    <w:qFormat/>
    <w:uiPriority w:val="99"/>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CellMar>
        <w:top w:w="0" w:type="dxa"/>
        <w:left w:w="0" w:type="dxa"/>
        <w:bottom w:w="0" w:type="dxa"/>
        <w:right w:w="0" w:type="dxa"/>
      </w:tblCellMar>
    </w:tblPr>
    <w:tblStylePr w:type="firstRow">
      <w:rPr>
        <w:b/>
        <w:color w:val="9BBB59" w:themeColor="accent3"/>
        <w14:textFill>
          <w14:solidFill>
            <w14:schemeClr w14:val="accent3"/>
          </w14:solidFill>
        </w14:textFill>
      </w:rPr>
      <w:tcPr>
        <w:tcBorders>
          <w:bottom w:val="single" w:color="9BBB59" w:themeColor="accent3" w:themeTint="FE" w:sz="12" w:space="0"/>
        </w:tcBorders>
      </w:tcPr>
    </w:tblStylePr>
    <w:tblStylePr w:type="lastRow">
      <w:rPr>
        <w:b/>
        <w:color w:val="9BBB59" w:themeColor="accent3"/>
        <w14:textFill>
          <w14:solidFill>
            <w14:schemeClr w14:val="accent3"/>
          </w14:solidFill>
        </w14:textFill>
      </w:rPr>
    </w:tblStylePr>
    <w:tblStylePr w:type="firstCol">
      <w:rPr>
        <w:b/>
        <w:color w:val="9BBB59" w:themeColor="accent3"/>
        <w14:textFill>
          <w14:solidFill>
            <w14:schemeClr w14:val="accent3"/>
          </w14:solidFill>
        </w14:textFill>
      </w:rPr>
    </w:tblStylePr>
    <w:tblStylePr w:type="lastCol">
      <w:rPr>
        <w:b/>
        <w:color w:val="9BBB59" w:themeColor="accent3"/>
        <w14:textFill>
          <w14:solidFill>
            <w14:schemeClr w14:val="accent3"/>
          </w14:solidFill>
        </w14:textFill>
      </w:rPr>
    </w:tblStylePr>
    <w:tblStylePr w:type="band1Vert">
      <w:tcPr>
        <w:shd w:val="clear" w:color="EAF1DD" w:themeColor="accent3" w:themeTint="34" w:fill="EAF1DD" w:themeFill="accent3" w:themeFillTint="34"/>
      </w:tcPr>
    </w:tblStylePr>
    <w:tblStylePr w:type="band1Horz">
      <w:rPr>
        <w:rFonts w:ascii="Arial" w:hAnsi="Arial"/>
        <w:color w:val="9BBB59" w:themeColor="accent3"/>
        <w:sz w:val="22"/>
        <w14:textFill>
          <w14:solidFill>
            <w14:schemeClr w14:val="accent3"/>
          </w14:solidFill>
        </w14:textFill>
      </w:rPr>
      <w:tcPr>
        <w:shd w:val="clear" w:color="EAF1DD" w:themeColor="accent3" w:themeTint="34" w:fill="EAF1DD" w:themeFill="accent3" w:themeFillTint="34"/>
      </w:tcPr>
    </w:tblStylePr>
    <w:tblStylePr w:type="band2Horz">
      <w:rPr>
        <w:rFonts w:ascii="Arial" w:hAnsi="Arial"/>
        <w:color w:val="9BBB59" w:themeColor="accent3"/>
        <w:sz w:val="22"/>
        <w14:textFill>
          <w14:solidFill>
            <w14:schemeClr w14:val="accent3"/>
          </w14:solidFill>
        </w14:textFill>
      </w:rPr>
    </w:tblStylePr>
  </w:style>
  <w:style w:type="table" w:customStyle="1" w:styleId="109">
    <w:name w:val="Grid Table 6 Colorful - Accent 4"/>
    <w:qFormat/>
    <w:uiPriority w:val="99"/>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CellMar>
        <w:top w:w="0" w:type="dxa"/>
        <w:left w:w="0" w:type="dxa"/>
        <w:bottom w:w="0" w:type="dxa"/>
        <w:right w:w="0" w:type="dxa"/>
      </w:tblCellMar>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12" w:space="0"/>
        </w:tcBorders>
      </w:tcPr>
    </w:tblStylePr>
    <w:tblStylePr w:type="lastRow">
      <w:rPr>
        <w:b/>
        <w:color w:val="B3A2C7" w:themeColor="accent4" w:themeTint="99"/>
        <w14:textFill>
          <w14:solidFill>
            <w14:schemeClr w14:val="accent4">
              <w14:lumMod w14:val="60000"/>
              <w14:lumOff w14:val="40000"/>
            </w14:schemeClr>
          </w14:solidFill>
        </w14:textFill>
      </w:r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E5DFEC" w:themeColor="accent4" w:themeTint="34" w:fill="E5DFEC" w:themeFill="accent4" w:themeFillTint="34"/>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10">
    <w:name w:val="Grid Table 6 Colorful - Accent 5"/>
    <w:qFormat/>
    <w:uiPriority w:val="99"/>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CellMar>
        <w:top w:w="0" w:type="dxa"/>
        <w:left w:w="0" w:type="dxa"/>
        <w:bottom w:w="0" w:type="dxa"/>
        <w:right w:w="0" w:type="dxa"/>
      </w:tblCellMar>
    </w:tblPr>
    <w:tblStylePr w:type="firstRow">
      <w:rPr>
        <w:b/>
        <w:color w:val="266778" w:themeColor="accent5" w:themeShade="94"/>
      </w:rPr>
      <w:tcPr>
        <w:tcBorders>
          <w:bottom w:val="single" w:color="4BACC6" w:themeColor="accent5"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DAEEF3" w:themeColor="accent5" w:themeTint="34" w:fill="DAEEF3" w:themeFill="accent5" w:themeFillTint="34"/>
      </w:tcPr>
    </w:tblStylePr>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style>
  <w:style w:type="table" w:customStyle="1" w:styleId="111">
    <w:name w:val="Grid Table 6 Colorful - Accent 6"/>
    <w:qFormat/>
    <w:uiPriority w:val="99"/>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CellMar>
        <w:top w:w="0" w:type="dxa"/>
        <w:left w:w="0" w:type="dxa"/>
        <w:bottom w:w="0" w:type="dxa"/>
        <w:right w:w="0" w:type="dxa"/>
      </w:tblCellMar>
    </w:tblPr>
    <w:tblStylePr w:type="firstRow">
      <w:rPr>
        <w:b/>
        <w:color w:val="266778" w:themeColor="accent5" w:themeShade="94"/>
      </w:rPr>
      <w:tcPr>
        <w:tcBorders>
          <w:bottom w:val="single" w:color="F79646" w:themeColor="accent6"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FDE9D9" w:themeColor="accent6" w:themeTint="34" w:fill="FDE9D9" w:themeFill="accent6" w:themeFillTint="34"/>
      </w:tcPr>
    </w:tblStylePr>
    <w:tblStylePr w:type="band1Horz">
      <w:rPr>
        <w:rFonts w:ascii="Arial" w:hAnsi="Arial"/>
        <w:color w:val="266778" w:themeColor="accent5" w:themeShade="94"/>
        <w:sz w:val="22"/>
      </w:rPr>
      <w:tcPr>
        <w:shd w:val="clear" w:color="FDE9D9" w:themeColor="accent6" w:themeTint="34" w:fill="FDE9D9" w:themeFill="accent6" w:themeFillTint="34"/>
      </w:tcPr>
    </w:tblStylePr>
    <w:tblStylePr w:type="band2Horz">
      <w:rPr>
        <w:rFonts w:ascii="Arial" w:hAnsi="Arial"/>
        <w:color w:val="266778" w:themeColor="accent5" w:themeShade="94"/>
        <w:sz w:val="22"/>
      </w:rPr>
    </w:tblStylePr>
  </w:style>
  <w:style w:type="table" w:customStyle="1" w:styleId="112">
    <w:name w:val="网格表 7 彩色1"/>
    <w:qFormat/>
    <w:uiPriority w:val="99"/>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CellMar>
        <w:top w:w="0" w:type="dxa"/>
        <w:left w:w="0" w:type="dxa"/>
        <w:bottom w:w="0" w:type="dxa"/>
        <w:right w:w="0" w:type="dxa"/>
      </w:tblCellMar>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13">
    <w:name w:val="Grid Table 7 Colorful - Accent 1"/>
    <w:qFormat/>
    <w:uiPriority w:val="99"/>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CellMar>
        <w:top w:w="0" w:type="dxa"/>
        <w:left w:w="0" w:type="dxa"/>
        <w:bottom w:w="0" w:type="dxa"/>
        <w:right w:w="0" w:type="dxa"/>
      </w:tblCellMar>
    </w:tblPr>
    <w:tblStylePr w:type="firstRow">
      <w:rPr>
        <w:rFonts w:ascii="Arial" w:hAnsi="Arial"/>
        <w:b/>
        <w:color w:val="A7C0DE" w:themeColor="accent1" w:themeTint="80"/>
        <w:sz w:val="22"/>
        <w14:textFill>
          <w14:solidFill>
            <w14:schemeClr w14:val="accent1">
              <w14:lumMod w14:val="50000"/>
              <w14:lumOff w14:val="50000"/>
            </w14:schemeClr>
          </w14:solidFill>
        </w14:textFill>
      </w:rPr>
      <w:tcPr>
        <w:tcBorders>
          <w:top w:val="nil"/>
          <w:left w:val="nil"/>
          <w:bottom w:val="single" w:color="A6BFDD" w:themeColor="accent1" w:themeTint="80" w:sz="4" w:space="0"/>
          <w:right w:val="nil"/>
        </w:tcBorders>
        <w:shd w:val="clear" w:color="FFFFFF" w:themeColor="light1" w:fill="FFFFFF" w:themeFill="light1"/>
      </w:tcPr>
    </w:tblStylePr>
    <w:tblStylePr w:type="lastRow">
      <w:rPr>
        <w:rFonts w:ascii="Arial" w:hAnsi="Arial"/>
        <w:b/>
        <w:color w:val="A7C0DE" w:themeColor="accent1" w:themeTint="80"/>
        <w:sz w:val="22"/>
        <w14:textFill>
          <w14:solidFill>
            <w14:schemeClr w14:val="accent1">
              <w14:lumMod w14:val="50000"/>
              <w14:lumOff w14:val="50000"/>
            </w14:schemeClr>
          </w14:solidFill>
        </w14:textFill>
      </w:rPr>
      <w:tcPr>
        <w:tcBorders>
          <w:top w:val="single" w:color="A6BFDD"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nil"/>
          <w:bottom w:val="nil"/>
          <w:right w:val="single" w:color="A6BFDD" w:themeColor="accent1" w:themeTint="80" w:sz="4" w:space="0"/>
        </w:tcBorders>
        <w:shd w:val="clear" w:color="FFFFFF" w:fill="auto"/>
      </w:tcPr>
    </w:tblStylePr>
    <w:tblStylePr w:type="lastCol">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single" w:color="A6BFDD" w:themeColor="accent1" w:themeTint="80" w:sz="4" w:space="0"/>
          <w:bottom w:val="nil"/>
          <w:right w:val="nil"/>
        </w:tcBorders>
        <w:shd w:val="clear" w:color="FFFFFF" w:fill="auto"/>
      </w:tcPr>
    </w:tblStylePr>
    <w:tblStylePr w:type="band1Vert">
      <w:tcPr>
        <w:shd w:val="clear" w:color="DBE5F1" w:themeColor="accent1" w:themeTint="34" w:fill="DBE5F1" w:themeFill="accent1" w:themeFillTint="34"/>
      </w:tcPr>
    </w:tblStylePr>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style>
  <w:style w:type="table" w:customStyle="1" w:styleId="114">
    <w:name w:val="Grid Table 7 Colorful - Accent 2"/>
    <w:qFormat/>
    <w:uiPriority w:val="99"/>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CellMar>
        <w:top w:w="0" w:type="dxa"/>
        <w:left w:w="0" w:type="dxa"/>
        <w:bottom w:w="0" w:type="dxa"/>
        <w:right w:w="0" w:type="dxa"/>
      </w:tblCellMar>
    </w:tblPr>
    <w:tblStylePr w:type="firstRow">
      <w:rPr>
        <w:rFonts w:ascii="Arial" w:hAnsi="Arial"/>
        <w:b/>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b/>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F2DCDC" w:themeColor="accent2" w:themeTint="32" w:fill="F2DCDC" w:themeFill="accent2" w:themeFillTint="32"/>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15">
    <w:name w:val="Grid Table 7 Colorful - Accent 3"/>
    <w:qFormat/>
    <w:uiPriority w:val="99"/>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CellMar>
        <w:top w:w="0" w:type="dxa"/>
        <w:left w:w="0" w:type="dxa"/>
        <w:bottom w:w="0" w:type="dxa"/>
        <w:right w:w="0" w:type="dxa"/>
      </w:tblCellMar>
    </w:tblPr>
    <w:tblStylePr w:type="firstRow">
      <w:rPr>
        <w:rFonts w:ascii="Arial" w:hAnsi="Arial"/>
        <w:b/>
        <w:color w:val="9BBB59" w:themeColor="accent3"/>
        <w:sz w:val="22"/>
        <w14:textFill>
          <w14:solidFill>
            <w14:schemeClr w14:val="accent3"/>
          </w14:solidFill>
        </w14:textFill>
      </w:rPr>
      <w:tcPr>
        <w:tcBorders>
          <w:top w:val="nil"/>
          <w:left w:val="nil"/>
          <w:bottom w:val="single" w:color="9BBB59" w:themeColor="accent3" w:themeTint="FE" w:sz="4" w:space="0"/>
          <w:right w:val="nil"/>
        </w:tcBorders>
        <w:shd w:val="clear" w:color="FFFFFF" w:themeColor="light1" w:fill="FFFFFF" w:themeFill="light1"/>
      </w:tcPr>
    </w:tblStylePr>
    <w:tblStylePr w:type="lastRow">
      <w:rPr>
        <w:rFonts w:ascii="Arial" w:hAnsi="Arial"/>
        <w:b/>
        <w:color w:val="9BBB59" w:themeColor="accent3"/>
        <w:sz w:val="22"/>
        <w14:textFill>
          <w14:solidFill>
            <w14:schemeClr w14:val="accent3"/>
          </w14:solidFill>
        </w14:textFill>
      </w:rPr>
      <w:tcPr>
        <w:tcBorders>
          <w:top w:val="single" w:color="9BBB59"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9BBB59" w:themeColor="accent3"/>
        <w:sz w:val="22"/>
        <w14:textFill>
          <w14:solidFill>
            <w14:schemeClr w14:val="accent3"/>
          </w14:solidFill>
        </w14:textFill>
      </w:rPr>
      <w:tcPr>
        <w:tcBorders>
          <w:top w:val="nil"/>
          <w:left w:val="nil"/>
          <w:bottom w:val="nil"/>
          <w:right w:val="single" w:color="9BBB59" w:themeColor="accent3" w:themeTint="FE" w:sz="4" w:space="0"/>
        </w:tcBorders>
        <w:shd w:val="clear" w:color="FFFFFF" w:fill="auto"/>
      </w:tcPr>
    </w:tblStylePr>
    <w:tblStylePr w:type="lastCol">
      <w:rPr>
        <w:rFonts w:ascii="Arial" w:hAnsi="Arial"/>
        <w:i/>
        <w:color w:val="9BBB59" w:themeColor="accent3"/>
        <w:sz w:val="22"/>
        <w14:textFill>
          <w14:solidFill>
            <w14:schemeClr w14:val="accent3"/>
          </w14:solidFill>
        </w14:textFill>
      </w:rPr>
      <w:tcPr>
        <w:tcBorders>
          <w:top w:val="nil"/>
          <w:left w:val="single" w:color="9BBB59" w:themeColor="accent3" w:themeTint="FE" w:sz="4" w:space="0"/>
          <w:bottom w:val="nil"/>
          <w:right w:val="nil"/>
        </w:tcBorders>
        <w:shd w:val="clear" w:color="FFFFFF" w:fill="auto"/>
      </w:tcPr>
    </w:tblStylePr>
    <w:tblStylePr w:type="band1Vert">
      <w:tcPr>
        <w:shd w:val="clear" w:color="EAF1DD" w:themeColor="accent3" w:themeTint="34" w:fill="EAF1DD" w:themeFill="accent3" w:themeFillTint="34"/>
      </w:tcPr>
    </w:tblStylePr>
    <w:tblStylePr w:type="band1Horz">
      <w:rPr>
        <w:rFonts w:ascii="Arial" w:hAnsi="Arial"/>
        <w:color w:val="9BBB59" w:themeColor="accent3"/>
        <w:sz w:val="22"/>
        <w14:textFill>
          <w14:solidFill>
            <w14:schemeClr w14:val="accent3"/>
          </w14:solidFill>
        </w14:textFill>
      </w:rPr>
      <w:tcPr>
        <w:shd w:val="clear" w:color="EAF1DD" w:themeColor="accent3" w:themeTint="34" w:fill="EAF1DD" w:themeFill="accent3" w:themeFillTint="34"/>
      </w:tcPr>
    </w:tblStylePr>
    <w:tblStylePr w:type="band2Horz">
      <w:rPr>
        <w:rFonts w:ascii="Arial" w:hAnsi="Arial"/>
        <w:color w:val="9BBB59" w:themeColor="accent3"/>
        <w:sz w:val="22"/>
        <w14:textFill>
          <w14:solidFill>
            <w14:schemeClr w14:val="accent3"/>
          </w14:solidFill>
        </w14:textFill>
      </w:rPr>
    </w:tblStylePr>
  </w:style>
  <w:style w:type="table" w:customStyle="1" w:styleId="116">
    <w:name w:val="Grid Table 7 Colorful - Accent 4"/>
    <w:qFormat/>
    <w:uiPriority w:val="99"/>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CellMar>
        <w:top w:w="0" w:type="dxa"/>
        <w:left w:w="0" w:type="dxa"/>
        <w:bottom w:w="0" w:type="dxa"/>
        <w:right w:w="0" w:type="dxa"/>
      </w:tblCellMar>
    </w:tblPr>
    <w:tblStylePr w:type="firstRow">
      <w:rPr>
        <w:rFonts w:ascii="Arial" w:hAnsi="Arial"/>
        <w:b/>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b/>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E5DFEC" w:themeColor="accent4" w:themeTint="34" w:fill="E5DFEC" w:themeFill="accent4" w:themeFillTint="34"/>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17">
    <w:name w:val="Grid Table 7 Colorful - Accent 5"/>
    <w:qFormat/>
    <w:uiPriority w:val="99"/>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CellMar>
        <w:top w:w="0" w:type="dxa"/>
        <w:left w:w="0" w:type="dxa"/>
        <w:bottom w:w="0" w:type="dxa"/>
        <w:right w:w="0" w:type="dxa"/>
      </w:tblCellMar>
    </w:tblPr>
    <w:tblStylePr w:type="firstRow">
      <w:rPr>
        <w:rFonts w:ascii="Arial" w:hAnsi="Arial"/>
        <w:b/>
        <w:color w:val="266778" w:themeColor="accent5" w:themeShade="94"/>
        <w:sz w:val="22"/>
      </w:rPr>
      <w:tcPr>
        <w:tcBorders>
          <w:top w:val="nil"/>
          <w:left w:val="nil"/>
          <w:bottom w:val="single" w:color="99D0DE" w:themeColor="accent5" w:themeTint="90" w:sz="4" w:space="0"/>
          <w:right w:val="nil"/>
        </w:tcBorders>
        <w:shd w:val="clear" w:color="FFFFFF" w:themeColor="light1" w:fill="FFFFFF" w:themeFill="light1"/>
      </w:tcPr>
    </w:tblStylePr>
    <w:tblStylePr w:type="lastRow">
      <w:rPr>
        <w:rFonts w:ascii="Arial" w:hAnsi="Arial"/>
        <w:b/>
        <w:color w:val="266778" w:themeColor="accent5" w:themeShade="94"/>
        <w:sz w:val="22"/>
      </w:rPr>
      <w:tcPr>
        <w:tcBorders>
          <w:top w:val="single" w:color="99D0DE"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66778" w:themeColor="accent5" w:themeShade="94"/>
        <w:sz w:val="22"/>
      </w:rPr>
      <w:tcPr>
        <w:tcBorders>
          <w:top w:val="nil"/>
          <w:left w:val="nil"/>
          <w:bottom w:val="nil"/>
          <w:right w:val="single" w:color="99D0DE" w:themeColor="accent5" w:themeTint="90" w:sz="4" w:space="0"/>
        </w:tcBorders>
        <w:shd w:val="clear" w:color="FFFFFF" w:fill="auto"/>
      </w:tcPr>
    </w:tblStylePr>
    <w:tblStylePr w:type="lastCol">
      <w:rPr>
        <w:rFonts w:ascii="Arial" w:hAnsi="Arial"/>
        <w:i/>
        <w:color w:val="266778" w:themeColor="accent5" w:themeShade="94"/>
        <w:sz w:val="22"/>
      </w:rPr>
      <w:tcPr>
        <w:tcBorders>
          <w:top w:val="nil"/>
          <w:left w:val="single" w:color="99D0DE" w:themeColor="accent5" w:themeTint="90" w:sz="4" w:space="0"/>
          <w:bottom w:val="nil"/>
          <w:right w:val="nil"/>
        </w:tcBorders>
        <w:shd w:val="clear" w:color="FFFFFF" w:fill="auto"/>
      </w:tcPr>
    </w:tblStylePr>
    <w:tblStylePr w:type="band1Vert">
      <w:tcPr>
        <w:shd w:val="clear" w:color="DAEEF3" w:themeColor="accent5" w:themeTint="34" w:fill="DAEEF3" w:themeFill="accent5" w:themeFillTint="34"/>
      </w:tcPr>
    </w:tblStylePr>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style>
  <w:style w:type="table" w:customStyle="1" w:styleId="118">
    <w:name w:val="Grid Table 7 Colorful - Accent 6"/>
    <w:qFormat/>
    <w:uiPriority w:val="99"/>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CellMar>
        <w:top w:w="0" w:type="dxa"/>
        <w:left w:w="0" w:type="dxa"/>
        <w:bottom w:w="0" w:type="dxa"/>
        <w:right w:w="0" w:type="dxa"/>
      </w:tblCellMar>
    </w:tblPr>
    <w:tblStylePr w:type="firstRow">
      <w:rPr>
        <w:rFonts w:ascii="Arial" w:hAnsi="Arial"/>
        <w:b/>
        <w:color w:val="B05408" w:themeColor="accent6" w:themeShade="94"/>
        <w:sz w:val="22"/>
      </w:rPr>
      <w:tcPr>
        <w:tcBorders>
          <w:top w:val="nil"/>
          <w:left w:val="nil"/>
          <w:bottom w:val="single" w:color="FAC396" w:themeColor="accent6" w:themeTint="90" w:sz="4" w:space="0"/>
          <w:right w:val="nil"/>
        </w:tcBorders>
        <w:shd w:val="clear" w:color="FFFFFF" w:themeColor="light1" w:fill="FFFFFF" w:themeFill="light1"/>
      </w:tcPr>
    </w:tblStylePr>
    <w:tblStylePr w:type="lastRow">
      <w:rPr>
        <w:rFonts w:ascii="Arial" w:hAnsi="Arial"/>
        <w:b/>
        <w:color w:val="B05408" w:themeColor="accent6" w:themeShade="94"/>
        <w:sz w:val="22"/>
      </w:rPr>
      <w:tcPr>
        <w:tcBorders>
          <w:top w:val="single" w:color="FAC396"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B05408" w:themeColor="accent6" w:themeShade="94"/>
        <w:sz w:val="22"/>
      </w:rPr>
      <w:tcPr>
        <w:tcBorders>
          <w:top w:val="nil"/>
          <w:left w:val="nil"/>
          <w:bottom w:val="nil"/>
          <w:right w:val="single" w:color="FAC396" w:themeColor="accent6" w:themeTint="90" w:sz="4" w:space="0"/>
        </w:tcBorders>
        <w:shd w:val="clear" w:color="FFFFFF" w:fill="auto"/>
      </w:tcPr>
    </w:tblStylePr>
    <w:tblStylePr w:type="lastCol">
      <w:rPr>
        <w:rFonts w:ascii="Arial" w:hAnsi="Arial"/>
        <w:i/>
        <w:color w:val="B05408" w:themeColor="accent6" w:themeShade="94"/>
        <w:sz w:val="22"/>
      </w:rPr>
      <w:tcPr>
        <w:tcBorders>
          <w:top w:val="nil"/>
          <w:left w:val="single" w:color="FAC396" w:themeColor="accent6" w:themeTint="90" w:sz="4" w:space="0"/>
          <w:bottom w:val="nil"/>
          <w:right w:val="nil"/>
        </w:tcBorders>
        <w:shd w:val="clear" w:color="FFFFFF" w:fill="auto"/>
      </w:tcPr>
    </w:tblStylePr>
    <w:tblStylePr w:type="band1Vert">
      <w:tcPr>
        <w:shd w:val="clear" w:color="FDE9D9" w:themeColor="accent6" w:themeTint="34" w:fill="FDE9D9" w:themeFill="accent6" w:themeFillTint="34"/>
      </w:tcPr>
    </w:tblStylePr>
    <w:tblStylePr w:type="band1Horz">
      <w:rPr>
        <w:rFonts w:ascii="Arial" w:hAnsi="Arial"/>
        <w:color w:val="B05408" w:themeColor="accent6" w:themeShade="94"/>
        <w:sz w:val="22"/>
      </w:rPr>
      <w:tcPr>
        <w:shd w:val="clear" w:color="FDE9D9" w:themeColor="accent6" w:themeTint="34" w:fill="FDE9D9" w:themeFill="accent6" w:themeFillTint="34"/>
      </w:tcPr>
    </w:tblStylePr>
    <w:tblStylePr w:type="band2Horz">
      <w:rPr>
        <w:rFonts w:ascii="Arial" w:hAnsi="Arial"/>
        <w:color w:val="B05408" w:themeColor="accent6" w:themeShade="94"/>
        <w:sz w:val="22"/>
      </w:rPr>
    </w:tblStylePr>
  </w:style>
  <w:style w:type="table" w:customStyle="1" w:styleId="119">
    <w:name w:val="清单表 1 浅色1"/>
    <w:qFormat/>
    <w:uiPriority w:val="99"/>
    <w:tblPr>
      <w:tblCellMar>
        <w:top w:w="0" w:type="dxa"/>
        <w:left w:w="0" w:type="dxa"/>
        <w:bottom w:w="0" w:type="dxa"/>
        <w:right w:w="0" w:type="dxa"/>
      </w:tblCellMar>
    </w:tbl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120">
    <w:name w:val="List Table 1 Light - Accent 1"/>
    <w:qFormat/>
    <w:uiPriority w:val="99"/>
    <w:tblPr>
      <w:tblCellMar>
        <w:top w:w="0" w:type="dxa"/>
        <w:left w:w="0" w:type="dxa"/>
        <w:bottom w:w="0" w:type="dxa"/>
        <w:right w:w="0" w:type="dxa"/>
      </w:tblCellMar>
    </w:tblPr>
    <w:tblStylePr w:type="firstRow">
      <w:rPr>
        <w:b/>
        <w:color w:val="404040"/>
      </w:rPr>
      <w:tcPr>
        <w:tcBorders>
          <w:top w:val="nil"/>
          <w:left w:val="nil"/>
          <w:bottom w:val="single" w:color="4F81BD" w:themeColor="accent1" w:sz="4" w:space="0"/>
          <w:right w:val="nil"/>
        </w:tcBorders>
      </w:tcPr>
    </w:tblStylePr>
    <w:tblStylePr w:type="lastRow">
      <w:rPr>
        <w:b/>
        <w:color w:val="404040"/>
      </w:rPr>
      <w:tcPr>
        <w:tcBorders>
          <w:top w:val="single" w:color="4F81BD"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2DFEE" w:themeColor="accent1" w:themeTint="40" w:fill="D2DFEE" w:themeFill="accent1" w:themeFillTint="40"/>
      </w:tcPr>
    </w:tblStylePr>
    <w:tblStylePr w:type="band1Horz">
      <w:tcPr>
        <w:shd w:val="clear" w:color="D2DFEE" w:themeColor="accent1" w:themeTint="40" w:fill="D2DFEE" w:themeFill="accent1" w:themeFillTint="40"/>
      </w:tcPr>
    </w:tblStylePr>
  </w:style>
  <w:style w:type="table" w:customStyle="1" w:styleId="121">
    <w:name w:val="List Table 1 Light - Accent 2"/>
    <w:qFormat/>
    <w:uiPriority w:val="99"/>
    <w:tblPr>
      <w:tblCellMar>
        <w:top w:w="0" w:type="dxa"/>
        <w:left w:w="0" w:type="dxa"/>
        <w:bottom w:w="0" w:type="dxa"/>
        <w:right w:w="0" w:type="dxa"/>
      </w:tblCellMar>
    </w:tblPr>
    <w:tblStylePr w:type="firstRow">
      <w:rPr>
        <w:b/>
        <w:color w:val="404040"/>
      </w:rPr>
      <w:tcPr>
        <w:tcBorders>
          <w:top w:val="nil"/>
          <w:left w:val="nil"/>
          <w:bottom w:val="single" w:color="C0504D" w:themeColor="accent2" w:sz="4" w:space="0"/>
          <w:right w:val="nil"/>
        </w:tcBorders>
      </w:tcPr>
    </w:tblStylePr>
    <w:tblStylePr w:type="lastRow">
      <w:rPr>
        <w:b/>
        <w:color w:val="404040"/>
      </w:rPr>
      <w:tcPr>
        <w:tcBorders>
          <w:top w:val="single" w:color="C0504D"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FD3D2" w:themeColor="accent2" w:themeTint="40" w:fill="EFD3D2" w:themeFill="accent2" w:themeFillTint="40"/>
      </w:tcPr>
    </w:tblStylePr>
    <w:tblStylePr w:type="band1Horz">
      <w:tcPr>
        <w:shd w:val="clear" w:color="EFD3D2" w:themeColor="accent2" w:themeTint="40" w:fill="EFD3D2" w:themeFill="accent2" w:themeFillTint="40"/>
      </w:tcPr>
    </w:tblStylePr>
  </w:style>
  <w:style w:type="table" w:customStyle="1" w:styleId="122">
    <w:name w:val="List Table 1 Light - Accent 3"/>
    <w:qFormat/>
    <w:uiPriority w:val="99"/>
    <w:tblPr>
      <w:tblCellMar>
        <w:top w:w="0" w:type="dxa"/>
        <w:left w:w="0" w:type="dxa"/>
        <w:bottom w:w="0" w:type="dxa"/>
        <w:right w:w="0" w:type="dxa"/>
      </w:tblCellMar>
    </w:tblPr>
    <w:tblStylePr w:type="firstRow">
      <w:rPr>
        <w:b/>
        <w:color w:val="404040"/>
      </w:rPr>
      <w:tcPr>
        <w:tcBorders>
          <w:top w:val="nil"/>
          <w:left w:val="nil"/>
          <w:bottom w:val="single" w:color="9BBB59" w:themeColor="accent3" w:sz="4" w:space="0"/>
          <w:right w:val="nil"/>
        </w:tcBorders>
      </w:tcPr>
    </w:tblStylePr>
    <w:tblStylePr w:type="lastRow">
      <w:rPr>
        <w:b/>
        <w:color w:val="404040"/>
      </w:rPr>
      <w:tcPr>
        <w:tcBorders>
          <w:top w:val="single" w:color="9BBB59"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5EDD5" w:themeColor="accent3" w:themeTint="40" w:fill="E5EDD5" w:themeFill="accent3" w:themeFillTint="40"/>
      </w:tcPr>
    </w:tblStylePr>
    <w:tblStylePr w:type="band1Horz">
      <w:tcPr>
        <w:shd w:val="clear" w:color="E5EDD5" w:themeColor="accent3" w:themeTint="40" w:fill="E5EDD5" w:themeFill="accent3" w:themeFillTint="40"/>
      </w:tcPr>
    </w:tblStylePr>
  </w:style>
  <w:style w:type="table" w:customStyle="1" w:styleId="123">
    <w:name w:val="List Table 1 Light - Accent 4"/>
    <w:qFormat/>
    <w:uiPriority w:val="99"/>
    <w:tblPr>
      <w:tblCellMar>
        <w:top w:w="0" w:type="dxa"/>
        <w:left w:w="0" w:type="dxa"/>
        <w:bottom w:w="0" w:type="dxa"/>
        <w:right w:w="0" w:type="dxa"/>
      </w:tblCellMar>
    </w:tblPr>
    <w:tblStylePr w:type="firstRow">
      <w:rPr>
        <w:b/>
        <w:color w:val="404040"/>
      </w:rPr>
      <w:tcPr>
        <w:tcBorders>
          <w:top w:val="nil"/>
          <w:left w:val="nil"/>
          <w:bottom w:val="single" w:color="8064A2" w:themeColor="accent4" w:sz="4" w:space="0"/>
          <w:right w:val="nil"/>
        </w:tcBorders>
      </w:tcPr>
    </w:tblStylePr>
    <w:tblStylePr w:type="lastRow">
      <w:rPr>
        <w:b/>
        <w:color w:val="404040"/>
      </w:rPr>
      <w:tcPr>
        <w:tcBorders>
          <w:top w:val="single" w:color="8064A2"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FD8E7" w:themeColor="accent4" w:themeTint="40" w:fill="DFD8E7" w:themeFill="accent4" w:themeFillTint="40"/>
      </w:tcPr>
    </w:tblStylePr>
    <w:tblStylePr w:type="band1Horz">
      <w:tcPr>
        <w:shd w:val="clear" w:color="DFD8E7" w:themeColor="accent4" w:themeTint="40" w:fill="DFD8E7" w:themeFill="accent4" w:themeFillTint="40"/>
      </w:tcPr>
    </w:tblStylePr>
  </w:style>
  <w:style w:type="table" w:customStyle="1" w:styleId="124">
    <w:name w:val="List Table 1 Light - Accent 5"/>
    <w:qFormat/>
    <w:uiPriority w:val="99"/>
    <w:tblPr>
      <w:tblCellMar>
        <w:top w:w="0" w:type="dxa"/>
        <w:left w:w="0" w:type="dxa"/>
        <w:bottom w:w="0" w:type="dxa"/>
        <w:right w:w="0" w:type="dxa"/>
      </w:tblCellMar>
    </w:tblPr>
    <w:tblStylePr w:type="firstRow">
      <w:rPr>
        <w:b/>
        <w:color w:val="404040"/>
      </w:rPr>
      <w:tcPr>
        <w:tcBorders>
          <w:top w:val="nil"/>
          <w:left w:val="nil"/>
          <w:bottom w:val="single" w:color="4BACC6" w:themeColor="accent5" w:sz="4" w:space="0"/>
          <w:right w:val="nil"/>
        </w:tcBorders>
      </w:tcPr>
    </w:tblStylePr>
    <w:tblStylePr w:type="lastRow">
      <w:rPr>
        <w:b/>
        <w:color w:val="404040"/>
      </w:rPr>
      <w:tcPr>
        <w:tcBorders>
          <w:top w:val="single" w:color="4BACC6"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1EAF0" w:themeColor="accent5" w:themeTint="40" w:fill="D1EAF0" w:themeFill="accent5" w:themeFillTint="40"/>
      </w:tcPr>
    </w:tblStylePr>
    <w:tblStylePr w:type="band1Horz">
      <w:tcPr>
        <w:shd w:val="clear" w:color="D1EAF0" w:themeColor="accent5" w:themeTint="40" w:fill="D1EAF0" w:themeFill="accent5" w:themeFillTint="40"/>
      </w:tcPr>
    </w:tblStylePr>
  </w:style>
  <w:style w:type="table" w:customStyle="1" w:styleId="125">
    <w:name w:val="List Table 1 Light - Accent 6"/>
    <w:qFormat/>
    <w:uiPriority w:val="99"/>
    <w:tblPr>
      <w:tblCellMar>
        <w:top w:w="0" w:type="dxa"/>
        <w:left w:w="0" w:type="dxa"/>
        <w:bottom w:w="0" w:type="dxa"/>
        <w:right w:w="0" w:type="dxa"/>
      </w:tblCellMar>
    </w:tblPr>
    <w:tblStylePr w:type="firstRow">
      <w:rPr>
        <w:b/>
        <w:color w:val="404040"/>
      </w:rPr>
      <w:tcPr>
        <w:tcBorders>
          <w:top w:val="nil"/>
          <w:left w:val="nil"/>
          <w:bottom w:val="single" w:color="F79646" w:themeColor="accent6" w:sz="4" w:space="0"/>
          <w:right w:val="nil"/>
        </w:tcBorders>
      </w:tcPr>
    </w:tblStylePr>
    <w:tblStylePr w:type="lastRow">
      <w:rPr>
        <w:b/>
        <w:color w:val="404040"/>
      </w:rPr>
      <w:tcPr>
        <w:tcBorders>
          <w:top w:val="single" w:color="F79646"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CE4D0" w:themeColor="accent6" w:themeTint="40" w:fill="FCE4D0" w:themeFill="accent6" w:themeFillTint="40"/>
      </w:tcPr>
    </w:tblStylePr>
    <w:tblStylePr w:type="band1Horz">
      <w:tcPr>
        <w:shd w:val="clear" w:color="FCE4D0" w:themeColor="accent6" w:themeTint="40" w:fill="FCE4D0" w:themeFill="accent6" w:themeFillTint="40"/>
      </w:tcPr>
    </w:tblStylePr>
  </w:style>
  <w:style w:type="table" w:customStyle="1" w:styleId="126">
    <w:name w:val="清单表 21"/>
    <w:qFormat/>
    <w:uiPriority w:val="99"/>
    <w:tblPr>
      <w:tblBorders>
        <w:top w:val="single" w:color="6E6E6E" w:themeColor="text1" w:themeTint="90" w:sz="4" w:space="0"/>
        <w:bottom w:val="single" w:color="6E6E6E" w:themeColor="text1" w:themeTint="90" w:sz="4" w:space="0"/>
        <w:insideH w:val="single" w:color="6E6E6E" w:themeColor="text1" w:themeTint="90" w:sz="4" w:space="0"/>
      </w:tblBorders>
      <w:tblCellMar>
        <w:top w:w="0" w:type="dxa"/>
        <w:left w:w="0" w:type="dxa"/>
        <w:bottom w:w="0" w:type="dxa"/>
        <w:right w:w="0" w:type="dxa"/>
      </w:tblCellMar>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27">
    <w:name w:val="List Table 2 - Accent 1"/>
    <w:qFormat/>
    <w:uiPriority w:val="99"/>
    <w:tblPr>
      <w:tblBorders>
        <w:top w:val="single" w:color="9BB7D9" w:themeColor="accent1" w:themeTint="90" w:sz="4" w:space="0"/>
        <w:bottom w:val="single" w:color="9BB7D9" w:themeColor="accent1" w:themeTint="90" w:sz="4" w:space="0"/>
        <w:insideH w:val="single" w:color="9BB7D9" w:themeColor="accent1" w:themeTint="90" w:sz="4" w:space="0"/>
      </w:tblBorders>
      <w:tblCellMar>
        <w:top w:w="0" w:type="dxa"/>
        <w:left w:w="0" w:type="dxa"/>
        <w:bottom w:w="0" w:type="dxa"/>
        <w:right w:w="0" w:type="dxa"/>
      </w:tblCellMar>
    </w:tblPr>
    <w:tblStylePr w:type="fir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la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2DFEE" w:themeColor="accent1" w:themeTint="40" w:fill="D2DFEE" w:themeFill="accent1" w:themeFillTint="40"/>
      </w:tcPr>
    </w:tblStylePr>
    <w:tblStylePr w:type="band1Horz">
      <w:rPr>
        <w:rFonts w:ascii="Arial" w:hAnsi="Arial"/>
        <w:color w:val="404040"/>
        <w:sz w:val="22"/>
      </w:rPr>
      <w:tcPr>
        <w:shd w:val="clear" w:color="D2DFEE" w:themeColor="accent1" w:themeTint="40" w:fill="D2DFEE" w:themeFill="accent1" w:themeFillTint="40"/>
      </w:tcPr>
    </w:tblStylePr>
  </w:style>
  <w:style w:type="table" w:customStyle="1" w:styleId="128">
    <w:name w:val="List Table 2 - Accent 2"/>
    <w:qFormat/>
    <w:uiPriority w:val="99"/>
    <w:tblPr>
      <w:tblBorders>
        <w:top w:val="single" w:color="DB9C9A" w:themeColor="accent2" w:themeTint="90" w:sz="4" w:space="0"/>
        <w:bottom w:val="single" w:color="DB9C9A" w:themeColor="accent2" w:themeTint="90" w:sz="4" w:space="0"/>
        <w:insideH w:val="single" w:color="DB9C9A" w:themeColor="accent2" w:themeTint="90" w:sz="4" w:space="0"/>
      </w:tblBorders>
      <w:tblCellMar>
        <w:top w:w="0" w:type="dxa"/>
        <w:left w:w="0" w:type="dxa"/>
        <w:bottom w:w="0" w:type="dxa"/>
        <w:right w:w="0" w:type="dxa"/>
      </w:tblCellMar>
    </w:tblPr>
    <w:tblStylePr w:type="fir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la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FD3D2" w:themeColor="accent2" w:themeTint="40" w:fill="EFD3D2" w:themeFill="accent2" w:themeFillTint="40"/>
      </w:tcPr>
    </w:tblStylePr>
    <w:tblStylePr w:type="band1Horz">
      <w:rPr>
        <w:rFonts w:ascii="Arial" w:hAnsi="Arial"/>
        <w:color w:val="404040"/>
        <w:sz w:val="22"/>
      </w:rPr>
      <w:tcPr>
        <w:shd w:val="clear" w:color="EFD3D2" w:themeColor="accent2" w:themeTint="40" w:fill="EFD3D2" w:themeFill="accent2" w:themeFillTint="40"/>
      </w:tcPr>
    </w:tblStylePr>
  </w:style>
  <w:style w:type="table" w:customStyle="1" w:styleId="129">
    <w:name w:val="List Table 2 - Accent 3"/>
    <w:qFormat/>
    <w:uiPriority w:val="99"/>
    <w:tblPr>
      <w:tblBorders>
        <w:top w:val="single" w:color="C6D8A1" w:themeColor="accent3" w:themeTint="90" w:sz="4" w:space="0"/>
        <w:bottom w:val="single" w:color="C6D8A1" w:themeColor="accent3" w:themeTint="90" w:sz="4" w:space="0"/>
        <w:insideH w:val="single" w:color="C6D8A1" w:themeColor="accent3" w:themeTint="90" w:sz="4" w:space="0"/>
      </w:tblBorders>
      <w:tblCellMar>
        <w:top w:w="0" w:type="dxa"/>
        <w:left w:w="0" w:type="dxa"/>
        <w:bottom w:w="0" w:type="dxa"/>
        <w:right w:w="0" w:type="dxa"/>
      </w:tblCellMar>
    </w:tblPr>
    <w:tblStylePr w:type="fir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la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5EDD5" w:themeColor="accent3" w:themeTint="40" w:fill="E5EDD5" w:themeFill="accent3" w:themeFillTint="40"/>
      </w:tcPr>
    </w:tblStylePr>
    <w:tblStylePr w:type="band1Horz">
      <w:rPr>
        <w:rFonts w:ascii="Arial" w:hAnsi="Arial"/>
        <w:color w:val="404040"/>
        <w:sz w:val="22"/>
      </w:rPr>
      <w:tcPr>
        <w:shd w:val="clear" w:color="E5EDD5" w:themeColor="accent3" w:themeTint="40" w:fill="E5EDD5" w:themeFill="accent3" w:themeFillTint="40"/>
      </w:tcPr>
    </w:tblStylePr>
  </w:style>
  <w:style w:type="table" w:customStyle="1" w:styleId="130">
    <w:name w:val="List Table 2 - Accent 4"/>
    <w:qFormat/>
    <w:uiPriority w:val="99"/>
    <w:tblPr>
      <w:tblBorders>
        <w:top w:val="single" w:color="B7A7CA" w:themeColor="accent4" w:themeTint="90" w:sz="4" w:space="0"/>
        <w:bottom w:val="single" w:color="B7A7CA" w:themeColor="accent4" w:themeTint="90" w:sz="4" w:space="0"/>
        <w:insideH w:val="single" w:color="B7A7CA" w:themeColor="accent4" w:themeTint="90" w:sz="4" w:space="0"/>
      </w:tblBorders>
      <w:tblCellMar>
        <w:top w:w="0" w:type="dxa"/>
        <w:left w:w="0" w:type="dxa"/>
        <w:bottom w:w="0" w:type="dxa"/>
        <w:right w:w="0" w:type="dxa"/>
      </w:tblCellMar>
    </w:tblPr>
    <w:tblStylePr w:type="fir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la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FD8E7" w:themeColor="accent4" w:themeTint="40" w:fill="DFD8E7" w:themeFill="accent4" w:themeFillTint="40"/>
      </w:tcPr>
    </w:tblStylePr>
    <w:tblStylePr w:type="band1Horz">
      <w:rPr>
        <w:rFonts w:ascii="Arial" w:hAnsi="Arial"/>
        <w:color w:val="404040"/>
        <w:sz w:val="22"/>
      </w:rPr>
      <w:tcPr>
        <w:shd w:val="clear" w:color="DFD8E7" w:themeColor="accent4" w:themeTint="40" w:fill="DFD8E7" w:themeFill="accent4" w:themeFillTint="40"/>
      </w:tcPr>
    </w:tblStylePr>
  </w:style>
  <w:style w:type="table" w:customStyle="1" w:styleId="131">
    <w:name w:val="List Table 2 - Accent 5"/>
    <w:qFormat/>
    <w:uiPriority w:val="99"/>
    <w:tblPr>
      <w:tblBorders>
        <w:top w:val="single" w:color="99D0DE" w:themeColor="accent5" w:themeTint="90" w:sz="4" w:space="0"/>
        <w:bottom w:val="single" w:color="99D0DE" w:themeColor="accent5" w:themeTint="90" w:sz="4" w:space="0"/>
        <w:insideH w:val="single" w:color="99D0DE" w:themeColor="accent5" w:themeTint="90" w:sz="4" w:space="0"/>
      </w:tblBorders>
      <w:tblCellMar>
        <w:top w:w="0" w:type="dxa"/>
        <w:left w:w="0" w:type="dxa"/>
        <w:bottom w:w="0" w:type="dxa"/>
        <w:right w:w="0" w:type="dxa"/>
      </w:tblCellMar>
    </w:tblPr>
    <w:tblStylePr w:type="fir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la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1EAF0" w:themeColor="accent5" w:themeTint="40" w:fill="D1EAF0" w:themeFill="accent5" w:themeFillTint="40"/>
      </w:tcPr>
    </w:tblStylePr>
    <w:tblStylePr w:type="band1Horz">
      <w:rPr>
        <w:rFonts w:ascii="Arial" w:hAnsi="Arial"/>
        <w:color w:val="404040"/>
        <w:sz w:val="22"/>
      </w:rPr>
      <w:tcPr>
        <w:shd w:val="clear" w:color="D1EAF0" w:themeColor="accent5" w:themeTint="40" w:fill="D1EAF0" w:themeFill="accent5" w:themeFillTint="40"/>
      </w:tcPr>
    </w:tblStylePr>
  </w:style>
  <w:style w:type="table" w:customStyle="1" w:styleId="132">
    <w:name w:val="List Table 2 - Accent 6"/>
    <w:qFormat/>
    <w:uiPriority w:val="99"/>
    <w:tblPr>
      <w:tblBorders>
        <w:top w:val="single" w:color="FAC396" w:themeColor="accent6" w:themeTint="90" w:sz="4" w:space="0"/>
        <w:bottom w:val="single" w:color="FAC396" w:themeColor="accent6" w:themeTint="90" w:sz="4" w:space="0"/>
        <w:insideH w:val="single" w:color="FAC396" w:themeColor="accent6" w:themeTint="90" w:sz="4" w:space="0"/>
      </w:tblBorders>
      <w:tblCellMar>
        <w:top w:w="0" w:type="dxa"/>
        <w:left w:w="0" w:type="dxa"/>
        <w:bottom w:w="0" w:type="dxa"/>
        <w:right w:w="0" w:type="dxa"/>
      </w:tblCellMar>
    </w:tblPr>
    <w:tblStylePr w:type="fir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la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CE4D0" w:themeColor="accent6" w:themeTint="40" w:fill="FCE4D0" w:themeFill="accent6" w:themeFillTint="40"/>
      </w:tcPr>
    </w:tblStylePr>
    <w:tblStylePr w:type="band1Horz">
      <w:rPr>
        <w:rFonts w:ascii="Arial" w:hAnsi="Arial"/>
        <w:color w:val="404040"/>
        <w:sz w:val="22"/>
      </w:rPr>
      <w:tcPr>
        <w:shd w:val="clear" w:color="FCE4D0" w:themeColor="accent6" w:themeTint="40" w:fill="FCE4D0" w:themeFill="accent6" w:themeFillTint="40"/>
      </w:tcPr>
    </w:tblStylePr>
  </w:style>
  <w:style w:type="table" w:customStyle="1" w:styleId="133">
    <w:name w:val="清单表 31"/>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CellMar>
        <w:top w:w="0" w:type="dxa"/>
        <w:left w:w="0" w:type="dxa"/>
        <w:bottom w:w="0" w:type="dxa"/>
        <w:right w:w="0" w:type="dxa"/>
      </w:tblCellMar>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34">
    <w:name w:val="List Table 3 - Accent 1"/>
    <w:qFormat/>
    <w:uiPriority w:val="99"/>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CellMar>
        <w:top w:w="0" w:type="dxa"/>
        <w:left w:w="0" w:type="dxa"/>
        <w:bottom w:w="0" w:type="dxa"/>
        <w:right w:w="0" w:type="dxa"/>
      </w:tblCellMar>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F81BD" w:themeColor="accent1" w:sz="4" w:space="0"/>
          <w:right w:val="single" w:color="4F81BD" w:themeColor="accent1" w:sz="4" w:space="0"/>
        </w:tcBorders>
      </w:tcPr>
    </w:tblStylePr>
    <w:tblStylePr w:type="band1Horz">
      <w:rPr>
        <w:rFonts w:ascii="Arial" w:hAnsi="Arial"/>
        <w:color w:val="404040"/>
        <w:sz w:val="22"/>
      </w:rPr>
      <w:tcPr>
        <w:tcBorders>
          <w:top w:val="single" w:color="4F81BD" w:themeColor="accent1" w:sz="4" w:space="0"/>
          <w:bottom w:val="single" w:color="4F81BD" w:themeColor="accent1" w:sz="4" w:space="0"/>
        </w:tcBorders>
      </w:tcPr>
    </w:tblStylePr>
  </w:style>
  <w:style w:type="table" w:customStyle="1" w:styleId="135">
    <w:name w:val="List Table 3 - Accent 2"/>
    <w:qFormat/>
    <w:uiPriority w:val="99"/>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CellMar>
        <w:top w:w="0" w:type="dxa"/>
        <w:left w:w="0" w:type="dxa"/>
        <w:bottom w:w="0" w:type="dxa"/>
        <w:right w:w="0" w:type="dxa"/>
      </w:tblCellMar>
    </w:tblPr>
    <w:tblStylePr w:type="firstRow">
      <w:rPr>
        <w:rFonts w:ascii="Arial" w:hAnsi="Arial"/>
        <w:b/>
        <w:color w:val="FFFFFF"/>
        <w:sz w:val="22"/>
      </w:rPr>
      <w:tcPr>
        <w:shd w:val="clear" w:color="D99795" w:themeColor="accent2" w:themeTint="97" w:fill="D997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D99795" w:themeColor="accent2" w:themeTint="97" w:sz="4" w:space="0"/>
          <w:right w:val="single" w:color="D99795" w:themeColor="accent2" w:themeTint="97" w:sz="4" w:space="0"/>
        </w:tcBorders>
      </w:tcPr>
    </w:tblStylePr>
    <w:tblStylePr w:type="band1Horz">
      <w:rPr>
        <w:rFonts w:ascii="Arial" w:hAnsi="Arial"/>
        <w:color w:val="404040"/>
        <w:sz w:val="22"/>
      </w:rPr>
      <w:tcPr>
        <w:tcBorders>
          <w:top w:val="single" w:color="D99795" w:themeColor="accent2" w:themeTint="97" w:sz="4" w:space="0"/>
          <w:bottom w:val="single" w:color="D99795" w:themeColor="accent2" w:themeTint="97" w:sz="4" w:space="0"/>
        </w:tcBorders>
      </w:tcPr>
    </w:tblStylePr>
  </w:style>
  <w:style w:type="table" w:customStyle="1" w:styleId="136">
    <w:name w:val="List Table 3 - Accent 3"/>
    <w:qFormat/>
    <w:uiPriority w:val="99"/>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CellMar>
        <w:top w:w="0" w:type="dxa"/>
        <w:left w:w="0" w:type="dxa"/>
        <w:bottom w:w="0" w:type="dxa"/>
        <w:right w:w="0" w:type="dxa"/>
      </w:tblCellMar>
    </w:tblPr>
    <w:tblStylePr w:type="firstRow">
      <w:rPr>
        <w:rFonts w:ascii="Arial" w:hAnsi="Arial"/>
        <w:b/>
        <w:color w:val="FFFFFF"/>
        <w:sz w:val="22"/>
      </w:rPr>
      <w:tcPr>
        <w:shd w:val="clear" w:color="C3D69C" w:themeColor="accent3" w:themeTint="98" w:fill="C3D69C"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3D69C" w:themeColor="accent3" w:themeTint="98" w:sz="4" w:space="0"/>
          <w:right w:val="single" w:color="C3D69C" w:themeColor="accent3" w:themeTint="98" w:sz="4" w:space="0"/>
        </w:tcBorders>
      </w:tcPr>
    </w:tblStylePr>
    <w:tblStylePr w:type="band1Horz">
      <w:rPr>
        <w:rFonts w:ascii="Arial" w:hAnsi="Arial"/>
        <w:color w:val="404040"/>
        <w:sz w:val="22"/>
      </w:rPr>
      <w:tcPr>
        <w:tcBorders>
          <w:top w:val="single" w:color="C3D69C" w:themeColor="accent3" w:themeTint="98" w:sz="4" w:space="0"/>
          <w:bottom w:val="single" w:color="C3D69C" w:themeColor="accent3" w:themeTint="98" w:sz="4" w:space="0"/>
        </w:tcBorders>
      </w:tcPr>
    </w:tblStylePr>
  </w:style>
  <w:style w:type="table" w:customStyle="1" w:styleId="137">
    <w:name w:val="List Table 3 - Accent 4"/>
    <w:qFormat/>
    <w:uiPriority w:val="99"/>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CellMar>
        <w:top w:w="0" w:type="dxa"/>
        <w:left w:w="0" w:type="dxa"/>
        <w:bottom w:w="0" w:type="dxa"/>
        <w:right w:w="0" w:type="dxa"/>
      </w:tblCellMar>
    </w:tblPr>
    <w:tblStylePr w:type="firstRow">
      <w:rPr>
        <w:rFonts w:ascii="Arial" w:hAnsi="Arial"/>
        <w:b/>
        <w:color w:val="FFFFFF"/>
        <w:sz w:val="22"/>
      </w:r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B2A1C6" w:themeColor="accent4" w:themeTint="9A" w:sz="4" w:space="0"/>
          <w:right w:val="single" w:color="B2A1C6" w:themeColor="accent4" w:themeTint="9A" w:sz="4" w:space="0"/>
        </w:tcBorders>
      </w:tcPr>
    </w:tblStylePr>
    <w:tblStylePr w:type="band1Horz">
      <w:rPr>
        <w:rFonts w:ascii="Arial" w:hAnsi="Arial"/>
        <w:color w:val="404040"/>
        <w:sz w:val="22"/>
      </w:rPr>
      <w:tcPr>
        <w:tcBorders>
          <w:top w:val="single" w:color="B2A1C6" w:themeColor="accent4" w:themeTint="9A" w:sz="4" w:space="0"/>
          <w:bottom w:val="single" w:color="B2A1C6" w:themeColor="accent4" w:themeTint="9A" w:sz="4" w:space="0"/>
        </w:tcBorders>
      </w:tcPr>
    </w:tblStylePr>
  </w:style>
  <w:style w:type="table" w:customStyle="1" w:styleId="138">
    <w:name w:val="List Table 3 - Accent 5"/>
    <w:qFormat/>
    <w:uiPriority w:val="99"/>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CellMar>
        <w:top w:w="0" w:type="dxa"/>
        <w:left w:w="0" w:type="dxa"/>
        <w:bottom w:w="0" w:type="dxa"/>
        <w:right w:w="0" w:type="dxa"/>
      </w:tblCellMar>
    </w:tblPr>
    <w:tblStylePr w:type="firstRow">
      <w:rPr>
        <w:rFonts w:ascii="Arial" w:hAnsi="Arial"/>
        <w:b/>
        <w:color w:val="FFFFFF"/>
        <w:sz w:val="22"/>
      </w:r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2CCDC" w:themeColor="accent5" w:themeTint="9A" w:sz="4" w:space="0"/>
          <w:right w:val="single" w:color="92CCDC" w:themeColor="accent5" w:themeTint="9A" w:sz="4" w:space="0"/>
        </w:tcBorders>
      </w:tcPr>
    </w:tblStylePr>
    <w:tblStylePr w:type="band1Horz">
      <w:rPr>
        <w:rFonts w:ascii="Arial" w:hAnsi="Arial"/>
        <w:color w:val="404040"/>
        <w:sz w:val="22"/>
      </w:rPr>
      <w:tcPr>
        <w:tcBorders>
          <w:top w:val="single" w:color="92CCDC" w:themeColor="accent5" w:themeTint="9A" w:sz="4" w:space="0"/>
          <w:bottom w:val="single" w:color="92CCDC" w:themeColor="accent5" w:themeTint="9A" w:sz="4" w:space="0"/>
        </w:tcBorders>
      </w:tcPr>
    </w:tblStylePr>
  </w:style>
  <w:style w:type="table" w:customStyle="1" w:styleId="139">
    <w:name w:val="List Table 3 - Accent 6"/>
    <w:qFormat/>
    <w:uiPriority w:val="99"/>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CellMar>
        <w:top w:w="0" w:type="dxa"/>
        <w:left w:w="0" w:type="dxa"/>
        <w:bottom w:w="0" w:type="dxa"/>
        <w:right w:w="0" w:type="dxa"/>
      </w:tblCellMar>
    </w:tblPr>
    <w:tblStylePr w:type="firstRow">
      <w:rPr>
        <w:rFonts w:ascii="Arial" w:hAnsi="Arial"/>
        <w:b/>
        <w:color w:val="FFFFFF"/>
        <w:sz w:val="22"/>
      </w:r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AC090" w:themeColor="accent6" w:themeTint="98" w:sz="4" w:space="0"/>
          <w:right w:val="single" w:color="FAC090" w:themeColor="accent6" w:themeTint="98" w:sz="4" w:space="0"/>
        </w:tcBorders>
      </w:tcPr>
    </w:tblStylePr>
    <w:tblStylePr w:type="band1Horz">
      <w:rPr>
        <w:rFonts w:ascii="Arial" w:hAnsi="Arial"/>
        <w:color w:val="404040"/>
        <w:sz w:val="22"/>
      </w:rPr>
      <w:tcPr>
        <w:tcBorders>
          <w:top w:val="single" w:color="FAC090" w:themeColor="accent6" w:themeTint="98" w:sz="4" w:space="0"/>
          <w:bottom w:val="single" w:color="FAC090" w:themeColor="accent6" w:themeTint="98" w:sz="4" w:space="0"/>
        </w:tcBorders>
      </w:tcPr>
    </w:tblStylePr>
  </w:style>
  <w:style w:type="table" w:customStyle="1" w:styleId="140">
    <w:name w:val="清单表 41"/>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CellMar>
        <w:top w:w="0" w:type="dxa"/>
        <w:left w:w="0" w:type="dxa"/>
        <w:bottom w:w="0" w:type="dxa"/>
        <w:right w:w="0" w:type="dxa"/>
      </w:tblCellMar>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41">
    <w:name w:val="List Table 4 - Accent 1"/>
    <w:qFormat/>
    <w:uiPriority w:val="99"/>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CellMar>
        <w:top w:w="0" w:type="dxa"/>
        <w:left w:w="0" w:type="dxa"/>
        <w:bottom w:w="0" w:type="dxa"/>
        <w:right w:w="0" w:type="dxa"/>
      </w:tblCellMar>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2DFEE" w:themeColor="accent1" w:themeTint="40" w:fill="D2DFEE" w:themeFill="accent1" w:themeFillTint="40"/>
      </w:tcPr>
    </w:tblStylePr>
    <w:tblStylePr w:type="band1Horz">
      <w:rPr>
        <w:rFonts w:ascii="Arial" w:hAnsi="Arial"/>
        <w:color w:val="404040"/>
        <w:sz w:val="22"/>
      </w:rPr>
      <w:tcPr>
        <w:shd w:val="clear" w:color="D2DFEE" w:themeColor="accent1" w:themeTint="40" w:fill="D2DFEE" w:themeFill="accent1" w:themeFillTint="40"/>
      </w:tcPr>
    </w:tblStylePr>
  </w:style>
  <w:style w:type="table" w:customStyle="1" w:styleId="142">
    <w:name w:val="List Table 4 - Accent 2"/>
    <w:qFormat/>
    <w:uiPriority w:val="99"/>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CellMar>
        <w:top w:w="0" w:type="dxa"/>
        <w:left w:w="0" w:type="dxa"/>
        <w:bottom w:w="0" w:type="dxa"/>
        <w:right w:w="0" w:type="dxa"/>
      </w:tblCellMar>
    </w:tblPr>
    <w:tblStylePr w:type="firstRow">
      <w:rPr>
        <w:rFonts w:ascii="Arial" w:hAnsi="Arial"/>
        <w:b/>
        <w:color w:val="FFFFFF"/>
        <w:sz w:val="22"/>
      </w:r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FD3D2" w:themeColor="accent2" w:themeTint="40" w:fill="EFD3D2" w:themeFill="accent2" w:themeFillTint="40"/>
      </w:tcPr>
    </w:tblStylePr>
    <w:tblStylePr w:type="band1Horz">
      <w:rPr>
        <w:rFonts w:ascii="Arial" w:hAnsi="Arial"/>
        <w:color w:val="404040"/>
        <w:sz w:val="22"/>
      </w:rPr>
      <w:tcPr>
        <w:shd w:val="clear" w:color="EFD3D2" w:themeColor="accent2" w:themeTint="40" w:fill="EFD3D2" w:themeFill="accent2" w:themeFillTint="40"/>
      </w:tcPr>
    </w:tblStylePr>
  </w:style>
  <w:style w:type="table" w:customStyle="1" w:styleId="143">
    <w:name w:val="List Table 4 - Accent 3"/>
    <w:qFormat/>
    <w:uiPriority w:val="99"/>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CellMar>
        <w:top w:w="0" w:type="dxa"/>
        <w:left w:w="0" w:type="dxa"/>
        <w:bottom w:w="0" w:type="dxa"/>
        <w:right w:w="0" w:type="dxa"/>
      </w:tblCellMar>
    </w:tblPr>
    <w:tblStylePr w:type="firstRow">
      <w:rPr>
        <w:rFonts w:ascii="Arial" w:hAnsi="Arial"/>
        <w:b/>
        <w:color w:val="FFFFFF"/>
        <w:sz w:val="22"/>
      </w:r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5EDD5" w:themeColor="accent3" w:themeTint="40" w:fill="E5EDD5" w:themeFill="accent3" w:themeFillTint="40"/>
      </w:tcPr>
    </w:tblStylePr>
    <w:tblStylePr w:type="band1Horz">
      <w:rPr>
        <w:rFonts w:ascii="Arial" w:hAnsi="Arial"/>
        <w:color w:val="404040"/>
        <w:sz w:val="22"/>
      </w:rPr>
      <w:tcPr>
        <w:shd w:val="clear" w:color="E5EDD5" w:themeColor="accent3" w:themeTint="40" w:fill="E5EDD5" w:themeFill="accent3" w:themeFillTint="40"/>
      </w:tcPr>
    </w:tblStylePr>
  </w:style>
  <w:style w:type="table" w:customStyle="1" w:styleId="144">
    <w:name w:val="List Table 4 - Accent 4"/>
    <w:qFormat/>
    <w:uiPriority w:val="99"/>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CellMar>
        <w:top w:w="0" w:type="dxa"/>
        <w:left w:w="0" w:type="dxa"/>
        <w:bottom w:w="0" w:type="dxa"/>
        <w:right w:w="0" w:type="dxa"/>
      </w:tblCellMar>
    </w:tblPr>
    <w:tblStylePr w:type="firstRow">
      <w:rPr>
        <w:rFonts w:ascii="Arial" w:hAnsi="Arial"/>
        <w:b/>
        <w:color w:val="FFFFFF"/>
        <w:sz w:val="22"/>
      </w:r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FD8E7" w:themeColor="accent4" w:themeTint="40" w:fill="DFD8E7" w:themeFill="accent4" w:themeFillTint="40"/>
      </w:tcPr>
    </w:tblStylePr>
    <w:tblStylePr w:type="band1Horz">
      <w:rPr>
        <w:rFonts w:ascii="Arial" w:hAnsi="Arial"/>
        <w:color w:val="404040"/>
        <w:sz w:val="22"/>
      </w:rPr>
      <w:tcPr>
        <w:shd w:val="clear" w:color="DFD8E7" w:themeColor="accent4" w:themeTint="40" w:fill="DFD8E7" w:themeFill="accent4" w:themeFillTint="40"/>
      </w:tcPr>
    </w:tblStylePr>
  </w:style>
  <w:style w:type="table" w:customStyle="1" w:styleId="145">
    <w:name w:val="List Table 4 - Accent 5"/>
    <w:qFormat/>
    <w:uiPriority w:val="99"/>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CellMar>
        <w:top w:w="0" w:type="dxa"/>
        <w:left w:w="0" w:type="dxa"/>
        <w:bottom w:w="0" w:type="dxa"/>
        <w:right w:w="0" w:type="dxa"/>
      </w:tblCellMar>
    </w:tblPr>
    <w:tblStylePr w:type="firstRow">
      <w:rPr>
        <w:rFonts w:ascii="Arial" w:hAnsi="Arial"/>
        <w:b/>
        <w:color w:val="FFFFFF"/>
        <w:sz w:val="22"/>
      </w:r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1EAF0" w:themeColor="accent5" w:themeTint="40" w:fill="D1EAF0" w:themeFill="accent5" w:themeFillTint="40"/>
      </w:tcPr>
    </w:tblStylePr>
    <w:tblStylePr w:type="band1Horz">
      <w:rPr>
        <w:rFonts w:ascii="Arial" w:hAnsi="Arial"/>
        <w:color w:val="404040"/>
        <w:sz w:val="22"/>
      </w:rPr>
      <w:tcPr>
        <w:shd w:val="clear" w:color="D1EAF0" w:themeColor="accent5" w:themeTint="40" w:fill="D1EAF0" w:themeFill="accent5" w:themeFillTint="40"/>
      </w:tcPr>
    </w:tblStylePr>
  </w:style>
  <w:style w:type="table" w:customStyle="1" w:styleId="146">
    <w:name w:val="List Table 4 - Accent 6"/>
    <w:qFormat/>
    <w:uiPriority w:val="99"/>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CellMar>
        <w:top w:w="0" w:type="dxa"/>
        <w:left w:w="0" w:type="dxa"/>
        <w:bottom w:w="0" w:type="dxa"/>
        <w:right w:w="0" w:type="dxa"/>
      </w:tblCellMar>
    </w:tblPr>
    <w:tblStylePr w:type="firstRow">
      <w:rPr>
        <w:rFonts w:ascii="Arial" w:hAnsi="Arial"/>
        <w:b/>
        <w:color w:val="FFFFFF"/>
        <w:sz w:val="22"/>
      </w:r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CE4D0" w:themeColor="accent6" w:themeTint="40" w:fill="FCE4D0" w:themeFill="accent6" w:themeFillTint="40"/>
      </w:tcPr>
    </w:tblStylePr>
    <w:tblStylePr w:type="band1Horz">
      <w:rPr>
        <w:rFonts w:ascii="Arial" w:hAnsi="Arial"/>
        <w:color w:val="404040"/>
        <w:sz w:val="22"/>
      </w:rPr>
      <w:tcPr>
        <w:shd w:val="clear" w:color="FCE4D0" w:themeColor="accent6" w:themeTint="40" w:fill="FCE4D0" w:themeFill="accent6" w:themeFillTint="40"/>
      </w:tcPr>
    </w:tblStylePr>
  </w:style>
  <w:style w:type="table" w:customStyle="1" w:styleId="147">
    <w:name w:val="清单表 5 深色1"/>
    <w:qFormat/>
    <w:uiPriority w:val="99"/>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CellMar>
        <w:top w:w="0" w:type="dxa"/>
        <w:left w:w="0" w:type="dxa"/>
        <w:bottom w:w="0" w:type="dxa"/>
        <w:right w:w="0" w:type="dxa"/>
      </w:tblCellMar>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148">
    <w:name w:val="List Table 5 Dark - Accent 1"/>
    <w:qFormat/>
    <w:uiPriority w:val="99"/>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CellMar>
        <w:top w:w="0" w:type="dxa"/>
        <w:left w:w="0" w:type="dxa"/>
        <w:bottom w:w="0" w:type="dxa"/>
        <w:right w:w="0" w:type="dxa"/>
      </w:tblCellMar>
    </w:tblPr>
    <w:tblStylePr w:type="firstRow">
      <w:rPr>
        <w:rFonts w:ascii="Arial" w:hAnsi="Arial"/>
        <w:b/>
        <w:color w:val="FFFFFF" w:themeColor="light1"/>
        <w:sz w:val="22"/>
        <w14:textFill>
          <w14:solidFill>
            <w14:schemeClr w14:val="lt1"/>
          </w14:solidFill>
        </w14:textFill>
      </w:rPr>
      <w:tcPr>
        <w:tcBorders>
          <w:top w:val="single" w:color="4F81BD" w:themeColor="accent1" w:sz="32" w:space="0"/>
          <w:bottom w:val="single" w:color="FFFFFF" w:themeColor="light1" w:sz="12" w:space="0"/>
        </w:tcBorders>
        <w:shd w:val="clear" w:color="4F81BD" w:themeColor="accent1" w:fill="4F81BD"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F81BD" w:themeColor="accent1" w:sz="32" w:space="0"/>
          <w:right w:val="single" w:color="FFFFFF" w:themeColor="light1" w:sz="4" w:space="0"/>
        </w:tcBorders>
      </w:tcPr>
    </w:tblStylePr>
    <w:tblStylePr w:type="lastCol">
      <w:tcPr>
        <w:tcBorders>
          <w:left w:val="single" w:color="FFFFFF" w:themeColor="light1" w:sz="4" w:space="0"/>
          <w:right w:val="single" w:color="4F81BD" w:themeColor="accent1" w:sz="32" w:space="0"/>
        </w:tcBorders>
      </w:tcPr>
    </w:tblStylePr>
    <w:tblStylePr w:type="band1Vert">
      <w:tcPr>
        <w:tcBorders>
          <w:left w:val="single" w:color="FFFFFF" w:themeColor="light1" w:sz="4" w:space="0"/>
          <w:right w:val="single" w:color="FFFFFF" w:themeColor="light1" w:sz="4" w:space="0"/>
        </w:tcBorders>
        <w:shd w:val="clear" w:color="4F81BD" w:themeColor="accent1" w:fill="4F81BD"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F81BD" w:themeColor="accent1" w:fill="4F81BD" w:themeFill="accent1"/>
      </w:tcPr>
    </w:tblStylePr>
    <w:tblStylePr w:type="band2Horz">
      <w:tcPr>
        <w:tcBorders>
          <w:top w:val="single" w:color="FFFFFF" w:themeColor="light1" w:sz="4" w:space="0"/>
          <w:bottom w:val="single" w:color="FFFFFF" w:themeColor="light1" w:sz="4" w:space="0"/>
        </w:tcBorders>
        <w:shd w:val="clear" w:color="4F81BD" w:themeColor="accent1" w:fill="4F81BD" w:themeFill="accent1"/>
      </w:tcPr>
    </w:tblStylePr>
  </w:style>
  <w:style w:type="table" w:customStyle="1" w:styleId="149">
    <w:name w:val="List Table 5 Dark - Accent 2"/>
    <w:qFormat/>
    <w:uiPriority w:val="99"/>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CellMar>
        <w:top w:w="0" w:type="dxa"/>
        <w:left w:w="0" w:type="dxa"/>
        <w:bottom w:w="0" w:type="dxa"/>
        <w:right w:w="0" w:type="dxa"/>
      </w:tblCellMar>
    </w:tblPr>
    <w:tblStylePr w:type="firstRow">
      <w:rPr>
        <w:rFonts w:ascii="Arial" w:hAnsi="Arial"/>
        <w:b/>
        <w:color w:val="FFFFFF" w:themeColor="light1"/>
        <w:sz w:val="22"/>
        <w14:textFill>
          <w14:solidFill>
            <w14:schemeClr w14:val="lt1"/>
          </w14:solidFill>
        </w14:textFill>
      </w:rPr>
      <w:tcPr>
        <w:tcBorders>
          <w:top w:val="single" w:color="D99795" w:themeColor="accent2" w:themeTint="97" w:sz="32" w:space="0"/>
          <w:bottom w:val="single" w:color="FFFFFF" w:themeColor="light1" w:sz="12" w:space="0"/>
        </w:tcBorders>
        <w:shd w:val="clear" w:color="D99795" w:themeColor="accent2" w:themeTint="97" w:fill="D9979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D99795" w:themeColor="accent2" w:themeTint="97" w:sz="32" w:space="0"/>
          <w:right w:val="single" w:color="FFFFFF" w:themeColor="light1" w:sz="4" w:space="0"/>
        </w:tcBorders>
      </w:tcPr>
    </w:tblStylePr>
    <w:tblStylePr w:type="lastCol">
      <w:tcPr>
        <w:tcBorders>
          <w:left w:val="single" w:color="FFFFFF" w:themeColor="light1" w:sz="4" w:space="0"/>
          <w:right w:val="single" w:color="D99795" w:themeColor="accent2" w:themeTint="97" w:sz="32" w:space="0"/>
        </w:tcBorders>
      </w:tcPr>
    </w:tblStylePr>
    <w:tblStylePr w:type="band1Vert">
      <w:tcPr>
        <w:tcBorders>
          <w:left w:val="single" w:color="FFFFFF" w:themeColor="light1" w:sz="4" w:space="0"/>
          <w:right w:val="single" w:color="FFFFFF" w:themeColor="light1" w:sz="4" w:space="0"/>
        </w:tcBorders>
        <w:shd w:val="clear" w:color="D99795" w:themeColor="accent2" w:themeTint="97" w:fill="D9979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band2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style>
  <w:style w:type="table" w:customStyle="1" w:styleId="150">
    <w:name w:val="List Table 5 Dark - Accent 3"/>
    <w:qFormat/>
    <w:uiPriority w:val="99"/>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CellMar>
        <w:top w:w="0" w:type="dxa"/>
        <w:left w:w="0" w:type="dxa"/>
        <w:bottom w:w="0" w:type="dxa"/>
        <w:right w:w="0" w:type="dxa"/>
      </w:tblCellMar>
    </w:tblPr>
    <w:tblStylePr w:type="firstRow">
      <w:rPr>
        <w:rFonts w:ascii="Arial" w:hAnsi="Arial"/>
        <w:b/>
        <w:color w:val="FFFFFF" w:themeColor="light1"/>
        <w:sz w:val="22"/>
        <w14:textFill>
          <w14:solidFill>
            <w14:schemeClr w14:val="lt1"/>
          </w14:solidFill>
        </w14:textFill>
      </w:rPr>
      <w:tcPr>
        <w:tcBorders>
          <w:top w:val="single" w:color="C3D69C" w:themeColor="accent3" w:themeTint="98" w:sz="32" w:space="0"/>
          <w:bottom w:val="single" w:color="FFFFFF" w:themeColor="light1" w:sz="12" w:space="0"/>
        </w:tcBorders>
        <w:shd w:val="clear" w:color="C3D69C" w:themeColor="accent3" w:themeTint="98" w:fill="C3D69C"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3D69C" w:themeColor="accent3" w:themeTint="98" w:sz="32" w:space="0"/>
          <w:right w:val="single" w:color="FFFFFF" w:themeColor="light1" w:sz="4" w:space="0"/>
        </w:tcBorders>
      </w:tcPr>
    </w:tblStylePr>
    <w:tblStylePr w:type="lastCol">
      <w:tcPr>
        <w:tcBorders>
          <w:left w:val="single" w:color="FFFFFF" w:themeColor="light1" w:sz="4" w:space="0"/>
          <w:right w:val="single" w:color="C3D69C" w:themeColor="accent3" w:themeTint="98" w:sz="32" w:space="0"/>
        </w:tcBorders>
      </w:tcPr>
    </w:tblStylePr>
    <w:tblStylePr w:type="band1Vert">
      <w:tcPr>
        <w:tcBorders>
          <w:left w:val="single" w:color="FFFFFF" w:themeColor="light1" w:sz="4" w:space="0"/>
          <w:right w:val="single" w:color="FFFFFF" w:themeColor="light1" w:sz="4" w:space="0"/>
        </w:tcBorders>
        <w:shd w:val="clear" w:color="C3D69C" w:themeColor="accent3" w:themeTint="98" w:fill="C3D69C"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band2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style>
  <w:style w:type="table" w:customStyle="1" w:styleId="151">
    <w:name w:val="List Table 5 Dark - Accent 4"/>
    <w:qFormat/>
    <w:uiPriority w:val="99"/>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CellMar>
        <w:top w:w="0" w:type="dxa"/>
        <w:left w:w="0" w:type="dxa"/>
        <w:bottom w:w="0" w:type="dxa"/>
        <w:right w:w="0" w:type="dxa"/>
      </w:tblCellMar>
    </w:tblPr>
    <w:tblStylePr w:type="firstRow">
      <w:rPr>
        <w:rFonts w:ascii="Arial" w:hAnsi="Arial"/>
        <w:b/>
        <w:color w:val="FFFFFF" w:themeColor="light1"/>
        <w:sz w:val="22"/>
        <w14:textFill>
          <w14:solidFill>
            <w14:schemeClr w14:val="lt1"/>
          </w14:solidFill>
        </w14:textFill>
      </w:rPr>
      <w:tcPr>
        <w:tcBorders>
          <w:top w:val="single" w:color="B2A1C6" w:themeColor="accent4" w:themeTint="9A" w:sz="32" w:space="0"/>
          <w:bottom w:val="single" w:color="FFFFFF" w:themeColor="light1" w:sz="12" w:space="0"/>
        </w:tcBorders>
        <w:shd w:val="clear" w:color="B2A1C6" w:themeColor="accent4" w:themeTint="9A" w:fill="B2A1C6"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B2A1C6" w:themeColor="accent4" w:themeTint="9A" w:sz="32" w:space="0"/>
          <w:right w:val="single" w:color="FFFFFF" w:themeColor="light1" w:sz="4" w:space="0"/>
        </w:tcBorders>
      </w:tcPr>
    </w:tblStylePr>
    <w:tblStylePr w:type="lastCol">
      <w:tcPr>
        <w:tcBorders>
          <w:left w:val="single" w:color="FFFFFF" w:themeColor="light1" w:sz="4" w:space="0"/>
          <w:right w:val="single" w:color="B2A1C6" w:themeColor="accent4" w:themeTint="9A" w:sz="32" w:space="0"/>
        </w:tcBorders>
      </w:tcPr>
    </w:tblStylePr>
    <w:tblStylePr w:type="band1Vert">
      <w:tcPr>
        <w:tcBorders>
          <w:left w:val="single" w:color="FFFFFF" w:themeColor="light1" w:sz="4" w:space="0"/>
          <w:right w:val="single" w:color="FFFFFF" w:themeColor="light1" w:sz="4" w:space="0"/>
        </w:tcBorders>
        <w:shd w:val="clear" w:color="B2A1C6" w:themeColor="accent4" w:themeTint="9A" w:fill="B2A1C6"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band2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style>
  <w:style w:type="table" w:customStyle="1" w:styleId="152">
    <w:name w:val="List Table 5 Dark - Accent 5"/>
    <w:qFormat/>
    <w:uiPriority w:val="99"/>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CellMar>
        <w:top w:w="0" w:type="dxa"/>
        <w:left w:w="0" w:type="dxa"/>
        <w:bottom w:w="0" w:type="dxa"/>
        <w:right w:w="0" w:type="dxa"/>
      </w:tblCellMar>
    </w:tblPr>
    <w:tblStylePr w:type="firstRow">
      <w:rPr>
        <w:rFonts w:ascii="Arial" w:hAnsi="Arial"/>
        <w:b/>
        <w:color w:val="FFFFFF" w:themeColor="light1"/>
        <w:sz w:val="22"/>
        <w14:textFill>
          <w14:solidFill>
            <w14:schemeClr w14:val="lt1"/>
          </w14:solidFill>
        </w14:textFill>
      </w:rPr>
      <w:tcPr>
        <w:tcBorders>
          <w:top w:val="single" w:color="92CCDC" w:themeColor="accent5" w:themeTint="9A" w:sz="32" w:space="0"/>
          <w:bottom w:val="single" w:color="FFFFFF" w:themeColor="light1" w:sz="12" w:space="0"/>
        </w:tcBorders>
        <w:shd w:val="clear" w:color="92CCDC" w:themeColor="accent5" w:themeTint="9A" w:fill="92CCDC"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92CCDC" w:themeColor="accent5" w:themeTint="9A" w:sz="32" w:space="0"/>
          <w:right w:val="single" w:color="FFFFFF" w:themeColor="light1" w:sz="4" w:space="0"/>
        </w:tcBorders>
      </w:tcPr>
    </w:tblStylePr>
    <w:tblStylePr w:type="lastCol">
      <w:tcPr>
        <w:tcBorders>
          <w:left w:val="single" w:color="FFFFFF" w:themeColor="light1" w:sz="4" w:space="0"/>
          <w:right w:val="single" w:color="92CCDC" w:themeColor="accent5" w:themeTint="9A" w:sz="32" w:space="0"/>
        </w:tcBorders>
      </w:tcPr>
    </w:tblStylePr>
    <w:tblStylePr w:type="band1Vert">
      <w:tcPr>
        <w:tcBorders>
          <w:left w:val="single" w:color="FFFFFF" w:themeColor="light1" w:sz="4" w:space="0"/>
          <w:right w:val="single" w:color="FFFFFF" w:themeColor="light1" w:sz="4" w:space="0"/>
        </w:tcBorders>
        <w:shd w:val="clear" w:color="92CCDC" w:themeColor="accent5" w:themeTint="9A" w:fill="92CCDC"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band2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style>
  <w:style w:type="table" w:customStyle="1" w:styleId="153">
    <w:name w:val="List Table 5 Dark - Accent 6"/>
    <w:qFormat/>
    <w:uiPriority w:val="99"/>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CellMar>
        <w:top w:w="0" w:type="dxa"/>
        <w:left w:w="0" w:type="dxa"/>
        <w:bottom w:w="0" w:type="dxa"/>
        <w:right w:w="0" w:type="dxa"/>
      </w:tblCellMar>
    </w:tblPr>
    <w:tblStylePr w:type="firstRow">
      <w:rPr>
        <w:rFonts w:ascii="Arial" w:hAnsi="Arial"/>
        <w:b/>
        <w:color w:val="FFFFFF" w:themeColor="light1"/>
        <w:sz w:val="22"/>
        <w14:textFill>
          <w14:solidFill>
            <w14:schemeClr w14:val="lt1"/>
          </w14:solidFill>
        </w14:textFill>
      </w:rPr>
      <w:tcPr>
        <w:tcBorders>
          <w:top w:val="single" w:color="FAC090" w:themeColor="accent6" w:themeTint="98" w:sz="32" w:space="0"/>
          <w:bottom w:val="single" w:color="FFFFFF" w:themeColor="light1" w:sz="12" w:space="0"/>
        </w:tcBorders>
        <w:shd w:val="clear" w:color="FAC090" w:themeColor="accent6" w:themeTint="98" w:fill="FAC090"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AC090" w:themeColor="accent6" w:themeTint="98" w:sz="32" w:space="0"/>
          <w:right w:val="single" w:color="FFFFFF" w:themeColor="light1" w:sz="4" w:space="0"/>
        </w:tcBorders>
      </w:tcPr>
    </w:tblStylePr>
    <w:tblStylePr w:type="lastCol">
      <w:tcPr>
        <w:tcBorders>
          <w:left w:val="single" w:color="FFFFFF" w:themeColor="light1" w:sz="4" w:space="0"/>
          <w:right w:val="single" w:color="FAC090" w:themeColor="accent6" w:themeTint="98" w:sz="32" w:space="0"/>
        </w:tcBorders>
      </w:tcPr>
    </w:tblStylePr>
    <w:tblStylePr w:type="band1Vert">
      <w:tcPr>
        <w:tcBorders>
          <w:left w:val="single" w:color="FFFFFF" w:themeColor="light1" w:sz="4" w:space="0"/>
          <w:right w:val="single" w:color="FFFFFF" w:themeColor="light1" w:sz="4" w:space="0"/>
        </w:tcBorders>
        <w:shd w:val="clear" w:color="FAC090" w:themeColor="accent6" w:themeTint="98" w:fill="FAC090"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band2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style>
  <w:style w:type="table" w:customStyle="1" w:styleId="154">
    <w:name w:val="清单表 6 彩色1"/>
    <w:qFormat/>
    <w:uiPriority w:val="99"/>
    <w:tblPr>
      <w:tblBorders>
        <w:top w:val="single" w:color="7E7E7E" w:themeColor="text1" w:themeTint="80" w:sz="4" w:space="0"/>
        <w:bottom w:val="single" w:color="7E7E7E" w:themeColor="text1" w:themeTint="80" w:sz="4" w:space="0"/>
      </w:tblBorders>
      <w:tblCellMar>
        <w:top w:w="0" w:type="dxa"/>
        <w:left w:w="0" w:type="dxa"/>
        <w:bottom w:w="0" w:type="dxa"/>
        <w:right w:w="0" w:type="dxa"/>
      </w:tblCellMar>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55">
    <w:name w:val="List Table 6 Colorful - Accent 1"/>
    <w:qFormat/>
    <w:uiPriority w:val="99"/>
    <w:tblPr>
      <w:tblBorders>
        <w:top w:val="single" w:color="4F81BD" w:themeColor="accent1" w:sz="4" w:space="0"/>
        <w:bottom w:val="single" w:color="4F81BD" w:themeColor="accent1" w:sz="4" w:space="0"/>
      </w:tblBorders>
      <w:tblCellMar>
        <w:top w:w="0" w:type="dxa"/>
        <w:left w:w="0" w:type="dxa"/>
        <w:bottom w:w="0" w:type="dxa"/>
        <w:right w:w="0" w:type="dxa"/>
      </w:tblCellMar>
    </w:tblPr>
    <w:tblStylePr w:type="firstRow">
      <w:rPr>
        <w:b/>
        <w:color w:val="2A4B71" w:themeColor="accent1" w:themeShade="94"/>
      </w:rPr>
      <w:tcPr>
        <w:tcBorders>
          <w:bottom w:val="single" w:color="4F81BD" w:themeColor="accent1" w:sz="4" w:space="0"/>
        </w:tcBorders>
      </w:tcPr>
    </w:tblStylePr>
    <w:tblStylePr w:type="lastRow">
      <w:rPr>
        <w:b/>
        <w:color w:val="2A4B71" w:themeColor="accent1" w:themeShade="94"/>
      </w:rPr>
      <w:tcPr>
        <w:tcBorders>
          <w:top w:val="single" w:color="4F81BD" w:themeColor="accent1" w:sz="4" w:space="0"/>
        </w:tcBorders>
      </w:tcPr>
    </w:tblStylePr>
    <w:tblStylePr w:type="firstCol">
      <w:rPr>
        <w:b/>
        <w:color w:val="2A4B71" w:themeColor="accent1" w:themeShade="94"/>
      </w:rPr>
    </w:tblStylePr>
    <w:tblStylePr w:type="lastCol">
      <w:rPr>
        <w:b/>
        <w:color w:val="2A4B71" w:themeColor="accent1" w:themeShade="94"/>
      </w:rPr>
    </w:tblStylePr>
    <w:tblStylePr w:type="band1Vert">
      <w:tcPr>
        <w:shd w:val="clear" w:color="D2DFEE" w:themeColor="accent1" w:themeTint="40" w:fill="D2DFEE" w:themeFill="accent1" w:themeFillTint="40"/>
      </w:tcPr>
    </w:tblStylePr>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style>
  <w:style w:type="table" w:customStyle="1" w:styleId="156">
    <w:name w:val="List Table 6 Colorful - Accent 2"/>
    <w:qFormat/>
    <w:uiPriority w:val="99"/>
    <w:tblPr>
      <w:tblBorders>
        <w:top w:val="single" w:color="D99795" w:themeColor="accent2" w:themeTint="97" w:sz="4" w:space="0"/>
        <w:bottom w:val="single" w:color="D99795" w:themeColor="accent2" w:themeTint="97" w:sz="4" w:space="0"/>
      </w:tblBorders>
      <w:tblCellMar>
        <w:top w:w="0" w:type="dxa"/>
        <w:left w:w="0" w:type="dxa"/>
        <w:bottom w:w="0" w:type="dxa"/>
        <w:right w:w="0" w:type="dxa"/>
      </w:tblCellMar>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4" w:space="0"/>
        </w:tcBorders>
      </w:tcPr>
    </w:tblStylePr>
    <w:tblStylePr w:type="lastRow">
      <w:rPr>
        <w:b/>
        <w:color w:val="DA9896" w:themeColor="accent2" w:themeTint="96"/>
        <w14:textFill>
          <w14:solidFill>
            <w14:schemeClr w14:val="accent2">
              <w14:lumMod w14:val="59000"/>
              <w14:lumOff w14:val="41000"/>
            </w14:schemeClr>
          </w14:solidFill>
        </w14:textFill>
      </w:rPr>
      <w:tcPr>
        <w:tcBorders>
          <w:top w:val="single" w:color="D99795" w:themeColor="accent2" w:themeTint="97" w:sz="4" w:space="0"/>
        </w:tcBorders>
      </w:tc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EFD3D2" w:themeColor="accent2" w:themeTint="40" w:fill="EFD3D2" w:themeFill="accent2" w:themeFillTint="40"/>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57">
    <w:name w:val="List Table 6 Colorful - Accent 3"/>
    <w:qFormat/>
    <w:uiPriority w:val="99"/>
    <w:tblPr>
      <w:tblBorders>
        <w:top w:val="single" w:color="C3D69C" w:themeColor="accent3" w:themeTint="98" w:sz="4" w:space="0"/>
        <w:bottom w:val="single" w:color="C3D69C" w:themeColor="accent3" w:themeTint="98" w:sz="4" w:space="0"/>
      </w:tblBorders>
      <w:tblCellMar>
        <w:top w:w="0" w:type="dxa"/>
        <w:left w:w="0" w:type="dxa"/>
        <w:bottom w:w="0" w:type="dxa"/>
        <w:right w:w="0" w:type="dxa"/>
      </w:tblCellMar>
    </w:tblPr>
    <w:tblStylePr w:type="firstRow">
      <w:rPr>
        <w:b/>
        <w:color w:val="C3D69B" w:themeColor="accent3" w:themeTint="99"/>
        <w14:textFill>
          <w14:solidFill>
            <w14:schemeClr w14:val="accent3">
              <w14:lumMod w14:val="60000"/>
              <w14:lumOff w14:val="40000"/>
            </w14:schemeClr>
          </w14:solidFill>
        </w14:textFill>
      </w:rPr>
      <w:tcPr>
        <w:tcBorders>
          <w:bottom w:val="single" w:color="C3D69C" w:themeColor="accent3" w:themeTint="98" w:sz="4" w:space="0"/>
        </w:tcBorders>
      </w:tcPr>
    </w:tblStylePr>
    <w:tblStylePr w:type="lastRow">
      <w:rPr>
        <w:b/>
        <w:color w:val="C3D69B" w:themeColor="accent3" w:themeTint="99"/>
        <w14:textFill>
          <w14:solidFill>
            <w14:schemeClr w14:val="accent3">
              <w14:lumMod w14:val="60000"/>
              <w14:lumOff w14:val="40000"/>
            </w14:schemeClr>
          </w14:solidFill>
        </w14:textFill>
      </w:rPr>
      <w:tcPr>
        <w:tcBorders>
          <w:top w:val="single" w:color="C3D69C" w:themeColor="accent3" w:themeTint="98" w:sz="4" w:space="0"/>
        </w:tcBorders>
      </w:tcPr>
    </w:tblStylePr>
    <w:tblStylePr w:type="firstCol">
      <w:rPr>
        <w:b/>
        <w:color w:val="C3D69B" w:themeColor="accent3" w:themeTint="99"/>
        <w14:textFill>
          <w14:solidFill>
            <w14:schemeClr w14:val="accent3">
              <w14:lumMod w14:val="60000"/>
              <w14:lumOff w14:val="40000"/>
            </w14:schemeClr>
          </w14:solidFill>
        </w14:textFill>
      </w:rPr>
    </w:tblStylePr>
    <w:tblStylePr w:type="lastCol">
      <w:rPr>
        <w:b/>
        <w:color w:val="C3D69B" w:themeColor="accent3" w:themeTint="99"/>
        <w14:textFill>
          <w14:solidFill>
            <w14:schemeClr w14:val="accent3">
              <w14:lumMod w14:val="60000"/>
              <w14:lumOff w14:val="40000"/>
            </w14:schemeClr>
          </w14:solidFill>
        </w14:textFill>
      </w:rPr>
    </w:tblStylePr>
    <w:tblStylePr w:type="band1Vert">
      <w:tcPr>
        <w:shd w:val="clear" w:color="E5EDD5" w:themeColor="accent3" w:themeTint="40" w:fill="E5EDD5" w:themeFill="accent3" w:themeFillTint="40"/>
      </w:tcPr>
    </w:tblStylePr>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style>
  <w:style w:type="table" w:customStyle="1" w:styleId="158">
    <w:name w:val="List Table 6 Colorful - Accent 4"/>
    <w:qFormat/>
    <w:uiPriority w:val="99"/>
    <w:tblPr>
      <w:tblBorders>
        <w:top w:val="single" w:color="B2A1C6" w:themeColor="accent4" w:themeTint="9A" w:sz="4" w:space="0"/>
        <w:bottom w:val="single" w:color="B2A1C6" w:themeColor="accent4" w:themeTint="9A" w:sz="4" w:space="0"/>
      </w:tblBorders>
      <w:tblCellMar>
        <w:top w:w="0" w:type="dxa"/>
        <w:left w:w="0" w:type="dxa"/>
        <w:bottom w:w="0" w:type="dxa"/>
        <w:right w:w="0" w:type="dxa"/>
      </w:tblCellMar>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4" w:space="0"/>
        </w:tcBorders>
      </w:tcPr>
    </w:tblStylePr>
    <w:tblStylePr w:type="lastRow">
      <w:rPr>
        <w:b/>
        <w:color w:val="B3A2C7" w:themeColor="accent4" w:themeTint="99"/>
        <w14:textFill>
          <w14:solidFill>
            <w14:schemeClr w14:val="accent4">
              <w14:lumMod w14:val="60000"/>
              <w14:lumOff w14:val="40000"/>
            </w14:schemeClr>
          </w14:solidFill>
        </w14:textFill>
      </w:rPr>
      <w:tcPr>
        <w:tcBorders>
          <w:top w:val="single" w:color="B2A1C6" w:themeColor="accent4" w:themeTint="9A" w:sz="4" w:space="0"/>
        </w:tcBorders>
      </w:tc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DFD8E7" w:themeColor="accent4" w:themeTint="40" w:fill="DFD8E7" w:themeFill="accent4" w:themeFillTint="40"/>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59">
    <w:name w:val="List Table 6 Colorful - Accent 5"/>
    <w:qFormat/>
    <w:uiPriority w:val="99"/>
    <w:tblPr>
      <w:tblBorders>
        <w:top w:val="single" w:color="92CCDC" w:themeColor="accent5" w:themeTint="9A" w:sz="4" w:space="0"/>
        <w:bottom w:val="single" w:color="92CCDC" w:themeColor="accent5" w:themeTint="9A" w:sz="4" w:space="0"/>
      </w:tblBorders>
      <w:tblCellMar>
        <w:top w:w="0" w:type="dxa"/>
        <w:left w:w="0" w:type="dxa"/>
        <w:bottom w:w="0" w:type="dxa"/>
        <w:right w:w="0" w:type="dxa"/>
      </w:tblCellMar>
    </w:tblPr>
    <w:tblStylePr w:type="firstRow">
      <w:rPr>
        <w:b/>
        <w:color w:val="93CDDD" w:themeColor="accent5" w:themeTint="99"/>
        <w14:textFill>
          <w14:solidFill>
            <w14:schemeClr w14:val="accent5">
              <w14:lumMod w14:val="60000"/>
              <w14:lumOff w14:val="40000"/>
            </w14:schemeClr>
          </w14:solidFill>
        </w14:textFill>
      </w:rPr>
      <w:tcPr>
        <w:tcBorders>
          <w:bottom w:val="single" w:color="92CCDC" w:themeColor="accent5" w:themeTint="9A" w:sz="4" w:space="0"/>
        </w:tcBorders>
      </w:tcPr>
    </w:tblStylePr>
    <w:tblStylePr w:type="lastRow">
      <w:rPr>
        <w:b/>
        <w:color w:val="93CDDD" w:themeColor="accent5" w:themeTint="99"/>
        <w14:textFill>
          <w14:solidFill>
            <w14:schemeClr w14:val="accent5">
              <w14:lumMod w14:val="60000"/>
              <w14:lumOff w14:val="40000"/>
            </w14:schemeClr>
          </w14:solidFill>
        </w14:textFill>
      </w:rPr>
      <w:tcPr>
        <w:tcBorders>
          <w:top w:val="single" w:color="92CCDC" w:themeColor="accent5" w:themeTint="9A" w:sz="4" w:space="0"/>
        </w:tcBorders>
      </w:tcPr>
    </w:tblStylePr>
    <w:tblStylePr w:type="firstCol">
      <w:rPr>
        <w:b/>
        <w:color w:val="93CDDD" w:themeColor="accent5" w:themeTint="99"/>
        <w14:textFill>
          <w14:solidFill>
            <w14:schemeClr w14:val="accent5">
              <w14:lumMod w14:val="60000"/>
              <w14:lumOff w14:val="40000"/>
            </w14:schemeClr>
          </w14:solidFill>
        </w14:textFill>
      </w:rPr>
    </w:tblStylePr>
    <w:tblStylePr w:type="lastCol">
      <w:rPr>
        <w:b/>
        <w:color w:val="93CDDD" w:themeColor="accent5" w:themeTint="99"/>
        <w14:textFill>
          <w14:solidFill>
            <w14:schemeClr w14:val="accent5">
              <w14:lumMod w14:val="60000"/>
              <w14:lumOff w14:val="40000"/>
            </w14:schemeClr>
          </w14:solidFill>
        </w14:textFill>
      </w:rPr>
    </w:tblStylePr>
    <w:tblStylePr w:type="band1Vert">
      <w:tcPr>
        <w:shd w:val="clear" w:color="D1EAF0" w:themeColor="accent5" w:themeTint="40" w:fill="D1EAF0" w:themeFill="accent5" w:themeFillTint="40"/>
      </w:tcPr>
    </w:tblStylePr>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style>
  <w:style w:type="table" w:customStyle="1" w:styleId="160">
    <w:name w:val="List Table 6 Colorful - Accent 6"/>
    <w:qFormat/>
    <w:uiPriority w:val="99"/>
    <w:tblPr>
      <w:tblBorders>
        <w:top w:val="single" w:color="FAC090" w:themeColor="accent6" w:themeTint="98" w:sz="4" w:space="0"/>
        <w:bottom w:val="single" w:color="FAC090" w:themeColor="accent6" w:themeTint="98" w:sz="4" w:space="0"/>
      </w:tblBorders>
      <w:tblCellMar>
        <w:top w:w="0" w:type="dxa"/>
        <w:left w:w="0" w:type="dxa"/>
        <w:bottom w:w="0" w:type="dxa"/>
        <w:right w:w="0" w:type="dxa"/>
      </w:tblCellMar>
    </w:tblPr>
    <w:tblStylePr w:type="firstRow">
      <w:rPr>
        <w:b/>
        <w:color w:val="FAC090" w:themeColor="accent6" w:themeTint="99"/>
        <w14:textFill>
          <w14:solidFill>
            <w14:schemeClr w14:val="accent6">
              <w14:lumMod w14:val="60000"/>
              <w14:lumOff w14:val="40000"/>
            </w14:schemeClr>
          </w14:solidFill>
        </w14:textFill>
      </w:rPr>
      <w:tcPr>
        <w:tcBorders>
          <w:bottom w:val="single" w:color="FAC090" w:themeColor="accent6" w:themeTint="98" w:sz="4" w:space="0"/>
        </w:tcBorders>
      </w:tcPr>
    </w:tblStylePr>
    <w:tblStylePr w:type="lastRow">
      <w:rPr>
        <w:b/>
        <w:color w:val="FAC090" w:themeColor="accent6" w:themeTint="99"/>
        <w14:textFill>
          <w14:solidFill>
            <w14:schemeClr w14:val="accent6">
              <w14:lumMod w14:val="60000"/>
              <w14:lumOff w14:val="40000"/>
            </w14:schemeClr>
          </w14:solidFill>
        </w14:textFill>
      </w:rPr>
      <w:tcPr>
        <w:tcBorders>
          <w:top w:val="single" w:color="FAC090" w:themeColor="accent6" w:themeTint="98" w:sz="4" w:space="0"/>
        </w:tcBorders>
      </w:tcPr>
    </w:tblStylePr>
    <w:tblStylePr w:type="firstCol">
      <w:rPr>
        <w:b/>
        <w:color w:val="FAC090" w:themeColor="accent6" w:themeTint="99"/>
        <w14:textFill>
          <w14:solidFill>
            <w14:schemeClr w14:val="accent6">
              <w14:lumMod w14:val="60000"/>
              <w14:lumOff w14:val="40000"/>
            </w14:schemeClr>
          </w14:solidFill>
        </w14:textFill>
      </w:rPr>
    </w:tblStylePr>
    <w:tblStylePr w:type="lastCol">
      <w:rPr>
        <w:b/>
        <w:color w:val="FAC090" w:themeColor="accent6" w:themeTint="99"/>
        <w14:textFill>
          <w14:solidFill>
            <w14:schemeClr w14:val="accent6">
              <w14:lumMod w14:val="60000"/>
              <w14:lumOff w14:val="40000"/>
            </w14:schemeClr>
          </w14:solidFill>
        </w14:textFill>
      </w:rPr>
    </w:tblStylePr>
    <w:tblStylePr w:type="band1Vert">
      <w:tcPr>
        <w:shd w:val="clear" w:color="FCE4D0" w:themeColor="accent6" w:themeTint="40" w:fill="FCE4D0" w:themeFill="accent6" w:themeFillTint="40"/>
      </w:tcPr>
    </w:tblStylePr>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style>
  <w:style w:type="table" w:customStyle="1" w:styleId="161">
    <w:name w:val="清单表 7 彩色1"/>
    <w:qFormat/>
    <w:uiPriority w:val="99"/>
    <w:tblPr>
      <w:tblBorders>
        <w:right w:val="single" w:color="7E7E7E" w:themeColor="text1" w:themeTint="80" w:sz="4" w:space="0"/>
      </w:tblBorders>
      <w:tblCellMar>
        <w:top w:w="0" w:type="dxa"/>
        <w:left w:w="0" w:type="dxa"/>
        <w:bottom w:w="0" w:type="dxa"/>
        <w:right w:w="0" w:type="dxa"/>
      </w:tblCellMar>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62">
    <w:name w:val="List Table 7 Colorful - Accent 1"/>
    <w:qFormat/>
    <w:uiPriority w:val="99"/>
    <w:tblPr>
      <w:tblBorders>
        <w:right w:val="single" w:color="4F81BD" w:themeColor="accent1" w:sz="4" w:space="0"/>
      </w:tblBorders>
      <w:tblCellMar>
        <w:top w:w="0" w:type="dxa"/>
        <w:left w:w="0" w:type="dxa"/>
        <w:bottom w:w="0" w:type="dxa"/>
        <w:right w:w="0" w:type="dxa"/>
      </w:tblCellMar>
    </w:tblPr>
    <w:tblStylePr w:type="firstRow">
      <w:rPr>
        <w:rFonts w:ascii="Arial" w:hAnsi="Arial"/>
        <w:i/>
        <w:color w:val="2A4B71" w:themeColor="accent1" w:themeShade="94"/>
        <w:sz w:val="22"/>
      </w:rPr>
      <w:tcPr>
        <w:tcBorders>
          <w:top w:val="nil"/>
          <w:left w:val="nil"/>
          <w:bottom w:val="single" w:color="4F81BD" w:themeColor="accent1" w:sz="4" w:space="0"/>
          <w:right w:val="nil"/>
        </w:tcBorders>
        <w:shd w:val="clear" w:color="FFFFFF" w:themeColor="light1" w:fill="FFFFFF" w:themeFill="light1"/>
      </w:tcPr>
    </w:tblStylePr>
    <w:tblStylePr w:type="lastRow">
      <w:rPr>
        <w:rFonts w:ascii="Arial" w:hAnsi="Arial"/>
        <w:i/>
        <w:color w:val="2A4B71" w:themeColor="accent1" w:themeShade="94"/>
        <w:sz w:val="22"/>
      </w:rPr>
      <w:tcPr>
        <w:tcBorders>
          <w:top w:val="single" w:color="4F81BD"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A4B71" w:themeColor="accent1" w:themeShade="94"/>
        <w:sz w:val="22"/>
      </w:rPr>
      <w:tcPr>
        <w:tcBorders>
          <w:top w:val="nil"/>
          <w:left w:val="nil"/>
          <w:bottom w:val="nil"/>
          <w:right w:val="single" w:color="4F81BD" w:themeColor="accent1" w:sz="4" w:space="0"/>
        </w:tcBorders>
        <w:shd w:val="clear" w:color="FFFFFF" w:fill="auto"/>
      </w:tcPr>
    </w:tblStylePr>
    <w:tblStylePr w:type="lastCol">
      <w:rPr>
        <w:rFonts w:ascii="Arial" w:hAnsi="Arial"/>
        <w:i/>
        <w:color w:val="2A4B71" w:themeColor="accent1" w:themeShade="94"/>
        <w:sz w:val="22"/>
      </w:rPr>
      <w:tcPr>
        <w:tcBorders>
          <w:top w:val="nil"/>
          <w:left w:val="single" w:color="4F81BD" w:themeColor="accent1" w:sz="4" w:space="0"/>
          <w:bottom w:val="nil"/>
          <w:right w:val="nil"/>
        </w:tcBorders>
        <w:shd w:val="clear" w:color="FFFFFF" w:fill="auto"/>
      </w:tcPr>
    </w:tblStylePr>
    <w:tblStylePr w:type="band1Vert">
      <w:tcPr>
        <w:shd w:val="clear" w:color="D2DFEE" w:themeColor="accent1" w:themeTint="40" w:fill="D2DFEE" w:themeFill="accent1" w:themeFillTint="40"/>
      </w:tcPr>
    </w:tblStylePr>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style>
  <w:style w:type="table" w:customStyle="1" w:styleId="163">
    <w:name w:val="List Table 7 Colorful - Accent 2"/>
    <w:qFormat/>
    <w:uiPriority w:val="99"/>
    <w:tblPr>
      <w:tblBorders>
        <w:right w:val="single" w:color="D99795" w:themeColor="accent2" w:themeTint="97" w:sz="4" w:space="0"/>
      </w:tblBorders>
      <w:tblCellMar>
        <w:top w:w="0" w:type="dxa"/>
        <w:left w:w="0" w:type="dxa"/>
        <w:bottom w:w="0" w:type="dxa"/>
        <w:right w:w="0" w:type="dxa"/>
      </w:tblCellMar>
    </w:tblPr>
    <w:tblStylePr w:type="firstRow">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i/>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EFD3D2" w:themeColor="accent2" w:themeTint="40" w:fill="EFD3D2" w:themeFill="accent2" w:themeFillTint="40"/>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64">
    <w:name w:val="List Table 7 Colorful - Accent 3"/>
    <w:qFormat/>
    <w:uiPriority w:val="99"/>
    <w:tblPr>
      <w:tblBorders>
        <w:right w:val="single" w:color="C3D69C" w:themeColor="accent3" w:themeTint="98" w:sz="4" w:space="0"/>
      </w:tblBorders>
      <w:tblCellMar>
        <w:top w:w="0" w:type="dxa"/>
        <w:left w:w="0" w:type="dxa"/>
        <w:bottom w:w="0" w:type="dxa"/>
        <w:right w:w="0" w:type="dxa"/>
      </w:tblCellMar>
    </w:tblPr>
    <w:tblStylePr w:type="firstRow">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single" w:color="C3D69C" w:themeColor="accent3" w:themeTint="98" w:sz="4" w:space="0"/>
          <w:right w:val="nil"/>
        </w:tcBorders>
        <w:shd w:val="clear" w:color="FFFFFF" w:themeColor="light1" w:fill="FFFFFF" w:themeFill="light1"/>
      </w:tcPr>
    </w:tblStylePr>
    <w:tblStylePr w:type="lastRow">
      <w:rPr>
        <w:rFonts w:ascii="Arial" w:hAnsi="Arial"/>
        <w:i/>
        <w:color w:val="C3D69B" w:themeColor="accent3" w:themeTint="99"/>
        <w:sz w:val="22"/>
        <w14:textFill>
          <w14:solidFill>
            <w14:schemeClr w14:val="accent3">
              <w14:lumMod w14:val="60000"/>
              <w14:lumOff w14:val="40000"/>
            </w14:schemeClr>
          </w14:solidFill>
        </w14:textFill>
      </w:rPr>
      <w:tcPr>
        <w:tcBorders>
          <w:top w:val="single" w:color="C3D69C"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nil"/>
          <w:right w:val="single" w:color="C3D69C" w:themeColor="accent3" w:themeTint="98" w:sz="4" w:space="0"/>
        </w:tcBorders>
        <w:shd w:val="clear" w:color="FFFFFF" w:fill="auto"/>
      </w:tcPr>
    </w:tblStylePr>
    <w:tblStylePr w:type="lastCol">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single" w:color="C3D69C" w:themeColor="accent3" w:themeTint="98" w:sz="4" w:space="0"/>
          <w:bottom w:val="nil"/>
          <w:right w:val="nil"/>
        </w:tcBorders>
        <w:shd w:val="clear" w:color="FFFFFF" w:fill="auto"/>
      </w:tcPr>
    </w:tblStylePr>
    <w:tblStylePr w:type="band1Vert">
      <w:tcPr>
        <w:shd w:val="clear" w:color="E5EDD5" w:themeColor="accent3" w:themeTint="40" w:fill="E5EDD5" w:themeFill="accent3" w:themeFillTint="40"/>
      </w:tcPr>
    </w:tblStylePr>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style>
  <w:style w:type="table" w:customStyle="1" w:styleId="165">
    <w:name w:val="List Table 7 Colorful - Accent 4"/>
    <w:qFormat/>
    <w:uiPriority w:val="99"/>
    <w:tblPr>
      <w:tblBorders>
        <w:right w:val="single" w:color="B2A1C6" w:themeColor="accent4" w:themeTint="9A" w:sz="4" w:space="0"/>
      </w:tblBorders>
      <w:tblCellMar>
        <w:top w:w="0" w:type="dxa"/>
        <w:left w:w="0" w:type="dxa"/>
        <w:bottom w:w="0" w:type="dxa"/>
        <w:right w:w="0" w:type="dxa"/>
      </w:tblCellMar>
    </w:tblPr>
    <w:tblStylePr w:type="firstRow">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i/>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DFD8E7" w:themeColor="accent4" w:themeTint="40" w:fill="DFD8E7" w:themeFill="accent4" w:themeFillTint="40"/>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66">
    <w:name w:val="List Table 7 Colorful - Accent 5"/>
    <w:qFormat/>
    <w:uiPriority w:val="99"/>
    <w:tblPr>
      <w:tblBorders>
        <w:right w:val="single" w:color="92CCDC" w:themeColor="accent5" w:themeTint="9A" w:sz="4" w:space="0"/>
      </w:tblBorders>
      <w:tblCellMar>
        <w:top w:w="0" w:type="dxa"/>
        <w:left w:w="0" w:type="dxa"/>
        <w:bottom w:w="0" w:type="dxa"/>
        <w:right w:w="0" w:type="dxa"/>
      </w:tblCellMar>
    </w:tblPr>
    <w:tblStylePr w:type="firstRow">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single" w:color="92CCDC" w:themeColor="accent5" w:themeTint="9A" w:sz="4" w:space="0"/>
          <w:right w:val="nil"/>
        </w:tcBorders>
        <w:shd w:val="clear" w:color="FFFFFF" w:themeColor="light1" w:fill="FFFFFF" w:themeFill="light1"/>
      </w:tcPr>
    </w:tblStylePr>
    <w:tblStylePr w:type="lastRow">
      <w:rPr>
        <w:rFonts w:ascii="Arial" w:hAnsi="Arial"/>
        <w:i/>
        <w:color w:val="93CDDD" w:themeColor="accent5" w:themeTint="99"/>
        <w:sz w:val="22"/>
        <w14:textFill>
          <w14:solidFill>
            <w14:schemeClr w14:val="accent5">
              <w14:lumMod w14:val="60000"/>
              <w14:lumOff w14:val="40000"/>
            </w14:schemeClr>
          </w14:solidFill>
        </w14:textFill>
      </w:rPr>
      <w:tcPr>
        <w:tcBorders>
          <w:top w:val="single" w:color="92CCDC"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nil"/>
          <w:right w:val="single" w:color="92CCDC" w:themeColor="accent5" w:themeTint="9A" w:sz="4" w:space="0"/>
        </w:tcBorders>
        <w:shd w:val="clear" w:color="FFFFFF" w:fill="auto"/>
      </w:tcPr>
    </w:tblStylePr>
    <w:tblStylePr w:type="lastCol">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single" w:color="92CCDC" w:themeColor="accent5" w:themeTint="9A" w:sz="4" w:space="0"/>
          <w:bottom w:val="nil"/>
          <w:right w:val="nil"/>
        </w:tcBorders>
        <w:shd w:val="clear" w:color="FFFFFF" w:fill="auto"/>
      </w:tcPr>
    </w:tblStylePr>
    <w:tblStylePr w:type="band1Vert">
      <w:tcPr>
        <w:shd w:val="clear" w:color="D1EAF0" w:themeColor="accent5" w:themeTint="40" w:fill="D1EAF0" w:themeFill="accent5" w:themeFillTint="40"/>
      </w:tcPr>
    </w:tblStylePr>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style>
  <w:style w:type="table" w:customStyle="1" w:styleId="167">
    <w:name w:val="List Table 7 Colorful - Accent 6"/>
    <w:qFormat/>
    <w:uiPriority w:val="99"/>
    <w:tblPr>
      <w:tblBorders>
        <w:right w:val="single" w:color="FAC090" w:themeColor="accent6" w:themeTint="98" w:sz="4" w:space="0"/>
      </w:tblBorders>
      <w:tblCellMar>
        <w:top w:w="0" w:type="dxa"/>
        <w:left w:w="0" w:type="dxa"/>
        <w:bottom w:w="0" w:type="dxa"/>
        <w:right w:w="0" w:type="dxa"/>
      </w:tblCellMar>
    </w:tblPr>
    <w:tblStylePr w:type="firstRow">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single" w:color="FAC090" w:themeColor="accent6" w:themeTint="98" w:sz="4" w:space="0"/>
          <w:right w:val="nil"/>
        </w:tcBorders>
        <w:shd w:val="clear" w:color="FFFFFF" w:themeColor="light1" w:fill="FFFFFF" w:themeFill="light1"/>
      </w:tcPr>
    </w:tblStylePr>
    <w:tblStylePr w:type="lastRow">
      <w:rPr>
        <w:rFonts w:ascii="Arial" w:hAnsi="Arial"/>
        <w:i/>
        <w:color w:val="FAC090" w:themeColor="accent6" w:themeTint="99"/>
        <w:sz w:val="22"/>
        <w14:textFill>
          <w14:solidFill>
            <w14:schemeClr w14:val="accent6">
              <w14:lumMod w14:val="60000"/>
              <w14:lumOff w14:val="40000"/>
            </w14:schemeClr>
          </w14:solidFill>
        </w14:textFill>
      </w:rPr>
      <w:tcPr>
        <w:tcBorders>
          <w:top w:val="single" w:color="FAC090"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nil"/>
          <w:right w:val="single" w:color="FAC090" w:themeColor="accent6" w:themeTint="98" w:sz="4" w:space="0"/>
        </w:tcBorders>
        <w:shd w:val="clear" w:color="FFFFFF" w:fill="auto"/>
      </w:tcPr>
    </w:tblStylePr>
    <w:tblStylePr w:type="lastCol">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single" w:color="FAC090" w:themeColor="accent6" w:themeTint="98" w:sz="4" w:space="0"/>
          <w:bottom w:val="nil"/>
          <w:right w:val="nil"/>
        </w:tcBorders>
        <w:shd w:val="clear" w:color="FFFFFF" w:fill="auto"/>
      </w:tcPr>
    </w:tblStylePr>
    <w:tblStylePr w:type="band1Vert">
      <w:tcPr>
        <w:shd w:val="clear" w:color="FCE4D0" w:themeColor="accent6" w:themeTint="40" w:fill="FCE4D0" w:themeFill="accent6" w:themeFillTint="40"/>
      </w:tcPr>
    </w:tblStylePr>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style>
  <w:style w:type="table" w:customStyle="1" w:styleId="168">
    <w:name w:val="Lined - Accent"/>
    <w:qFormat/>
    <w:uiPriority w:val="99"/>
    <w:rPr>
      <w:color w:val="404040"/>
    </w:rPr>
    <w:tblPr>
      <w:tblCellMar>
        <w:top w:w="0" w:type="dxa"/>
        <w:left w:w="0" w:type="dxa"/>
        <w:bottom w:w="0" w:type="dxa"/>
        <w:right w:w="0" w:type="dxa"/>
      </w:tblCellMar>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69">
    <w:name w:val="Lined - Accent 1"/>
    <w:qFormat/>
    <w:uiPriority w:val="99"/>
    <w:rPr>
      <w:color w:val="404040"/>
    </w:rPr>
    <w:tblPr>
      <w:tblCellMar>
        <w:top w:w="0" w:type="dxa"/>
        <w:left w:w="0" w:type="dxa"/>
        <w:bottom w:w="0" w:type="dxa"/>
        <w:right w:w="0" w:type="dxa"/>
      </w:tblCellMar>
    </w:tbl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style>
  <w:style w:type="table" w:customStyle="1" w:styleId="170">
    <w:name w:val="Lined - Accent 2"/>
    <w:qFormat/>
    <w:uiPriority w:val="99"/>
    <w:rPr>
      <w:color w:val="404040"/>
    </w:rPr>
    <w:tblPr>
      <w:tblCellMar>
        <w:top w:w="0" w:type="dxa"/>
        <w:left w:w="0" w:type="dxa"/>
        <w:bottom w:w="0" w:type="dxa"/>
        <w:right w:w="0" w:type="dxa"/>
      </w:tblCellMar>
    </w:tbl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style>
  <w:style w:type="table" w:customStyle="1" w:styleId="171">
    <w:name w:val="Lined - Accent 3"/>
    <w:qFormat/>
    <w:uiPriority w:val="99"/>
    <w:rPr>
      <w:color w:val="404040"/>
    </w:rPr>
    <w:tblPr>
      <w:tblCellMar>
        <w:top w:w="0" w:type="dxa"/>
        <w:left w:w="0" w:type="dxa"/>
        <w:bottom w:w="0" w:type="dxa"/>
        <w:right w:w="0" w:type="dxa"/>
      </w:tblCellMar>
    </w:tbl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style>
  <w:style w:type="table" w:customStyle="1" w:styleId="172">
    <w:name w:val="Lined - Accent 4"/>
    <w:qFormat/>
    <w:uiPriority w:val="99"/>
    <w:rPr>
      <w:color w:val="404040"/>
    </w:rPr>
    <w:tblPr>
      <w:tblCellMar>
        <w:top w:w="0" w:type="dxa"/>
        <w:left w:w="0" w:type="dxa"/>
        <w:bottom w:w="0" w:type="dxa"/>
        <w:right w:w="0" w:type="dxa"/>
      </w:tblCellMar>
    </w:tbl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style>
  <w:style w:type="table" w:customStyle="1" w:styleId="173">
    <w:name w:val="Lined - Accent 5"/>
    <w:qFormat/>
    <w:uiPriority w:val="99"/>
    <w:rPr>
      <w:color w:val="404040"/>
    </w:rPr>
    <w:tblPr>
      <w:tblCellMar>
        <w:top w:w="0" w:type="dxa"/>
        <w:left w:w="0" w:type="dxa"/>
        <w:bottom w:w="0" w:type="dxa"/>
        <w:right w:w="0" w:type="dxa"/>
      </w:tblCellMar>
    </w:tbl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style>
  <w:style w:type="table" w:customStyle="1" w:styleId="174">
    <w:name w:val="Lined - Accent 6"/>
    <w:qFormat/>
    <w:uiPriority w:val="99"/>
    <w:rPr>
      <w:color w:val="404040"/>
    </w:rPr>
    <w:tblPr>
      <w:tblCellMar>
        <w:top w:w="0" w:type="dxa"/>
        <w:left w:w="0" w:type="dxa"/>
        <w:bottom w:w="0" w:type="dxa"/>
        <w:right w:w="0" w:type="dxa"/>
      </w:tblCellMar>
    </w:tbl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style>
  <w:style w:type="table" w:customStyle="1" w:styleId="175">
    <w:name w:val="Bordered &amp; Lined - Accent"/>
    <w:qFormat/>
    <w:uiPriority w:val="99"/>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CellMar>
        <w:top w:w="0" w:type="dxa"/>
        <w:left w:w="0" w:type="dxa"/>
        <w:bottom w:w="0" w:type="dxa"/>
        <w:right w:w="0" w:type="dxa"/>
      </w:tblCellMar>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76">
    <w:name w:val="Bordered &amp; Lined - Accent 1"/>
    <w:qFormat/>
    <w:uiPriority w:val="99"/>
    <w:rPr>
      <w:color w:val="404040"/>
    </w:rPr>
    <w:tblPr>
      <w:tblBorders>
        <w:top w:val="single" w:color="2A4B71" w:themeColor="accent1" w:themeShade="95" w:sz="4" w:space="0"/>
        <w:left w:val="single" w:color="2A4B71" w:themeColor="accent1" w:themeShade="95" w:sz="4" w:space="0"/>
        <w:bottom w:val="single" w:color="2A4B71" w:themeColor="accent1" w:themeShade="95" w:sz="4" w:space="0"/>
        <w:right w:val="single" w:color="2A4B71" w:themeColor="accent1" w:themeShade="95" w:sz="4" w:space="0"/>
        <w:insideH w:val="single" w:color="2A4B71" w:themeColor="accent1" w:themeShade="95" w:sz="4" w:space="0"/>
        <w:insideV w:val="single" w:color="2A4B71" w:themeColor="accent1" w:themeShade="95" w:sz="4" w:space="0"/>
      </w:tblBorders>
      <w:tblCellMar>
        <w:top w:w="0" w:type="dxa"/>
        <w:left w:w="0" w:type="dxa"/>
        <w:bottom w:w="0" w:type="dxa"/>
        <w:right w:w="0" w:type="dxa"/>
      </w:tblCellMar>
    </w:tbl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style>
  <w:style w:type="table" w:customStyle="1" w:styleId="177">
    <w:name w:val="Bordered &amp; Lined - Accent 2"/>
    <w:qFormat/>
    <w:uiPriority w:val="99"/>
    <w:rPr>
      <w:color w:val="404040"/>
    </w:rPr>
    <w:tblPr>
      <w:tblBorders>
        <w:top w:val="single" w:color="742B29" w:themeColor="accent2" w:themeShade="95" w:sz="4" w:space="0"/>
        <w:left w:val="single" w:color="742B29" w:themeColor="accent2" w:themeShade="95" w:sz="4" w:space="0"/>
        <w:bottom w:val="single" w:color="742B29" w:themeColor="accent2" w:themeShade="95" w:sz="4" w:space="0"/>
        <w:right w:val="single" w:color="742B29" w:themeColor="accent2" w:themeShade="95" w:sz="4" w:space="0"/>
        <w:insideH w:val="single" w:color="742B29" w:themeColor="accent2" w:themeShade="95" w:sz="4" w:space="0"/>
        <w:insideV w:val="single" w:color="742B29" w:themeColor="accent2" w:themeShade="95" w:sz="4" w:space="0"/>
      </w:tblBorders>
      <w:tblCellMar>
        <w:top w:w="0" w:type="dxa"/>
        <w:left w:w="0" w:type="dxa"/>
        <w:bottom w:w="0" w:type="dxa"/>
        <w:right w:w="0" w:type="dxa"/>
      </w:tblCellMar>
    </w:tbl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style>
  <w:style w:type="table" w:customStyle="1" w:styleId="178">
    <w:name w:val="Bordered &amp; Lined - Accent 3"/>
    <w:qFormat/>
    <w:uiPriority w:val="99"/>
    <w:rPr>
      <w:color w:val="404040"/>
    </w:rPr>
    <w:tblPr>
      <w:tblBorders>
        <w:top w:val="single" w:color="5C722E" w:themeColor="accent3" w:themeShade="95" w:sz="4" w:space="0"/>
        <w:left w:val="single" w:color="5C722E" w:themeColor="accent3" w:themeShade="95" w:sz="4" w:space="0"/>
        <w:bottom w:val="single" w:color="5C722E" w:themeColor="accent3" w:themeShade="95" w:sz="4" w:space="0"/>
        <w:right w:val="single" w:color="5C722E" w:themeColor="accent3" w:themeShade="95" w:sz="4" w:space="0"/>
        <w:insideH w:val="single" w:color="5C722E" w:themeColor="accent3" w:themeShade="95" w:sz="4" w:space="0"/>
        <w:insideV w:val="single" w:color="5C722E" w:themeColor="accent3" w:themeShade="95" w:sz="4" w:space="0"/>
      </w:tblBorders>
      <w:tblCellMar>
        <w:top w:w="0" w:type="dxa"/>
        <w:left w:w="0" w:type="dxa"/>
        <w:bottom w:w="0" w:type="dxa"/>
        <w:right w:w="0" w:type="dxa"/>
      </w:tblCellMar>
    </w:tbl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style>
  <w:style w:type="table" w:customStyle="1" w:styleId="179">
    <w:name w:val="Bordered &amp; Lined - Accent 4"/>
    <w:qFormat/>
    <w:uiPriority w:val="99"/>
    <w:rPr>
      <w:color w:val="404040"/>
    </w:rPr>
    <w:tblPr>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CellMar>
        <w:top w:w="0" w:type="dxa"/>
        <w:left w:w="0" w:type="dxa"/>
        <w:bottom w:w="0" w:type="dxa"/>
        <w:right w:w="0" w:type="dxa"/>
      </w:tblCellMar>
    </w:tbl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style>
  <w:style w:type="table" w:customStyle="1" w:styleId="180">
    <w:name w:val="Bordered &amp; Lined - Accent 5"/>
    <w:qFormat/>
    <w:uiPriority w:val="99"/>
    <w:rPr>
      <w:color w:val="404040"/>
    </w:rPr>
    <w:tblPr>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CellMar>
        <w:top w:w="0" w:type="dxa"/>
        <w:left w:w="0" w:type="dxa"/>
        <w:bottom w:w="0" w:type="dxa"/>
        <w:right w:w="0" w:type="dxa"/>
      </w:tblCellMar>
    </w:tbl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style>
  <w:style w:type="table" w:customStyle="1" w:styleId="181">
    <w:name w:val="Bordered &amp; Lined - Accent 6"/>
    <w:qFormat/>
    <w:uiPriority w:val="99"/>
    <w:rPr>
      <w:color w:val="404040"/>
    </w:rPr>
    <w:tblPr>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CellMar>
        <w:top w:w="0" w:type="dxa"/>
        <w:left w:w="0" w:type="dxa"/>
        <w:bottom w:w="0" w:type="dxa"/>
        <w:right w:w="0" w:type="dxa"/>
      </w:tblCellMar>
    </w:tbl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style>
  <w:style w:type="table" w:customStyle="1" w:styleId="182">
    <w:name w:val="Bordered"/>
    <w:qFormat/>
    <w:uiPriority w:val="99"/>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CellMar>
        <w:top w:w="0" w:type="dxa"/>
        <w:left w:w="0" w:type="dxa"/>
        <w:bottom w:w="0" w:type="dxa"/>
        <w:right w:w="0" w:type="dxa"/>
      </w:tblCellMar>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183">
    <w:name w:val="Bordered - Accent 1"/>
    <w:qFormat/>
    <w:uiPriority w:val="99"/>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CellMar>
        <w:top w:w="0" w:type="dxa"/>
        <w:left w:w="0" w:type="dxa"/>
        <w:bottom w:w="0" w:type="dxa"/>
        <w:right w:w="0" w:type="dxa"/>
      </w:tblCellMar>
    </w:tblPr>
    <w:tblStylePr w:type="firstRow">
      <w:rPr>
        <w:rFonts w:ascii="Arial" w:hAnsi="Arial"/>
        <w:color w:val="404040"/>
        <w:sz w:val="22"/>
      </w:rPr>
      <w:tcPr>
        <w:tcBorders>
          <w:bottom w:val="single" w:color="4F81BD" w:themeColor="accent1" w:sz="12" w:space="0"/>
        </w:tcBorders>
      </w:tcPr>
    </w:tblStylePr>
    <w:tblStylePr w:type="lastRow">
      <w:rPr>
        <w:rFonts w:ascii="Arial" w:hAnsi="Arial"/>
        <w:color w:val="404040"/>
        <w:sz w:val="22"/>
      </w:rPr>
      <w:tcPr>
        <w:tcBorders>
          <w:top w:val="single" w:color="4F81BD"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F81BD" w:themeColor="accent1" w:sz="12" w:space="0"/>
        </w:tcBorders>
      </w:tcPr>
    </w:tblStylePr>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style>
  <w:style w:type="table" w:customStyle="1" w:styleId="184">
    <w:name w:val="Bordered - Accent 2"/>
    <w:qFormat/>
    <w:uiPriority w:val="99"/>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CellMar>
        <w:top w:w="0" w:type="dxa"/>
        <w:left w:w="0" w:type="dxa"/>
        <w:bottom w:w="0" w:type="dxa"/>
        <w:right w:w="0" w:type="dxa"/>
      </w:tblCellMar>
    </w:tblPr>
    <w:tblStylePr w:type="firstRow">
      <w:rPr>
        <w:rFonts w:ascii="Arial" w:hAnsi="Arial"/>
        <w:color w:val="404040"/>
        <w:sz w:val="22"/>
      </w:rPr>
      <w:tcPr>
        <w:tcBorders>
          <w:bottom w:val="single" w:color="D99795" w:themeColor="accent2" w:themeTint="97" w:sz="12" w:space="0"/>
        </w:tcBorders>
      </w:tcPr>
    </w:tblStylePr>
    <w:tblStylePr w:type="lastRow">
      <w:rPr>
        <w:rFonts w:ascii="Arial" w:hAnsi="Arial"/>
        <w:color w:val="404040"/>
        <w:sz w:val="22"/>
      </w:rPr>
      <w:tcPr>
        <w:tcBorders>
          <w:top w:val="single" w:color="D9979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D99795" w:themeColor="accent2" w:themeTint="97" w:sz="12" w:space="0"/>
        </w:tcBorders>
      </w:tcPr>
    </w:tblStylePr>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style>
  <w:style w:type="table" w:customStyle="1" w:styleId="185">
    <w:name w:val="Bordered - Accent 3"/>
    <w:qFormat/>
    <w:uiPriority w:val="99"/>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CellMar>
        <w:top w:w="0" w:type="dxa"/>
        <w:left w:w="0" w:type="dxa"/>
        <w:bottom w:w="0" w:type="dxa"/>
        <w:right w:w="0" w:type="dxa"/>
      </w:tblCellMar>
    </w:tblPr>
    <w:tblStylePr w:type="firstRow">
      <w:rPr>
        <w:rFonts w:ascii="Arial" w:hAnsi="Arial"/>
        <w:color w:val="404040"/>
        <w:sz w:val="22"/>
      </w:rPr>
      <w:tcPr>
        <w:tcBorders>
          <w:bottom w:val="single" w:color="C3D69C" w:themeColor="accent3" w:themeTint="98" w:sz="12" w:space="0"/>
        </w:tcBorders>
      </w:tcPr>
    </w:tblStylePr>
    <w:tblStylePr w:type="lastRow">
      <w:rPr>
        <w:rFonts w:ascii="Arial" w:hAnsi="Arial"/>
        <w:color w:val="404040"/>
        <w:sz w:val="22"/>
      </w:rPr>
      <w:tcPr>
        <w:tcBorders>
          <w:top w:val="single" w:color="C3D69C"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3D69C" w:themeColor="accent3" w:themeTint="98" w:sz="12" w:space="0"/>
        </w:tcBorders>
      </w:tcPr>
    </w:tblStyle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customStyle="1" w:styleId="186">
    <w:name w:val="Bordered - Accent 4"/>
    <w:qFormat/>
    <w:uiPriority w:val="99"/>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CellMar>
        <w:top w:w="0" w:type="dxa"/>
        <w:left w:w="0" w:type="dxa"/>
        <w:bottom w:w="0" w:type="dxa"/>
        <w:right w:w="0" w:type="dxa"/>
      </w:tblCellMar>
    </w:tblPr>
    <w:tblStylePr w:type="firstRow">
      <w:rPr>
        <w:rFonts w:ascii="Arial" w:hAnsi="Arial"/>
        <w:color w:val="404040"/>
        <w:sz w:val="22"/>
      </w:rPr>
      <w:tcPr>
        <w:tcBorders>
          <w:bottom w:val="single" w:color="B2A1C6" w:themeColor="accent4" w:themeTint="9A" w:sz="12" w:space="0"/>
        </w:tcBorders>
      </w:tcPr>
    </w:tblStylePr>
    <w:tblStylePr w:type="lastRow">
      <w:rPr>
        <w:rFonts w:ascii="Arial" w:hAnsi="Arial"/>
        <w:color w:val="404040"/>
        <w:sz w:val="22"/>
      </w:rPr>
      <w:tcPr>
        <w:tcBorders>
          <w:top w:val="single" w:color="B2A1C6"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B2A1C6" w:themeColor="accent4" w:themeTint="9A" w:sz="12" w:space="0"/>
        </w:tcBorders>
      </w:tcPr>
    </w:tblStyle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customStyle="1" w:styleId="187">
    <w:name w:val="Bordered - Accent 5"/>
    <w:qFormat/>
    <w:uiPriority w:val="99"/>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CellMar>
        <w:top w:w="0" w:type="dxa"/>
        <w:left w:w="0" w:type="dxa"/>
        <w:bottom w:w="0" w:type="dxa"/>
        <w:right w:w="0" w:type="dxa"/>
      </w:tblCellMar>
    </w:tblPr>
    <w:tblStylePr w:type="firstRow">
      <w:rPr>
        <w:rFonts w:ascii="Arial" w:hAnsi="Arial"/>
        <w:color w:val="404040"/>
        <w:sz w:val="22"/>
      </w:rPr>
      <w:tcPr>
        <w:tcBorders>
          <w:bottom w:val="single" w:color="92CCDC" w:themeColor="accent5" w:themeTint="9A" w:sz="12" w:space="0"/>
        </w:tcBorders>
      </w:tcPr>
    </w:tblStylePr>
    <w:tblStylePr w:type="lastRow">
      <w:rPr>
        <w:rFonts w:ascii="Arial" w:hAnsi="Arial"/>
        <w:color w:val="404040"/>
        <w:sz w:val="22"/>
      </w:rPr>
      <w:tcPr>
        <w:tcBorders>
          <w:top w:val="single" w:color="92CCDC"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2CCDC" w:themeColor="accent5" w:themeTint="9A" w:sz="12" w:space="0"/>
        </w:tcBorders>
      </w:tcPr>
    </w:tblStylePr>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style>
  <w:style w:type="table" w:customStyle="1" w:styleId="188">
    <w:name w:val="Bordered - Accent 6"/>
    <w:qFormat/>
    <w:uiPriority w:val="99"/>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CellMar>
        <w:top w:w="0" w:type="dxa"/>
        <w:left w:w="0" w:type="dxa"/>
        <w:bottom w:w="0" w:type="dxa"/>
        <w:right w:w="0" w:type="dxa"/>
      </w:tblCellMar>
    </w:tblPr>
    <w:tblStylePr w:type="firstRow">
      <w:rPr>
        <w:rFonts w:ascii="Arial" w:hAnsi="Arial"/>
        <w:color w:val="404040"/>
        <w:sz w:val="22"/>
      </w:rPr>
      <w:tcPr>
        <w:tcBorders>
          <w:bottom w:val="single" w:color="FAC090" w:themeColor="accent6" w:themeTint="98" w:sz="12" w:space="0"/>
        </w:tcBorders>
      </w:tcPr>
    </w:tblStylePr>
    <w:tblStylePr w:type="lastRow">
      <w:rPr>
        <w:rFonts w:ascii="Arial" w:hAnsi="Arial"/>
        <w:color w:val="404040"/>
        <w:sz w:val="22"/>
      </w:rPr>
      <w:tcPr>
        <w:tcBorders>
          <w:top w:val="single" w:color="FAC090"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AC090" w:themeColor="accent6" w:themeTint="98" w:sz="12" w:space="0"/>
        </w:tcBorders>
      </w:tcPr>
    </w:tblStyle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character" w:customStyle="1" w:styleId="189">
    <w:name w:val="脚注文本 字符"/>
    <w:link w:val="25"/>
    <w:qFormat/>
    <w:uiPriority w:val="99"/>
    <w:rPr>
      <w:sz w:val="18"/>
    </w:rPr>
  </w:style>
  <w:style w:type="character" w:customStyle="1" w:styleId="190">
    <w:name w:val="尾注文本 字符"/>
    <w:link w:val="19"/>
    <w:qFormat/>
    <w:uiPriority w:val="99"/>
    <w:rPr>
      <w:sz w:val="20"/>
    </w:rPr>
  </w:style>
  <w:style w:type="paragraph" w:customStyle="1" w:styleId="191">
    <w:name w:val="TOC 标题1"/>
    <w:unhideWhenUsed/>
    <w:qFormat/>
    <w:uiPriority w:val="39"/>
    <w:rPr>
      <w:rFonts w:ascii="Times New Roman" w:hAnsi="Times New Roman" w:eastAsia="宋体" w:cs="Times New Roman"/>
      <w:lang w:val="en-US" w:eastAsia="zh-CN" w:bidi="ar-SA"/>
    </w:rPr>
  </w:style>
  <w:style w:type="paragraph" w:customStyle="1" w:styleId="192">
    <w:name w:val="标题 11"/>
    <w:basedOn w:val="1"/>
    <w:next w:val="1"/>
    <w:qFormat/>
    <w:uiPriority w:val="0"/>
    <w:pPr>
      <w:keepNext/>
      <w:keepLines/>
      <w:spacing w:line="240" w:lineRule="auto"/>
      <w:jc w:val="center"/>
      <w:outlineLvl w:val="0"/>
    </w:pPr>
    <w:rPr>
      <w:b/>
      <w:bCs/>
      <w:sz w:val="32"/>
      <w:szCs w:val="44"/>
    </w:rPr>
  </w:style>
  <w:style w:type="paragraph" w:customStyle="1" w:styleId="193">
    <w:name w:val="标题 21"/>
    <w:basedOn w:val="1"/>
    <w:next w:val="1"/>
    <w:qFormat/>
    <w:uiPriority w:val="0"/>
    <w:pPr>
      <w:keepNext/>
      <w:keepLines/>
      <w:spacing w:before="100" w:after="100" w:line="240" w:lineRule="auto"/>
      <w:jc w:val="left"/>
      <w:outlineLvl w:val="1"/>
    </w:pPr>
    <w:rPr>
      <w:rFonts w:ascii="Cambria" w:hAnsi="Cambria" w:eastAsia="黑体"/>
      <w:b/>
      <w:bCs/>
      <w:sz w:val="32"/>
      <w:szCs w:val="32"/>
    </w:rPr>
  </w:style>
  <w:style w:type="paragraph" w:customStyle="1" w:styleId="194">
    <w:name w:val="标题 31"/>
    <w:basedOn w:val="1"/>
    <w:next w:val="1"/>
    <w:link w:val="198"/>
    <w:qFormat/>
    <w:uiPriority w:val="0"/>
    <w:pPr>
      <w:keepNext/>
      <w:keepLines/>
      <w:spacing w:before="100" w:after="100" w:line="240" w:lineRule="auto"/>
      <w:jc w:val="left"/>
      <w:outlineLvl w:val="2"/>
    </w:pPr>
    <w:rPr>
      <w:rFonts w:ascii="黑体" w:hAnsi="黑体" w:eastAsia="黑体"/>
      <w:bCs/>
    </w:rPr>
  </w:style>
  <w:style w:type="paragraph" w:customStyle="1" w:styleId="195">
    <w:name w:val="标题 41"/>
    <w:basedOn w:val="1"/>
    <w:next w:val="1"/>
    <w:qFormat/>
    <w:uiPriority w:val="0"/>
    <w:pPr>
      <w:keepNext/>
      <w:keepLines/>
      <w:spacing w:before="280" w:after="290" w:line="372" w:lineRule="auto"/>
      <w:outlineLvl w:val="3"/>
    </w:pPr>
    <w:rPr>
      <w:rFonts w:ascii="Arial" w:hAnsi="Arial" w:eastAsia="黑体"/>
      <w:b/>
      <w:sz w:val="28"/>
    </w:rPr>
  </w:style>
  <w:style w:type="character" w:customStyle="1" w:styleId="196">
    <w:name w:val="默认段落字体1"/>
    <w:semiHidden/>
    <w:qFormat/>
    <w:uiPriority w:val="0"/>
  </w:style>
  <w:style w:type="table" w:customStyle="1" w:styleId="197">
    <w:name w:val="普通表格1"/>
    <w:semiHidden/>
    <w:qFormat/>
    <w:uiPriority w:val="0"/>
    <w:tblPr>
      <w:tblCellMar>
        <w:top w:w="0" w:type="dxa"/>
        <w:left w:w="0" w:type="dxa"/>
        <w:bottom w:w="0" w:type="dxa"/>
        <w:right w:w="0" w:type="dxa"/>
      </w:tblCellMar>
    </w:tblPr>
  </w:style>
  <w:style w:type="character" w:customStyle="1" w:styleId="198">
    <w:name w:val="标题 3 字符"/>
    <w:link w:val="194"/>
    <w:qFormat/>
    <w:uiPriority w:val="0"/>
    <w:rPr>
      <w:rFonts w:ascii="黑体" w:hAnsi="黑体" w:eastAsia="黑体"/>
      <w:bCs/>
    </w:rPr>
  </w:style>
  <w:style w:type="paragraph" w:customStyle="1" w:styleId="199">
    <w:name w:val="正文缩进1"/>
    <w:basedOn w:val="1"/>
    <w:qFormat/>
    <w:uiPriority w:val="0"/>
    <w:pPr>
      <w:ind w:firstLine="420"/>
    </w:pPr>
  </w:style>
  <w:style w:type="paragraph" w:customStyle="1" w:styleId="200">
    <w:name w:val="批注文字1"/>
    <w:basedOn w:val="1"/>
    <w:link w:val="201"/>
    <w:qFormat/>
    <w:uiPriority w:val="0"/>
    <w:pPr>
      <w:spacing w:line="360" w:lineRule="atLeast"/>
      <w:jc w:val="left"/>
    </w:pPr>
    <w:rPr>
      <w:szCs w:val="20"/>
    </w:rPr>
  </w:style>
  <w:style w:type="character" w:customStyle="1" w:styleId="201">
    <w:name w:val="批注文字 字符"/>
    <w:link w:val="200"/>
    <w:qFormat/>
    <w:uiPriority w:val="0"/>
    <w:rPr>
      <w:rFonts w:ascii="Times New Roman" w:hAnsi="Times New Roman"/>
      <w:sz w:val="24"/>
    </w:rPr>
  </w:style>
  <w:style w:type="paragraph" w:customStyle="1" w:styleId="202">
    <w:name w:val="正文文本1"/>
    <w:basedOn w:val="1"/>
    <w:next w:val="203"/>
    <w:qFormat/>
    <w:uiPriority w:val="0"/>
    <w:pPr>
      <w:spacing w:after="120"/>
    </w:pPr>
  </w:style>
  <w:style w:type="paragraph" w:customStyle="1" w:styleId="203">
    <w:name w:val="日期1"/>
    <w:basedOn w:val="1"/>
    <w:next w:val="1"/>
    <w:qFormat/>
    <w:uiPriority w:val="0"/>
    <w:pPr>
      <w:ind w:left="100"/>
    </w:pPr>
  </w:style>
  <w:style w:type="paragraph" w:customStyle="1" w:styleId="204">
    <w:name w:val="正文文本缩进1"/>
    <w:basedOn w:val="1"/>
    <w:qFormat/>
    <w:uiPriority w:val="0"/>
    <w:pPr>
      <w:ind w:firstLine="560"/>
    </w:pPr>
    <w:rPr>
      <w:rFonts w:ascii="宋体" w:hAnsi="宋体"/>
      <w:bCs/>
      <w:sz w:val="28"/>
      <w:szCs w:val="32"/>
    </w:rPr>
  </w:style>
  <w:style w:type="paragraph" w:customStyle="1" w:styleId="205">
    <w:name w:val="批注框文本1"/>
    <w:basedOn w:val="1"/>
    <w:link w:val="206"/>
    <w:qFormat/>
    <w:uiPriority w:val="0"/>
    <w:pPr>
      <w:spacing w:line="240" w:lineRule="auto"/>
    </w:pPr>
    <w:rPr>
      <w:sz w:val="18"/>
      <w:szCs w:val="18"/>
    </w:rPr>
  </w:style>
  <w:style w:type="character" w:customStyle="1" w:styleId="206">
    <w:name w:val="批注框文本 字符"/>
    <w:link w:val="205"/>
    <w:qFormat/>
    <w:uiPriority w:val="0"/>
    <w:rPr>
      <w:rFonts w:ascii="Times New Roman" w:hAnsi="Times New Roman"/>
      <w:sz w:val="18"/>
      <w:szCs w:val="18"/>
    </w:rPr>
  </w:style>
  <w:style w:type="paragraph" w:customStyle="1" w:styleId="207">
    <w:name w:val="页脚1"/>
    <w:basedOn w:val="1"/>
    <w:qFormat/>
    <w:uiPriority w:val="0"/>
    <w:pPr>
      <w:tabs>
        <w:tab w:val="center" w:pos="4153"/>
        <w:tab w:val="right" w:pos="8306"/>
      </w:tabs>
      <w:jc w:val="left"/>
    </w:pPr>
    <w:rPr>
      <w:sz w:val="18"/>
      <w:szCs w:val="18"/>
    </w:rPr>
  </w:style>
  <w:style w:type="paragraph" w:customStyle="1" w:styleId="208">
    <w:name w:val="目录 11"/>
    <w:basedOn w:val="1"/>
    <w:next w:val="1"/>
    <w:qFormat/>
    <w:uiPriority w:val="0"/>
    <w:pPr>
      <w:spacing w:before="120" w:after="120"/>
      <w:jc w:val="left"/>
    </w:pPr>
    <w:rPr>
      <w:rFonts w:ascii="Calibri" w:hAnsi="Calibri"/>
      <w:b/>
      <w:bCs/>
      <w:caps/>
      <w:sz w:val="20"/>
      <w:szCs w:val="20"/>
    </w:rPr>
  </w:style>
  <w:style w:type="paragraph" w:customStyle="1" w:styleId="209">
    <w:name w:val="脚注文本1"/>
    <w:basedOn w:val="1"/>
    <w:qFormat/>
    <w:uiPriority w:val="0"/>
    <w:pPr>
      <w:jc w:val="left"/>
    </w:pPr>
    <w:rPr>
      <w:sz w:val="18"/>
      <w:szCs w:val="18"/>
    </w:rPr>
  </w:style>
  <w:style w:type="paragraph" w:customStyle="1" w:styleId="210">
    <w:name w:val="目录 21"/>
    <w:basedOn w:val="1"/>
    <w:next w:val="1"/>
    <w:qFormat/>
    <w:uiPriority w:val="0"/>
    <w:pPr>
      <w:ind w:left="210"/>
      <w:jc w:val="left"/>
    </w:pPr>
    <w:rPr>
      <w:rFonts w:ascii="Calibri" w:hAnsi="Calibri"/>
      <w:smallCaps/>
      <w:sz w:val="20"/>
      <w:szCs w:val="20"/>
    </w:rPr>
  </w:style>
  <w:style w:type="paragraph" w:customStyle="1" w:styleId="211">
    <w:name w:val="普通(网站)1"/>
    <w:basedOn w:val="1"/>
    <w:qFormat/>
    <w:uiPriority w:val="0"/>
    <w:pPr>
      <w:widowControl/>
      <w:spacing w:before="100" w:beforeAutospacing="1" w:after="100" w:afterAutospacing="1"/>
      <w:jc w:val="left"/>
    </w:pPr>
    <w:rPr>
      <w:rFonts w:ascii="宋体" w:hAnsi="宋体"/>
      <w:color w:val="0066CC"/>
    </w:rPr>
  </w:style>
  <w:style w:type="paragraph" w:customStyle="1" w:styleId="212">
    <w:name w:val="批注主题1"/>
    <w:basedOn w:val="200"/>
    <w:next w:val="200"/>
    <w:link w:val="213"/>
    <w:qFormat/>
    <w:uiPriority w:val="0"/>
    <w:pPr>
      <w:spacing w:line="360" w:lineRule="auto"/>
    </w:pPr>
    <w:rPr>
      <w:b/>
      <w:bCs/>
      <w:szCs w:val="24"/>
    </w:rPr>
  </w:style>
  <w:style w:type="character" w:customStyle="1" w:styleId="213">
    <w:name w:val="批注主题 字符"/>
    <w:link w:val="212"/>
    <w:qFormat/>
    <w:uiPriority w:val="0"/>
    <w:rPr>
      <w:rFonts w:ascii="Times New Roman" w:hAnsi="Times New Roman"/>
      <w:b/>
      <w:bCs/>
      <w:sz w:val="24"/>
      <w:szCs w:val="24"/>
    </w:rPr>
  </w:style>
  <w:style w:type="table" w:customStyle="1" w:styleId="214">
    <w:name w:val="网格型1"/>
    <w:basedOn w:val="197"/>
    <w:qFormat/>
    <w:uiPriority w:val="0"/>
    <w:pPr>
      <w:widowControl w:val="0"/>
      <w:jc w:val="both"/>
    </w:pPr>
  </w:style>
  <w:style w:type="character" w:customStyle="1" w:styleId="215">
    <w:name w:val="要点1"/>
    <w:basedOn w:val="196"/>
    <w:qFormat/>
    <w:uiPriority w:val="0"/>
    <w:rPr>
      <w:b/>
    </w:rPr>
  </w:style>
  <w:style w:type="character" w:customStyle="1" w:styleId="216">
    <w:name w:val="页码1"/>
    <w:qFormat/>
    <w:uiPriority w:val="0"/>
  </w:style>
  <w:style w:type="character" w:customStyle="1" w:styleId="217">
    <w:name w:val="强调1"/>
    <w:basedOn w:val="196"/>
    <w:qFormat/>
    <w:uiPriority w:val="0"/>
    <w:rPr>
      <w:i/>
    </w:rPr>
  </w:style>
  <w:style w:type="character" w:customStyle="1" w:styleId="218">
    <w:name w:val="超链接1"/>
    <w:qFormat/>
    <w:uiPriority w:val="0"/>
    <w:rPr>
      <w:color w:val="0000FF"/>
      <w:u w:val="none"/>
    </w:rPr>
  </w:style>
  <w:style w:type="character" w:customStyle="1" w:styleId="219">
    <w:name w:val="批注引用1"/>
    <w:qFormat/>
    <w:uiPriority w:val="0"/>
    <w:rPr>
      <w:sz w:val="21"/>
    </w:rPr>
  </w:style>
  <w:style w:type="character" w:customStyle="1" w:styleId="220">
    <w:name w:val="脚注引用1"/>
    <w:qFormat/>
    <w:uiPriority w:val="0"/>
    <w:rPr>
      <w:vertAlign w:val="superscript"/>
    </w:rPr>
  </w:style>
  <w:style w:type="paragraph" w:customStyle="1" w:styleId="221">
    <w:name w:val="Default"/>
    <w:basedOn w:val="222"/>
    <w:qFormat/>
    <w:uiPriority w:val="0"/>
    <w:pPr>
      <w:widowControl w:val="0"/>
    </w:pPr>
    <w:rPr>
      <w:rFonts w:ascii="黑体" w:eastAsia="黑体"/>
      <w:color w:val="000000"/>
      <w:sz w:val="24"/>
    </w:rPr>
  </w:style>
  <w:style w:type="paragraph" w:customStyle="1" w:styleId="222">
    <w:name w:val="!正文"/>
    <w:qFormat/>
    <w:uiPriority w:val="0"/>
    <w:pPr>
      <w:spacing w:line="360" w:lineRule="auto"/>
      <w:ind w:firstLine="200"/>
      <w:jc w:val="both"/>
    </w:pPr>
    <w:rPr>
      <w:rFonts w:ascii="Times New Roman" w:hAnsi="Times New Roman" w:eastAsia="仿宋_GB2312" w:cs="Times New Roman"/>
      <w:sz w:val="28"/>
      <w:szCs w:val="24"/>
      <w:lang w:val="en-US" w:eastAsia="zh-CN" w:bidi="ar-SA"/>
    </w:rPr>
  </w:style>
  <w:style w:type="paragraph" w:customStyle="1" w:styleId="223">
    <w:name w:val="Char Char10 Char Char Char Char"/>
    <w:basedOn w:val="1"/>
    <w:next w:val="224"/>
    <w:qFormat/>
    <w:uiPriority w:val="0"/>
    <w:rPr>
      <w:rFonts w:ascii="Calibri" w:hAnsi="Calibri"/>
    </w:rPr>
  </w:style>
  <w:style w:type="paragraph" w:customStyle="1" w:styleId="224">
    <w:name w:val="xl87"/>
    <w:basedOn w:val="1"/>
    <w:next w:val="225"/>
    <w:qFormat/>
    <w:uiPriority w:val="0"/>
    <w:pPr>
      <w:widowControl/>
      <w:shd w:val="clear" w:color="FFFFFF" w:fill="FFFFFF"/>
      <w:spacing w:before="280" w:after="280"/>
      <w:jc w:val="right"/>
    </w:pPr>
    <w:rPr>
      <w:rFonts w:ascii="宋体" w:hAnsi="Calibri"/>
    </w:rPr>
  </w:style>
  <w:style w:type="paragraph" w:customStyle="1" w:styleId="225">
    <w:name w:val="xl72"/>
    <w:basedOn w:val="1"/>
    <w:next w:val="203"/>
    <w:qFormat/>
    <w:uiPriority w:val="0"/>
    <w:pPr>
      <w:widowControl/>
      <w:shd w:val="clear" w:color="FFFFFF" w:fill="FFFFFF"/>
      <w:spacing w:before="280" w:after="280"/>
      <w:jc w:val="right"/>
    </w:pPr>
    <w:rPr>
      <w:rFonts w:ascii="宋体" w:hAnsi="Calibri"/>
    </w:rPr>
  </w:style>
  <w:style w:type="paragraph" w:customStyle="1" w:styleId="226">
    <w:name w:val="列出段落"/>
    <w:basedOn w:val="1"/>
    <w:qFormat/>
    <w:uiPriority w:val="0"/>
    <w:pPr>
      <w:ind w:firstLine="420"/>
    </w:pPr>
    <w:rPr>
      <w:rFonts w:ascii="Calibri" w:hAnsi="Calibri"/>
      <w:szCs w:val="22"/>
    </w:rPr>
  </w:style>
  <w:style w:type="paragraph" w:customStyle="1" w:styleId="227">
    <w:name w:val="正文_3"/>
    <w:qFormat/>
    <w:uiPriority w:val="0"/>
    <w:pPr>
      <w:widowControl w:val="0"/>
      <w:jc w:val="both"/>
    </w:pPr>
    <w:rPr>
      <w:rFonts w:ascii="Times New Roman" w:hAnsi="Times New Roman" w:eastAsia="宋体" w:cs="Times New Roman"/>
      <w:sz w:val="21"/>
      <w:szCs w:val="22"/>
      <w:lang w:val="en-US" w:eastAsia="zh-CN" w:bidi="ar-SA"/>
    </w:rPr>
  </w:style>
  <w:style w:type="paragraph" w:customStyle="1" w:styleId="228">
    <w:name w:val="正文_0"/>
    <w:qFormat/>
    <w:uiPriority w:val="0"/>
    <w:pPr>
      <w:widowControl w:val="0"/>
      <w:jc w:val="both"/>
    </w:pPr>
    <w:rPr>
      <w:rFonts w:ascii="Times New Roman" w:hAnsi="Times New Roman" w:eastAsia="宋体" w:cs="Times New Roman"/>
      <w:sz w:val="21"/>
      <w:szCs w:val="24"/>
      <w:lang w:val="en-US" w:eastAsia="zh-CN" w:bidi="ar-SA"/>
    </w:rPr>
  </w:style>
  <w:style w:type="paragraph" w:customStyle="1" w:styleId="229">
    <w:name w:val="正文文本 (2)1"/>
    <w:basedOn w:val="1"/>
    <w:qFormat/>
    <w:uiPriority w:val="0"/>
    <w:pPr>
      <w:shd w:val="clear" w:color="auto" w:fill="FFFFFF"/>
      <w:spacing w:before="300" w:line="439" w:lineRule="exact"/>
    </w:pPr>
    <w:rPr>
      <w:rFonts w:ascii="MingLiU" w:eastAsia="MingLiU"/>
      <w:spacing w:val="20"/>
      <w:sz w:val="22"/>
      <w:szCs w:val="20"/>
    </w:rPr>
  </w:style>
  <w:style w:type="paragraph" w:customStyle="1" w:styleId="230">
    <w:name w:val="table"/>
    <w:qFormat/>
    <w:uiPriority w:val="0"/>
    <w:pPr>
      <w:framePr w:hSpace="180" w:wrap="around" w:vAnchor="text" w:hAnchor="margin" w:y="1418"/>
    </w:pPr>
    <w:rPr>
      <w:rFonts w:ascii="宋体" w:hAnsi="Times New Roman" w:eastAsia="宋体" w:cs="Times New Roman"/>
      <w:sz w:val="24"/>
      <w:szCs w:val="22"/>
      <w:lang w:val="en-US" w:eastAsia="zh-CN" w:bidi="ar-SA"/>
    </w:rPr>
  </w:style>
  <w:style w:type="paragraph" w:customStyle="1" w:styleId="231">
    <w:name w:val="段"/>
    <w:next w:val="1"/>
    <w:qFormat/>
    <w:uiPriority w:val="0"/>
    <w:pPr>
      <w:ind w:firstLine="420"/>
      <w:jc w:val="both"/>
    </w:pPr>
    <w:rPr>
      <w:rFonts w:ascii="宋体" w:hAnsi="Times New Roman" w:eastAsia="宋体" w:cs="Times New Roman"/>
      <w:sz w:val="21"/>
      <w:lang w:val="en-US" w:eastAsia="zh-CN" w:bidi="ar-SA"/>
    </w:rPr>
  </w:style>
  <w:style w:type="paragraph" w:customStyle="1" w:styleId="232">
    <w:name w:val="正文 New"/>
    <w:basedOn w:val="1"/>
    <w:qFormat/>
    <w:uiPriority w:val="0"/>
    <w:pPr>
      <w:spacing w:beforeAutospacing="1" w:afterAutospacing="1" w:line="440" w:lineRule="exact"/>
      <w:ind w:left="357" w:hanging="357"/>
    </w:pPr>
  </w:style>
  <w:style w:type="character" w:customStyle="1" w:styleId="233">
    <w:name w:val="15"/>
    <w:basedOn w:val="196"/>
    <w:qFormat/>
    <w:uiPriority w:val="0"/>
    <w:rPr>
      <w:rFonts w:ascii="Times New Roman" w:hAnsi="Times New Roman"/>
    </w:rPr>
  </w:style>
  <w:style w:type="table" w:customStyle="1" w:styleId="234">
    <w:name w:val="Table Normal"/>
    <w:basedOn w:val="197"/>
    <w:qFormat/>
    <w:uiPriority w:val="0"/>
  </w:style>
  <w:style w:type="paragraph" w:customStyle="1" w:styleId="235">
    <w:name w:val="Table Text"/>
    <w:basedOn w:val="1"/>
    <w:semiHidden/>
    <w:qFormat/>
    <w:uiPriority w:val="0"/>
    <w:rPr>
      <w:rFonts w:ascii="宋体" w:hAnsi="宋体"/>
    </w:rPr>
  </w:style>
  <w:style w:type="paragraph" w:customStyle="1" w:styleId="236">
    <w:name w:val="标题2"/>
    <w:basedOn w:val="1"/>
    <w:next w:val="1"/>
    <w:qFormat/>
    <w:uiPriority w:val="0"/>
    <w:pPr>
      <w:spacing w:after="50" w:line="300" w:lineRule="auto"/>
      <w:outlineLvl w:val="1"/>
    </w:pPr>
    <w:rPr>
      <w:rFonts w:ascii="仿宋_GB2312"/>
      <w:b/>
      <w:bCs/>
      <w:sz w:val="28"/>
      <w:szCs w:val="28"/>
    </w:rPr>
  </w:style>
  <w:style w:type="paragraph" w:customStyle="1" w:styleId="237">
    <w:name w:val="01正文（修改后）"/>
    <w:basedOn w:val="1"/>
    <w:qFormat/>
    <w:uiPriority w:val="0"/>
    <w:pPr>
      <w:spacing w:line="480" w:lineRule="exact"/>
      <w:ind w:firstLine="200"/>
    </w:pPr>
    <w:rPr>
      <w:rFonts w:hint="eastAsia" w:ascii="宋体"/>
    </w:rPr>
  </w:style>
  <w:style w:type="character" w:customStyle="1" w:styleId="238">
    <w:name w:val="biddername"/>
    <w:basedOn w:val="35"/>
    <w:qFormat/>
    <w:uiPriority w:val="0"/>
    <w:rPr>
      <w:color w:val="949494"/>
    </w:rPr>
  </w:style>
  <w:style w:type="character" w:customStyle="1" w:styleId="239">
    <w:name w:val="biddername1"/>
    <w:basedOn w:val="35"/>
    <w:qFormat/>
    <w:uiPriority w:val="0"/>
    <w:rPr>
      <w:color w:val="949494"/>
    </w:rPr>
  </w:style>
  <w:style w:type="character" w:customStyle="1" w:styleId="240">
    <w:name w:val="pageall"/>
    <w:basedOn w:val="35"/>
    <w:qFormat/>
    <w:uiPriority w:val="0"/>
  </w:style>
  <w:style w:type="character" w:customStyle="1" w:styleId="241">
    <w:name w:val="hover22"/>
    <w:basedOn w:val="35"/>
    <w:qFormat/>
    <w:uiPriority w:val="0"/>
    <w:rPr>
      <w:shd w:val="clear" w:color="auto" w:fill="F3F3F3"/>
    </w:rPr>
  </w:style>
  <w:style w:type="character" w:customStyle="1" w:styleId="242">
    <w:name w:val="hover23"/>
    <w:basedOn w:val="35"/>
    <w:qFormat/>
    <w:uiPriority w:val="0"/>
    <w:rPr>
      <w:shd w:val="clear" w:color="auto" w:fill="F3F3F3"/>
    </w:rPr>
  </w:style>
  <w:style w:type="character" w:customStyle="1" w:styleId="243">
    <w:name w:val="hover24"/>
    <w:basedOn w:val="35"/>
    <w:qFormat/>
    <w:uiPriority w:val="0"/>
    <w:rPr>
      <w:sz w:val="21"/>
      <w:szCs w:val="21"/>
    </w:rPr>
  </w:style>
  <w:style w:type="character" w:customStyle="1" w:styleId="244">
    <w:name w:val="curr"/>
    <w:basedOn w:val="35"/>
    <w:qFormat/>
    <w:uiPriority w:val="0"/>
    <w:rPr>
      <w:color w:val="FFFFFF"/>
      <w:bdr w:val="single" w:color="2E82FF" w:sz="6" w:space="0"/>
      <w:shd w:val="clear" w:color="auto" w:fill="2E82FF"/>
    </w:rPr>
  </w:style>
  <w:style w:type="character" w:customStyle="1" w:styleId="245">
    <w:name w:val="curr1"/>
    <w:basedOn w:val="35"/>
    <w:qFormat/>
    <w:uiPriority w:val="0"/>
    <w:rPr>
      <w:color w:val="FFFFFF"/>
    </w:rPr>
  </w:style>
  <w:style w:type="character" w:customStyle="1" w:styleId="246">
    <w:name w:val="curr2"/>
    <w:basedOn w:val="35"/>
    <w:qFormat/>
    <w:uiPriority w:val="0"/>
    <w:rPr>
      <w:bdr w:val="single" w:color="1184FF" w:sz="6" w:space="0"/>
      <w:shd w:val="clear" w:color="auto" w:fill="1184FF"/>
    </w:rPr>
  </w:style>
  <w:style w:type="character" w:customStyle="1" w:styleId="247">
    <w:name w:val="curr3"/>
    <w:basedOn w:val="35"/>
    <w:qFormat/>
    <w:uiPriority w:val="0"/>
    <w:rPr>
      <w:bdr w:val="single" w:color="FF6000" w:sz="6" w:space="0"/>
      <w:shd w:val="clear" w:color="auto" w:fill="FF6000"/>
    </w:rPr>
  </w:style>
  <w:style w:type="character" w:customStyle="1" w:styleId="248">
    <w:name w:val="onetleft"/>
    <w:basedOn w:val="35"/>
    <w:qFormat/>
    <w:uiPriority w:val="0"/>
    <w:rPr>
      <w:rFonts w:ascii="微软雅黑" w:hAnsi="微软雅黑" w:eastAsia="微软雅黑" w:cs="微软雅黑"/>
      <w:sz w:val="27"/>
      <w:szCs w:val="27"/>
      <w:bdr w:val="single" w:color="496AB4" w:sz="18" w:space="0"/>
    </w:rPr>
  </w:style>
  <w:style w:type="character" w:customStyle="1" w:styleId="249">
    <w:name w:val="onetleft1"/>
    <w:basedOn w:val="35"/>
    <w:qFormat/>
    <w:uiPriority w:val="0"/>
    <w:rPr>
      <w:b/>
      <w:bCs/>
      <w:sz w:val="24"/>
      <w:szCs w:val="24"/>
    </w:rPr>
  </w:style>
  <w:style w:type="character" w:customStyle="1" w:styleId="250">
    <w:name w:val="onetleft2"/>
    <w:basedOn w:val="35"/>
    <w:qFormat/>
    <w:uiPriority w:val="0"/>
    <w:rPr>
      <w:b/>
      <w:bCs/>
      <w:sz w:val="18"/>
      <w:szCs w:val="18"/>
    </w:rPr>
  </w:style>
  <w:style w:type="character" w:customStyle="1" w:styleId="251">
    <w:name w:val="number1"/>
    <w:basedOn w:val="35"/>
    <w:qFormat/>
    <w:uiPriority w:val="0"/>
  </w:style>
  <w:style w:type="character" w:customStyle="1" w:styleId="252">
    <w:name w:val="graycolor"/>
    <w:basedOn w:val="35"/>
    <w:qFormat/>
    <w:uiPriority w:val="0"/>
    <w:rPr>
      <w:color w:val="999999"/>
    </w:rPr>
  </w:style>
  <w:style w:type="character" w:customStyle="1" w:styleId="253">
    <w:name w:val="sign"/>
    <w:basedOn w:val="35"/>
    <w:qFormat/>
    <w:uiPriority w:val="0"/>
    <w:rPr>
      <w:color w:val="CC6600"/>
    </w:rPr>
  </w:style>
  <w:style w:type="character" w:customStyle="1" w:styleId="254">
    <w:name w:val="disabled2"/>
    <w:basedOn w:val="35"/>
    <w:qFormat/>
    <w:uiPriority w:val="0"/>
    <w:rPr>
      <w:color w:val="999999"/>
      <w:bdr w:val="single" w:color="999999" w:sz="6" w:space="0"/>
      <w:shd w:val="clear" w:color="auto" w:fill="FFFFFF"/>
    </w:rPr>
  </w:style>
  <w:style w:type="character" w:customStyle="1" w:styleId="255">
    <w:name w:val="disabled3"/>
    <w:basedOn w:val="35"/>
    <w:qFormat/>
    <w:uiPriority w:val="0"/>
    <w:rPr>
      <w:color w:val="DFDFDF"/>
      <w:bdr w:val="single" w:color="DFDFDF" w:sz="6" w:space="0"/>
      <w:shd w:val="clear" w:color="auto" w:fill="FFFFFF"/>
    </w:rPr>
  </w:style>
  <w:style w:type="character" w:customStyle="1" w:styleId="256">
    <w:name w:val="agencylinenone"/>
    <w:basedOn w:val="35"/>
    <w:qFormat/>
    <w:uiPriority w:val="0"/>
  </w:style>
  <w:style w:type="character" w:customStyle="1" w:styleId="257">
    <w:name w:val="agencylinenone1"/>
    <w:basedOn w:val="35"/>
    <w:qFormat/>
    <w:uiPriority w:val="0"/>
  </w:style>
  <w:style w:type="character" w:customStyle="1" w:styleId="258">
    <w:name w:val="agencylinenone2"/>
    <w:basedOn w:val="35"/>
    <w:qFormat/>
    <w:uiPriority w:val="0"/>
  </w:style>
  <w:style w:type="character" w:customStyle="1" w:styleId="259">
    <w:name w:val="text"/>
    <w:basedOn w:val="35"/>
    <w:qFormat/>
    <w:uiPriority w:val="0"/>
    <w:rPr>
      <w:b/>
      <w:bCs/>
      <w:color w:val="0E4C72"/>
      <w:sz w:val="21"/>
      <w:szCs w:val="21"/>
    </w:rPr>
  </w:style>
  <w:style w:type="character" w:customStyle="1" w:styleId="260">
    <w:name w:val="first-child"/>
    <w:basedOn w:val="35"/>
    <w:qFormat/>
    <w:uiPriority w:val="0"/>
  </w:style>
  <w:style w:type="character" w:customStyle="1" w:styleId="261">
    <w:name w:val="layui-layer-tabnow"/>
    <w:basedOn w:val="35"/>
    <w:qFormat/>
    <w:uiPriority w:val="0"/>
    <w:rPr>
      <w:bdr w:val="single" w:color="CCCCCC" w:sz="6" w:space="0"/>
      <w:shd w:val="clear" w:color="auto" w:fill="FFFFFF"/>
    </w:rPr>
  </w:style>
  <w:style w:type="character" w:customStyle="1" w:styleId="262">
    <w:name w:val="bold1"/>
    <w:basedOn w:val="35"/>
    <w:qFormat/>
    <w:uiPriority w:val="0"/>
    <w:rPr>
      <w:b/>
      <w:bCs/>
    </w:rPr>
  </w:style>
  <w:style w:type="character" w:customStyle="1" w:styleId="263">
    <w:name w:val="number"/>
    <w:basedOn w:val="35"/>
    <w:qFormat/>
    <w:uiPriority w:val="0"/>
  </w:style>
  <w:style w:type="character" w:customStyle="1" w:styleId="264">
    <w:name w:val="disabled"/>
    <w:basedOn w:val="35"/>
    <w:qFormat/>
    <w:uiPriority w:val="0"/>
    <w:rPr>
      <w:color w:val="999999"/>
      <w:bdr w:val="single" w:color="999999" w:sz="6" w:space="0"/>
      <w:shd w:val="clear" w:color="auto" w:fill="FFFFFF"/>
    </w:rPr>
  </w:style>
  <w:style w:type="character" w:customStyle="1" w:styleId="265">
    <w:name w:val="disabled1"/>
    <w:basedOn w:val="35"/>
    <w:qFormat/>
    <w:uiPriority w:val="0"/>
    <w:rPr>
      <w:color w:val="DFDFDF"/>
      <w:bdr w:val="single" w:color="DFDFDF" w:sz="6" w:space="0"/>
      <w:shd w:val="clear" w:color="auto" w:fill="FFFFFF"/>
    </w:rPr>
  </w:style>
  <w:style w:type="character" w:customStyle="1" w:styleId="266">
    <w:name w:val="hover25"/>
    <w:basedOn w:val="35"/>
    <w:qFormat/>
    <w:uiPriority w:val="0"/>
    <w:rPr>
      <w:shd w:val="clear" w:color="auto" w:fill="F3F3F3"/>
    </w:rPr>
  </w:style>
  <w:style w:type="character" w:customStyle="1" w:styleId="267">
    <w:name w:val="first-child1"/>
    <w:basedOn w:val="35"/>
    <w:qFormat/>
    <w:uiPriority w:val="0"/>
  </w:style>
  <w:style w:type="character" w:customStyle="1" w:styleId="268">
    <w:name w:val="l-btn-icon-right"/>
    <w:basedOn w:val="35"/>
    <w:qFormat/>
    <w:uiPriority w:val="0"/>
  </w:style>
  <w:style w:type="character" w:customStyle="1" w:styleId="269">
    <w:name w:val="l-btn-left2"/>
    <w:basedOn w:val="35"/>
    <w:qFormat/>
    <w:uiPriority w:val="0"/>
  </w:style>
  <w:style w:type="character" w:customStyle="1" w:styleId="270">
    <w:name w:val="l-btn-left3"/>
    <w:basedOn w:val="35"/>
    <w:qFormat/>
    <w:uiPriority w:val="0"/>
  </w:style>
  <w:style w:type="character" w:customStyle="1" w:styleId="271">
    <w:name w:val="l-btn-left4"/>
    <w:basedOn w:val="35"/>
    <w:qFormat/>
    <w:uiPriority w:val="0"/>
  </w:style>
  <w:style w:type="character" w:customStyle="1" w:styleId="272">
    <w:name w:val="l-btn-left5"/>
    <w:basedOn w:val="35"/>
    <w:qFormat/>
    <w:uiPriority w:val="0"/>
  </w:style>
  <w:style w:type="character" w:customStyle="1" w:styleId="273">
    <w:name w:val="l-btn-left6"/>
    <w:basedOn w:val="35"/>
    <w:qFormat/>
    <w:uiPriority w:val="0"/>
  </w:style>
  <w:style w:type="character" w:customStyle="1" w:styleId="274">
    <w:name w:val="l-btn-text"/>
    <w:basedOn w:val="35"/>
    <w:qFormat/>
    <w:uiPriority w:val="0"/>
  </w:style>
  <w:style w:type="character" w:customStyle="1" w:styleId="275">
    <w:name w:val="l-btn-text1"/>
    <w:basedOn w:val="35"/>
    <w:qFormat/>
    <w:uiPriority w:val="0"/>
    <w:rPr>
      <w:sz w:val="18"/>
      <w:szCs w:val="18"/>
    </w:rPr>
  </w:style>
  <w:style w:type="character" w:customStyle="1" w:styleId="276">
    <w:name w:val="l-btn-empty"/>
    <w:basedOn w:val="35"/>
    <w:qFormat/>
    <w:uiPriority w:val="0"/>
  </w:style>
  <w:style w:type="character" w:customStyle="1" w:styleId="277">
    <w:name w:val="onetleft3"/>
    <w:basedOn w:val="35"/>
    <w:qFormat/>
    <w:uiPriority w:val="0"/>
    <w:rPr>
      <w:b/>
      <w:bCs/>
      <w:sz w:val="24"/>
      <w:szCs w:val="24"/>
    </w:rPr>
  </w:style>
  <w:style w:type="character" w:customStyle="1" w:styleId="278">
    <w:name w:val="l-btn-text2"/>
    <w:basedOn w:val="35"/>
    <w:qFormat/>
    <w:uiPriority w:val="0"/>
    <w:rPr>
      <w:sz w:val="18"/>
      <w:szCs w:val="18"/>
    </w:rPr>
  </w:style>
  <w:style w:type="character" w:customStyle="1" w:styleId="279">
    <w:name w:val="l-btn-text3"/>
    <w:basedOn w:val="35"/>
    <w:qFormat/>
    <w:uiPriority w:val="0"/>
  </w:style>
  <w:style w:type="character" w:customStyle="1" w:styleId="280">
    <w:name w:val="l-btn-left"/>
    <w:basedOn w:val="35"/>
    <w:qFormat/>
    <w:uiPriority w:val="0"/>
  </w:style>
  <w:style w:type="character" w:customStyle="1" w:styleId="281">
    <w:name w:val="l-btn-left1"/>
    <w:basedOn w:val="35"/>
    <w:qFormat/>
    <w:uiPriority w:val="0"/>
  </w:style>
  <w:style w:type="character" w:customStyle="1" w:styleId="282">
    <w:name w:val="批注文字 字符1"/>
    <w:basedOn w:val="35"/>
    <w:link w:val="13"/>
    <w:uiPriority w:val="99"/>
    <w:rPr>
      <w:sz w:val="24"/>
      <w:szCs w:val="24"/>
    </w:rPr>
  </w:style>
  <w:style w:type="character" w:customStyle="1" w:styleId="283">
    <w:name w:val="批注主题 字符1"/>
    <w:basedOn w:val="282"/>
    <w:link w:val="32"/>
    <w:semiHidden/>
    <w:uiPriority w:val="99"/>
    <w:rPr>
      <w:b/>
      <w:bCs/>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黑体"/>
        <a:cs typeface="Arial"/>
      </a:majorFont>
      <a:minorFont>
        <a:latin typeface="Arial"/>
        <a:ea typeface="宋体"/>
        <a:cs typeface="Arial"/>
      </a:minorFont>
    </a:fontScheme>
    <a:fmtScheme name="">
      <a:fillStyleLst>
        <a:solidFill>
          <a:schemeClr val="phClr"/>
        </a:solidFill>
        <a:solidFill>
          <a:srgbClr val="FFFFFF"/>
        </a:solidFill>
        <a:solidFill>
          <a:srgbClr val="FFFFFF"/>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contractReview xmlns="http://schemas.wps.cn/vas-ai-hub/contract-review">
  <reviewItems>
    <reviewItem>
      <errorID>ad8567b5-6983-41ce-a6d8-b186ab701f44</errorID>
      <errorWord>合肥市经济技术开发区</errorWord>
      <group>L1_Word</group>
      <groupName>字词问题</groupName>
      <ability>L2_Typo</ability>
      <abilityName>字词错误</abilityName>
      <candidateList>
        <item>合肥经济技术开发区</item>
      </candidateList>
      <explain/>
      <paraID> 3819D5F</paraID>
      <start>9</start>
      <end>19</end>
      <status>unmodified</status>
      <modifiedWord/>
      <trackRevisions>false</trackRevisions>
    </reviewItem>
    <reviewItem>
      <errorID>6835adef-e565-423a-99bd-4b7a5dfaf316</errorID>
      <errorWord>,</errorWord>
      <group>L1_Format</group>
      <groupName>格式问题</groupName>
      <ability>L2_HalfPunc</ability>
      <abilityName>全半角检查</abilityName>
      <candidateList>
        <item>，</item>
      </candidateList>
      <explain>文本全半角错误。</explain>
      <paraID> C359669</paraID>
      <start>42</start>
      <end>43</end>
      <status>unmodified</status>
      <modifiedWord/>
      <trackRevisions>false</trackRevisions>
    </reviewItem>
    <reviewItem>
      <errorID>9633b264-5499-456b-8510-6d6dd6fe7ce2</errorID>
      <errorWord>~</errorWord>
      <group>L1_Format</group>
      <groupName>格式问题</groupName>
      <ability>L2_HalfPunc</ability>
      <abilityName>全半角检查</abilityName>
      <candidateList>
        <item>～</item>
      </candidateList>
      <explain>文本全半角错误。</explain>
      <paraID> C359669</paraID>
      <start>188</start>
      <end>189</end>
      <status>unmodified</status>
      <modifiedWord/>
      <trackRevisions>false</trackRevisions>
    </reviewItem>
    <reviewItem>
      <errorID>f33dd912-3c36-4f2b-9727-1e0ddab0452a</errorID>
      <errorWord>相关连</errorWord>
      <group>L1_Word</group>
      <groupName>字词问题</groupName>
      <ability>L2_Variant</ability>
      <abilityName>异形词</abilityName>
      <candidateList>
        <item>相关联</item>
      </candidateList>
      <explain>词汇[相关连]的规范词形写作[相关联]。</explain>
      <paraID> C359669</paraID>
      <start>396</start>
      <end>399</end>
      <status>unmodified</status>
      <modifiedWord/>
      <trackRevisions>false</trackRevisions>
    </reviewItem>
    <reviewItem>
      <errorID>2d5295dd-2c9a-4b79-9bb5-9d5bd05749f3</errorID>
      <errorWord>：</errorWord>
      <group>L1_Word</group>
      <groupName>字词问题</groupName>
      <ability>L2_Typo</ability>
      <abilityName>字词错误</abilityName>
      <candidateList>
        <item>：第</item>
      </candidateList>
      <explain/>
      <paraID>4F11C777</paraID>
      <start>11</start>
      <end>12</end>
      <status>unmodified</status>
      <modifiedWord/>
      <trackRevisions>false</trackRevisions>
    </reviewItem>
    <reviewItem>
      <errorID>fa46e34a-2f92-427d-9fee-36a37205c239</errorID>
      <errorWord>,</errorWord>
      <group>L1_Format</group>
      <groupName>格式问题</groupName>
      <ability>L2_HalfPunc</ability>
      <abilityName>全半角检查</abilityName>
      <candidateList>
        <item>，</item>
      </candidateList>
      <explain>文本全半角错误。</explain>
      <paraID>13DC5C35</paraID>
      <start>29</start>
      <end>30</end>
      <status>unmodified</status>
      <modifiedWord/>
      <trackRevisions>false</trackRevisions>
    </reviewItem>
    <reviewItem>
      <errorID>c6ebb880-64cd-4599-9d94-03ec26bfb3e8</errorID>
      <errorWord>~</errorWord>
      <group>L1_Format</group>
      <groupName>格式问题</groupName>
      <ability>L2_HalfPunc</ability>
      <abilityName>全半角检查</abilityName>
      <candidateList>
        <item>～</item>
      </candidateList>
      <explain>文本全半角错误。</explain>
      <paraID>13DC5C35</paraID>
      <start>176</start>
      <end>177</end>
      <status>unmodified</status>
      <modifiedWord/>
      <trackRevisions>false</trackRevisions>
    </reviewItem>
    <reviewItem>
      <errorID>e5510cf8-cd86-4c2f-acdc-8c1d5e9b5578</errorID>
      <errorWord>,</errorWord>
      <group>L1_Format</group>
      <groupName>格式问题</groupName>
      <ability>L2_HalfPunc</ability>
      <abilityName>全半角检查</abilityName>
      <candidateList>
        <item>，</item>
      </candidateList>
      <explain>文本全半角错误。</explain>
      <paraID>13DC5C35</paraID>
      <start>228</start>
      <end>229</end>
      <status>unmodified</status>
      <modifiedWord/>
      <trackRevisions>false</trackRevisions>
    </reviewItem>
    <reviewItem>
      <errorID>ffc97cbc-a978-4da7-9f9e-8d2cde262b61</errorID>
      <errorWord>相关连</errorWord>
      <group>L1_Word</group>
      <groupName>字词问题</groupName>
      <ability>L2_Variant</ability>
      <abilityName>异形词</abilityName>
      <candidateList>
        <item>相关联</item>
      </candidateList>
      <explain>词汇[相关连]的规范词形写作[相关联]。</explain>
      <paraID>13DC5C35</paraID>
      <start>383</start>
      <end>386</end>
      <status>unmodified</status>
      <modifiedWord/>
      <trackRevisions>false</trackRevisions>
    </reviewItem>
    <reviewItem>
      <errorID>311a3ac1-0567-4471-8a64-397f4765b8f4</errorID>
      <errorWord>：</errorWord>
      <group>L1_Word</group>
      <groupName>字词问题</groupName>
      <ability>L2_Typo</ability>
      <abilityName>字词错误</abilityName>
      <candidateList>
        <item>：第</item>
      </candidateList>
      <explain/>
      <paraID> ACDD8E9</paraID>
      <start>11</start>
      <end>12</end>
      <status>unmodified</status>
      <modifiedWord/>
      <trackRevisions>false</trackRevisions>
    </reviewItem>
    <reviewItem>
      <errorID>85564e03-06f8-4366-a3a1-a8e87af83a62</errorID>
      <errorWord>作</errorWord>
      <group>L1_Word</group>
      <groupName>字词问题</groupName>
      <ability>L2_Typo</ability>
      <abilityName>字词错误</abilityName>
      <candidateList>
        <item>作详</item>
      </candidateList>
      <explain/>
      <paraID>21326FA3</paraID>
      <start>21</start>
      <end>22</end>
      <status>unmodified</status>
      <modifiedWord/>
      <trackRevisions>false</trackRevisions>
    </reviewItem>
    <reviewItem>
      <errorID>113b2589-5cca-4633-91d3-d4e8e8fee98c</errorID>
      <errorWord>间</errorWord>
      <group>L1_Word</group>
      <groupName>字词问题</groupName>
      <ability>L2_Typo</ability>
      <abilityName>字词错误</abilityName>
      <candidateList>
        <item>间内</item>
      </candidateList>
      <explain/>
      <paraID> 8E52909</paraID>
      <start>32</start>
      <end>33</end>
      <status>unmodified</status>
      <modifiedWord/>
      <trackRevisions>false</trackRevisions>
    </reviewItem>
    <reviewItem>
      <errorID>0401e29e-12e0-43ed-bb4c-52801189be4d</errorID>
      <errorWord>-</errorWord>
      <group>L1_Format</group>
      <groupName>格式问题</groupName>
      <ability>L2_HalfPunc</ability>
      <abilityName>全半角检查</abilityName>
      <candidateList>
        <item>－</item>
      </candidateList>
      <explain>文本全半角错误。</explain>
      <paraID>446E4E0F</paraID>
      <start>30</start>
      <end>31</end>
      <status>unmodified</status>
      <modifiedWord/>
      <trackRevisions>false</trackRevisions>
    </reviewItem>
    <reviewItem>
      <errorID>4b3ab625-c04f-45d2-9ae5-f510313ae02d</errorID>
      <errorWord>-</errorWord>
      <group>L1_Format</group>
      <groupName>格式问题</groupName>
      <ability>L2_HalfPunc</ability>
      <abilityName>全半角检查</abilityName>
      <candidateList>
        <item>－</item>
      </candidateList>
      <explain>文本全半角错误。</explain>
      <paraID>446E4E0F</paraID>
      <start>35</start>
      <end>36</end>
      <status>unmodified</status>
      <modifiedWord/>
      <trackRevisions>false</trackRevisions>
    </reviewItem>
    <reviewItem>
      <errorID>e1218e44-2fd2-4147-abac-10bac340d3a5</errorID>
      <errorWord>-</errorWord>
      <group>L1_Format</group>
      <groupName>格式问题</groupName>
      <ability>L2_HalfPunc</ability>
      <abilityName>全半角检查</abilityName>
      <candidateList>
        <item>－</item>
      </candidateList>
      <explain>文本全半角错误。</explain>
      <paraID>446E4E0F</paraID>
      <start>42</start>
      <end>43</end>
      <status>unmodified</status>
      <modifiedWord/>
      <trackRevisions>false</trackRevisions>
    </reviewItem>
    <reviewItem>
      <errorID>4f776411-24fd-46f8-aee0-e9f5f46cae86</errorID>
      <errorWord>-</errorWord>
      <group>L1_Format</group>
      <groupName>格式问题</groupName>
      <ability>L2_HalfPunc</ability>
      <abilityName>全半角检查</abilityName>
      <candidateList>
        <item>－</item>
      </candidateList>
      <explain>文本全半角错误。</explain>
      <paraID>446E4E0F</paraID>
      <start>47</start>
      <end>48</end>
      <status>unmodified</status>
      <modifiedWord/>
      <trackRevisions>false</trackRevisions>
    </reviewItem>
    <reviewItem>
      <errorID>cb2b68e6-6a2d-4da9-bc5b-7e848eede15c</errorID>
      <errorWord>用</errorWord>
      <group>L1_Word</group>
      <groupName>字词问题</groupName>
      <ability>L2_Typo</ability>
      <abilityName>字词错误</abilityName>
      <candidateList>
        <item>用于</item>
      </candidateList>
      <explain/>
      <paraID> E4DE6B3</paraID>
      <start>10</start>
      <end>11</end>
      <status>unmodified</status>
      <modifiedWord/>
      <trackRevisions>false</trackRevisions>
    </reviewItem>
    <reviewItem>
      <errorID>4d8d3725-8b5e-4189-9f7f-a5e6eef0bc4b</errorID>
      <errorWord>”</errorWord>
      <group>L1_Punc</group>
      <groupName>标点问题</groupName>
      <ability>L2_Punc</ability>
      <abilityName>标点符号检查</abilityName>
      <candidateList>
        <item>“</item>
      </candidateList>
      <explain>注意检查双引号的方向是否正确。</explain>
      <paraID>7DF686DC</paraID>
      <start>5</start>
      <end>6</end>
      <status>unmodified</status>
      <modifiedWord/>
      <trackRevisions>false</trackRevisions>
    </reviewItem>
    <reviewItem>
      <errorID>bc118eb8-ee3b-4bb8-8c1b-291187500ae1</errorID>
      <errorWord>：/</errorWord>
      <group>L1_Punc</group>
      <groupName>标点问题</groupName>
      <ability>L2_Punc</ability>
      <abilityName>标点符号检查</abilityName>
      <candidateList>
        <item>：</item>
      </candidateList>
      <explain/>
      <paraID>2A4D5FC1</paraID>
      <start>3</start>
      <end>5</end>
      <status>unmodified</status>
      <modifiedWord/>
      <trackRevisions>false</trackRevisions>
    </reviewItem>
    <reviewItem>
      <errorID>4a451c72-7949-41a5-b8a2-935588146ff2</errorID>
      <errorWord>:</errorWord>
      <group>L1_Format</group>
      <groupName>格式问题</groupName>
      <ability>L2_HalfPunc</ability>
      <abilityName>全半角检查</abilityName>
      <candidateList>
        <item>：</item>
      </candidateList>
      <explain>文本全半角错误。</explain>
      <paraID>664FB76A</paraID>
      <start>15</start>
      <end>16</end>
      <status>unmodified</status>
      <modifiedWord/>
      <trackRevisions>false</trackRevisions>
    </reviewItem>
    <reviewItem>
      <errorID>3086af5f-51ea-45ba-b260-ecda490f25db</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4CF45A38</paraID>
      <start>0</start>
      <end>3</end>
      <status>unmodified</status>
      <modifiedWord/>
      <trackRevisions>false</trackRevisions>
    </reviewItem>
    <reviewItem>
      <errorID>2295d5e5-2653-4809-a7c7-f58c5408a648</errorID>
      <errorWord>(8)</errorWord>
      <group>L1_Format</group>
      <groupName>格式问题</groupName>
      <ability>L2_Ordinal</ability>
      <abilityName>序号格式</abilityName>
      <candidateList>
        <item>（8）</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7D06A01C</paraID>
      <start>0</start>
      <end>3</end>
      <status>unmodified</status>
      <modifiedWord/>
      <trackRevisions>false</trackRevisions>
    </reviewItem>
    <reviewItem>
      <errorID>487144e4-bec6-499d-b356-b5abef3b0de0</errorID>
      <errorWord>(9)</errorWord>
      <group>L1_Format</group>
      <groupName>格式问题</groupName>
      <ability>L2_Ordinal</ability>
      <abilityName>序号格式</abilityName>
      <candidateList>
        <item>（9）</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2D21E086</paraID>
      <start>0</start>
      <end>3</end>
      <status>unmodified</status>
      <modifiedWord/>
      <trackRevisions>false</trackRevisions>
    </reviewItem>
    <reviewItem>
      <errorID>dfc65b73-800c-41e8-86d6-ecd9649a1873</errorID>
      <errorWord>(10)</errorWord>
      <group>L1_Format</group>
      <groupName>格式问题</groupName>
      <ability>L2_Ordinal</ability>
      <abilityName>序号格式</abilityName>
      <candidateList>
        <item>（10）</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3472471C</paraID>
      <start>0</start>
      <end>4</end>
      <status>unmodified</status>
      <modifiedWord/>
      <trackRevisions>false</trackRevisions>
    </reviewItem>
    <reviewItem>
      <errorID>73cc6264-d17f-4540-bc23-e0a3cb34657f</errorID>
      <errorWord>(11)</errorWord>
      <group>L1_Format</group>
      <groupName>格式问题</groupName>
      <ability>L2_Ordinal</ability>
      <abilityName>序号格式</abilityName>
      <candidateList>
        <item>（11）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1DAAE78D</paraID>
      <start>0</start>
      <end>4</end>
      <status>unmodified</status>
      <modifiedWord/>
      <trackRevisions>false</trackRevisions>
    </reviewItem>
    <reviewItem>
      <errorID>7ed02aaa-6fec-4b95-adb2-d199a1b853f6</errorID>
      <errorWord>:</errorWord>
      <group>L1_Format</group>
      <groupName>格式问题</groupName>
      <ability>L2_HalfPunc</ability>
      <abilityName>全半角检查</abilityName>
      <candidateList>
        <item>：</item>
      </candidateList>
      <explain>文本全半角错误。</explain>
      <paraID>37D81467</paraID>
      <start>15</start>
      <end>16</end>
      <status>unmodified</status>
      <modifiedWord/>
      <trackRevisions>false</trackRevisions>
    </reviewItem>
    <reviewItem>
      <errorID>b0af8d6d-db80-4d8c-9a65-cc2b16d75e87</errorID>
      <errorWord>:</errorWord>
      <group>L1_Format</group>
      <groupName>格式问题</groupName>
      <ability>L2_HalfPunc</ability>
      <abilityName>全半角检查</abilityName>
      <candidateList>
        <item>：</item>
      </candidateList>
      <explain>文本全半角错误。</explain>
      <paraID>217A7792</paraID>
      <start>15</start>
      <end>16</end>
      <status>unmodified</status>
      <modifiedWord/>
      <trackRevisions>false</trackRevisions>
    </reviewItem>
    <reviewItem>
      <errorID>2a565caa-7350-4e93-8382-b5687ede3595</errorID>
      <errorWord>:</errorWord>
      <group>L1_Format</group>
      <groupName>格式问题</groupName>
      <ability>L2_HalfPunc</ability>
      <abilityName>全半角检查</abilityName>
      <candidateList>
        <item>：</item>
      </candidateList>
      <explain>文本全半角错误。</explain>
      <paraID>74CABAE6</paraID>
      <start>15</start>
      <end>16</end>
      <status>unmodified</status>
      <modifiedWord/>
      <trackRevisions>false</trackRevisions>
    </reviewItem>
    <reviewItem>
      <errorID>e58ed541-eed5-417c-9aab-69a3ac5b4f7c</errorID>
      <errorWord>（</errorWord>
      <group>L1_Format</group>
      <groupName>格式问题</groupName>
      <ability>L2_HalfPunc</ability>
      <abilityName>全半角检查</abilityName>
      <candidateList>
        <item>(</item>
      </candidateList>
      <explain>文本全半角错误。</explain>
      <paraID>42462F10</paraID>
      <start>5</start>
      <end>6</end>
      <status>unmodified</status>
      <modifiedWord/>
      <trackRevisions>false</trackRevisions>
    </reviewItem>
    <reviewItem>
      <errorID>218abbe1-f27c-4fc2-8eca-7a0806392272</errorID>
      <errorWord>）</errorWord>
      <group>L1_Format</group>
      <groupName>格式问题</groupName>
      <ability>L2_HalfPunc</ability>
      <abilityName>全半角检查</abilityName>
      <candidateList>
        <item>)</item>
      </candidateList>
      <explain>文本全半角错误。</explain>
      <paraID>42462F10</paraID>
      <start>8</start>
      <end>9</end>
      <status>unmodified</status>
      <modifiedWord/>
      <trackRevisions>false</trackRevisions>
    </reviewItem>
    <reviewItem>
      <errorID>522077cd-3eb3-42d8-a979-1ff2557c0b1e</errorID>
      <errorWord>（</errorWord>
      <group>L1_Format</group>
      <groupName>格式问题</groupName>
      <ability>L2_HalfPunc</ability>
      <abilityName>全半角检查</abilityName>
      <candidateList>
        <item>(</item>
      </candidateList>
      <explain>文本全半角错误。</explain>
      <paraID> BB7B839</paraID>
      <start>5</start>
      <end>6</end>
      <status>unmodified</status>
      <modifiedWord/>
      <trackRevisions>false</trackRevisions>
    </reviewItem>
    <reviewItem>
      <errorID>75c3f2e9-bd33-4e6d-9898-4bcf9eb18c56</errorID>
      <errorWord>）</errorWord>
      <group>L1_Format</group>
      <groupName>格式问题</groupName>
      <ability>L2_HalfPunc</ability>
      <abilityName>全半角检查</abilityName>
      <candidateList>
        <item>)</item>
      </candidateList>
      <explain>文本全半角错误。</explain>
      <paraID> BB7B839</paraID>
      <start>7</start>
      <end>8</end>
      <status>unmodified</status>
      <modifiedWord/>
      <trackRevisions>false</trackRevisions>
    </reviewItem>
    <reviewItem>
      <errorID>73f4fa5b-60f2-4936-a217-b023c4d0ca04</errorID>
      <errorWord>制</errorWord>
      <group>L1_Word</group>
      <groupName>字词问题</groupName>
      <ability>L2_Typo</ability>
      <abilityName>字词错误</abilityName>
      <candidateList>
        <item>制在</item>
      </candidateList>
      <explain/>
      <paraID>2BBAC72A</paraID>
      <start>57</start>
      <end>58</end>
      <status>unmodified</status>
      <modifiedWord/>
      <trackRevisions>false</trackRevisions>
    </reviewItem>
    <reviewItem>
      <errorID>653af8fa-b0ac-4c15-9932-6a146e443f56</errorID>
      <errorWord>：/</errorWord>
      <group>L1_Punc</group>
      <groupName>标点问题</groupName>
      <ability>L2_Punc</ability>
      <abilityName>标点符号检查</abilityName>
      <candidateList>
        <item>：</item>
      </candidateList>
      <explain/>
      <paraID> A817236</paraID>
      <start>8</start>
      <end>10</end>
      <status>unmodified</status>
      <modifiedWord/>
      <trackRevisions>false</trackRevisions>
    </reviewItem>
    <reviewItem>
      <errorID>91acbb16-63f9-47dc-a9b5-97e618a52cc8</errorID>
      <errorWord>：/</errorWord>
      <group>L1_Punc</group>
      <groupName>标点问题</groupName>
      <ability>L2_Punc</ability>
      <abilityName>标点符号检查</abilityName>
      <candidateList>
        <item>：</item>
      </candidateList>
      <explain/>
      <paraID>4B4FF6EC</paraID>
      <start>8</start>
      <end>10</end>
      <status>unmodified</status>
      <modifiedWord/>
      <trackRevisions>false</trackRevisions>
    </reviewItem>
    <reviewItem>
      <errorID>37c0770d-3791-4dbb-af52-c5421a2cdc46</errorID>
      <errorWord>：/</errorWord>
      <group>L1_Punc</group>
      <groupName>标点问题</groupName>
      <ability>L2_Punc</ability>
      <abilityName>标点符号检查</abilityName>
      <candidateList>
        <item>：</item>
      </candidateList>
      <explain/>
      <paraID> EFF1206</paraID>
      <start>6</start>
      <end>8</end>
      <status>unmodified</status>
      <modifiedWord/>
      <trackRevisions>false</trackRevisions>
    </reviewItem>
    <reviewItem>
      <errorID>f09c6c3b-b6ba-4b14-877f-81e702e4ab8e</errorID>
      <errorWord>：/</errorWord>
      <group>L1_Punc</group>
      <groupName>标点问题</groupName>
      <ability>L2_Punc</ability>
      <abilityName>标点符号检查</abilityName>
      <candidateList>
        <item>：</item>
      </candidateList>
      <explain/>
      <paraID>631EDB2E</paraID>
      <start>8</start>
      <end>10</end>
      <status>unmodified</status>
      <modifiedWord/>
      <trackRevisions>false</trackRevisions>
    </reviewItem>
    <reviewItem>
      <errorID>daa01120-c59d-44a1-8a98-cd83e15fe30e</errorID>
      <errorWord>：/</errorWord>
      <group>L1_Punc</group>
      <groupName>标点问题</groupName>
      <ability>L2_Punc</ability>
      <abilityName>标点符号检查</abilityName>
      <candidateList>
        <item>：</item>
      </candidateList>
      <explain/>
      <paraID>2FE69815</paraID>
      <start>4</start>
      <end>6</end>
      <status>unmodified</status>
      <modifiedWord/>
      <trackRevisions>false</trackRevisions>
    </reviewItem>
    <reviewItem>
      <errorID>ee28eb84-9637-4b05-bd4f-68bcd1df956c</errorID>
      <errorWord>：/</errorWord>
      <group>L1_Punc</group>
      <groupName>标点问题</groupName>
      <ability>L2_Punc</ability>
      <abilityName>标点符号检查</abilityName>
      <candidateList>
        <item>：</item>
      </candidateList>
      <explain/>
      <paraID> 2C716FE</paraID>
      <start>2</start>
      <end>4</end>
      <status>unmodified</status>
      <modifiedWord/>
      <trackRevisions>false</trackRevisions>
    </reviewItem>
    <reviewItem>
      <errorID>9159a240-ea16-454e-81d7-77431b68a5c3</errorID>
      <errorWord>：/</errorWord>
      <group>L1_Punc</group>
      <groupName>标点问题</groupName>
      <ability>L2_Punc</ability>
      <abilityName>标点符号检查</abilityName>
      <candidateList>
        <item>：</item>
      </candidateList>
      <explain/>
      <paraID>5044BDE4</paraID>
      <start>2</start>
      <end>4</end>
      <status>unmodified</status>
      <modifiedWord/>
      <trackRevisions>false</trackRevisions>
    </reviewItem>
    <reviewItem>
      <errorID>6d149c10-b49f-4e59-bbba-7f98dce0a9de</errorID>
      <errorWord>（</errorWord>
      <group>L1_Format</group>
      <groupName>格式问题</groupName>
      <ability>L2_HalfPunc</ability>
      <abilityName>全半角检查</abilityName>
      <candidateList>
        <item>(</item>
      </candidateList>
      <explain>文本全半角错误。</explain>
      <paraID>55E6BFD9</paraID>
      <start>3</start>
      <end>4</end>
      <status>unmodified</status>
      <modifiedWord/>
      <trackRevisions>false</trackRevisions>
    </reviewItem>
    <reviewItem>
      <errorID>8f4ede10-899b-4c89-980a-0be5e9ce7be1</errorID>
      <errorWord>）</errorWord>
      <group>L1_Format</group>
      <groupName>格式问题</groupName>
      <ability>L2_HalfPunc</ability>
      <abilityName>全半角检查</abilityName>
      <candidateList>
        <item>)</item>
      </candidateList>
      <explain>文本全半角错误。</explain>
      <paraID>55E6BFD9</paraID>
      <start>5</start>
      <end>6</end>
      <status>unmodified</status>
      <modifiedWord/>
      <trackRevisions>false</trackRevisions>
    </reviewItem>
    <reviewItem>
      <errorID>409e39f6-aa73-4864-be4c-3b8ef1aec91d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2995EE05</paraID>
      <start>0</start>
      <end>3</end>
      <status>unmodified</status>
      <modifiedWord/>
      <trackRevisions>false</trackRevisions>
    </reviewItem>
    <reviewItem>
      <errorID>6b58a0c4-90fc-4d36-9f0f-9ce75b5781c6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5EB0A584</paraID>
      <start>0</start>
      <end>3</end>
      <status>unmodified</status>
      <modifiedWord/>
      <trackRevisions>false</trackRevisions>
    </reviewItem>
    <reviewItem>
      <errorID>023a6d9c-00a6-4f16-b466-32f9aa04a7bf</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25C5713</paraID>
      <start>0</start>
      <end>3</end>
      <status>unmodified</status>
      <modifiedWord/>
      <trackRevisions>false</trackRevisions>
    </reviewItem>
    <reviewItem>
      <errorID>3388ee4c-f587-4c49-a549-dafd557fbbb1</errorID>
      <errorWord>,</errorWord>
      <group>L1_Format</group>
      <groupName>格式问题</groupName>
      <ability>L2_HalfPunc</ability>
      <abilityName>全半角检查</abilityName>
      <candidateList>
        <item>，</item>
      </candidateList>
      <explain>文本全半角错误。</explain>
      <paraID> 25C5713</paraID>
      <start>26</start>
      <end>27</end>
      <status>unmodified</status>
      <modifiedWord/>
      <trackRevisions>false</trackRevisions>
    </reviewItem>
    <reviewItem>
      <errorID>b1b9688f-8628-432c-a200-cc45c284ffda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791E5D6A</paraID>
      <start>0</start>
      <end>3</end>
      <status>unmodified</status>
      <modifiedWord/>
      <trackRevisions>false</trackRevisions>
    </reviewItem>
    <reviewItem>
      <errorID>537de3c2-1c04-4bf3-bacd-6878302e175e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538F9DE9</paraID>
      <start>0</start>
      <end>3</end>
      <status>unmodified</status>
      <modifiedWord/>
      <trackRevisions>false</trackRevisions>
    </reviewItem>
    <reviewItem>
      <errorID>6f3e13ce-b91e-4c6d-846b-2990e36a69f2</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CC8BCA1</paraID>
      <start>0</start>
      <end>3</end>
      <status>unmodified</status>
      <modifiedWord/>
      <trackRevisions>false</trackRevisions>
    </reviewItem>
    <reviewItem>
      <errorID>1eae42e2-b597-4131-ac32-9f22bb090c73</errorID>
      <errorWord>,</errorWord>
      <group>L1_Format</group>
      <groupName>格式问题</groupName>
      <ability>L2_HalfPunc</ability>
      <abilityName>全半角检查</abilityName>
      <candidateList>
        <item>，</item>
      </candidateList>
      <explain>文本全半角错误。</explain>
      <paraID> CC8BCA1</paraID>
      <start>26</start>
      <end>27</end>
      <status>unmodified</status>
      <modifiedWord/>
      <trackRevisions>false</trackRevisions>
    </reviewItem>
    <reviewItem>
      <errorID>8fabc250-b41d-4382-b122-10c1d7a56eaf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1349CFA6</paraID>
      <start>0</start>
      <end>3</end>
      <status>unmodified</status>
      <modifiedWord/>
      <trackRevisions>false</trackRevisions>
    </reviewItem>
    <reviewItem>
      <errorID>50732b2a-1fb5-45bd-9ae1-dfeae554b179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63562AAB</paraID>
      <start>0</start>
      <end>3</end>
      <status>unmodified</status>
      <modifiedWord/>
      <trackRevisions>false</trackRevisions>
    </reviewItem>
    <reviewItem>
      <errorID>c53dfaab-9985-4599-87ae-7b7050cac315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65543013</paraID>
      <start>0</start>
      <end>3</end>
      <status>unmodified</status>
      <modifiedWord/>
      <trackRevisions>false</trackRevisions>
    </reviewItem>
    <reviewItem>
      <errorID>ab6e189d-3465-4738-b315-bb27e0d2ac99</errorID>
      <errorWord>,</errorWord>
      <group>L1_Format</group>
      <groupName>格式问题</groupName>
      <ability>L2_HalfPunc</ability>
      <abilityName>全半角检查</abilityName>
      <candidateList>
        <item>，</item>
      </candidateList>
      <explain>文本全半角错误。</explain>
      <paraID>65543013</paraID>
      <start>26</start>
      <end>27</end>
      <status>unmodified</status>
      <modifiedWord/>
      <trackRevisions>false</trackRevisions>
    </reviewItem>
    <reviewItem>
      <errorID>65c055e8-d52e-4e66-b981-c4503a522d0a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4D9926B</paraID>
      <start>0</start>
      <end>3</end>
      <status>unmodified</status>
      <modifiedWord/>
      <trackRevisions>false</trackRevisions>
    </reviewItem>
    <reviewItem>
      <errorID>6015828d-9265-4f9b-8ebb-8f3ccd509104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103D7E5A</paraID>
      <start>0</start>
      <end>3</end>
      <status>unmodified</status>
      <modifiedWord/>
      <trackRevisions>false</trackRevisions>
    </reviewItem>
    <reviewItem>
      <errorID>a2994a7c-e7e3-43b8-b437-24eb746a2d85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4896866A</paraID>
      <start>0</start>
      <end>3</end>
      <status>unmodified</status>
      <modifiedWord/>
      <trackRevisions>false</trackRevisions>
    </reviewItem>
    <reviewItem>
      <errorID>34f3a85b-85c5-4b1a-972d-e39fd66cc740</errorID>
      <errorWord>,</errorWord>
      <group>L1_Format</group>
      <groupName>格式问题</groupName>
      <ability>L2_HalfPunc</ability>
      <abilityName>全半角检查</abilityName>
      <candidateList>
        <item>，</item>
      </candidateList>
      <explain>文本全半角错误。</explain>
      <paraID>4896866A</paraID>
      <start>26</start>
      <end>27</end>
      <status>unmodified</status>
      <modifiedWord/>
      <trackRevisions>false</trackRevisions>
    </reviewItem>
    <reviewItem>
      <errorID>550e708b-43ff-4c30-8c00-339dc91d907f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3D7271F3</paraID>
      <start>0</start>
      <end>2</end>
      <status>unmodified</status>
      <modifiedWord/>
      <trackRevisions>false</trackRevisions>
    </reviewItem>
    <reviewItem>
      <errorID>34b4ac77-123c-4b6c-8f82-7de014e0b9e9</errorID>
      <errorWord>；；</errorWord>
      <group>L1_Punc</group>
      <groupName>标点问题</groupName>
      <ability>L2_Punc</ability>
      <abilityName>标点符号检查</abilityName>
      <candidateList>
        <item>；</item>
      </candidateList>
      <explain/>
      <paraID>  DDD81B</paraID>
      <start>20</start>
      <end>22</end>
      <status>unmodified</status>
      <modifiedWord/>
      <trackRevisions>false</trackRevisions>
    </reviewItem>
    <reviewItem>
      <errorID>00a21ca3-1689-4ac3-8884-748925bec625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638EBD6A</paraID>
      <start>0</start>
      <end>2</end>
      <status>unmodified</status>
      <modifiedWord/>
      <trackRevisions>false</trackRevisions>
    </reviewItem>
    <reviewItem>
      <errorID>d59e6bba-0630-4f46-9575-fda85d35cd82</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7A19ECEF</paraID>
      <start>0</start>
      <end>2</end>
      <status>unmodified</status>
      <modifiedWord/>
      <trackRevisions>false</trackRevisions>
    </reviewItem>
    <reviewItem>
      <errorID>bbf2f54a-18d4-4fc7-a32a-6b66ef9e1bc1</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38275719</paraID>
      <start>0</start>
      <end>2</end>
      <status>unmodified</status>
      <modifiedWord/>
      <trackRevisions>false</trackRevisions>
    </reviewItem>
    <reviewItem>
      <errorID>2820f7d9-e53e-4330-81c3-10101aa5745a</errorID>
      <errorWord>（</errorWord>
      <group>L1_Format</group>
      <groupName>格式问题</groupName>
      <ability>L2_HalfPunc</ability>
      <abilityName>全半角检查</abilityName>
      <candidateList>
        <item>(</item>
      </candidateList>
      <explain>文本全半角错误。</explain>
      <paraID>4BC84619</paraID>
      <start>5</start>
      <end>6</end>
      <status>unmodified</status>
      <modifiedWord/>
      <trackRevisions>false</trackRevisions>
    </reviewItem>
    <reviewItem>
      <errorID>230b3763-72c8-47dd-9f15-dde9ede5bf01</errorID>
      <errorWord>）</errorWord>
      <group>L1_Format</group>
      <groupName>格式问题</groupName>
      <ability>L2_HalfPunc</ability>
      <abilityName>全半角检查</abilityName>
      <candidateList>
        <item>)</item>
      </candidateList>
      <explain>文本全半角错误。</explain>
      <paraID>4BC84619</paraID>
      <start>7</start>
      <end>8</end>
      <status>unmodified</status>
      <modifiedWord/>
      <trackRevisions>false</trackRevisions>
    </reviewItem>
    <reviewItem>
      <errorID>35682738-84b7-4abf-bc44-75af75ed91cf</errorID>
      <errorWord>：/</errorWord>
      <group>L1_Punc</group>
      <groupName>标点问题</groupName>
      <ability>L2_Punc</ability>
      <abilityName>标点符号检查</abilityName>
      <candidateList>
        <item>：</item>
      </candidateList>
      <explain/>
      <paraID>4551704F</paraID>
      <start>8</start>
      <end>10</end>
      <status>unmodified</status>
      <modifiedWord/>
      <trackRevisions>false</trackRevisions>
    </reviewItem>
    <reviewItem>
      <errorID>cbef0605-4761-4346-81ee-1e221f0098ff</errorID>
      <errorWord>：/</errorWord>
      <group>L1_Punc</group>
      <groupName>标点问题</groupName>
      <ability>L2_Punc</ability>
      <abilityName>标点符号检查</abilityName>
      <candidateList>
        <item>：</item>
      </candidateList>
      <explain/>
      <paraID> 350230C</paraID>
      <start>18</start>
      <end>20</end>
      <status>unmodified</status>
      <modifiedWord/>
      <trackRevisions>false</trackRevisions>
    </reviewItem>
    <reviewItem>
      <errorID>a9ab2a3f-fdd3-478c-93b2-485ce2eeb71f</errorID>
      <errorWord>(</errorWord>
      <group>L1_Format</group>
      <groupName>格式问题</groupName>
      <ability>L2_HalfPunc</ability>
      <abilityName>全半角检查</abilityName>
      <candidateList>
        <item>（</item>
      </candidateList>
      <explain>文本全半角错误。</explain>
      <paraID>7D9888E2</paraID>
      <start>0</start>
      <end>1</end>
      <status>unmodified</status>
      <modifiedWord/>
      <trackRevisions>false</trackRevisions>
    </reviewItem>
    <reviewItem>
      <errorID>9d9dea35-d80e-4044-b7ad-7054bb052b6c</errorID>
      <errorWord>)</errorWord>
      <group>L1_Format</group>
      <groupName>格式问题</groupName>
      <ability>L2_HalfPunc</ability>
      <abilityName>全半角检查</abilityName>
      <candidateList>
        <item>）</item>
      </candidateList>
      <explain>文本全半角错误。</explain>
      <paraID>7D9888E2</paraID>
      <start>7</start>
      <end>8</end>
      <status>unmodified</status>
      <modifiedWord/>
      <trackRevisions>false</trackRevisions>
    </reviewItem>
    <reviewItem>
      <errorID>af74956d-9785-4bc3-a22f-4cb8548d4c61</errorID>
      <errorWord>：/</errorWord>
      <group>L1_Punc</group>
      <groupName>标点问题</groupName>
      <ability>L2_Punc</ability>
      <abilityName>标点符号检查</abilityName>
      <candidateList>
        <item>：</item>
      </candidateList>
      <explain/>
      <paraID>1513F86D</paraID>
      <start>7</start>
      <end>9</end>
      <status>unmodified</status>
      <modifiedWord/>
      <trackRevisions>false</trackRevisions>
    </reviewItem>
    <reviewItem>
      <errorID>43ad454e-06d0-4cd2-9a91-8aa84faee73f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28143AE2</paraID>
      <start>0</start>
      <end>2</end>
      <status>unmodified</status>
      <modifiedWord/>
      <trackRevisions>false</trackRevisions>
    </reviewItem>
    <reviewItem>
      <errorID>e7170fdd-bff0-4d06-896e-5adb0660f6d8</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9E8E578</paraID>
      <start>0</start>
      <end>2</end>
      <status>unmodified</status>
      <modifiedWord/>
      <trackRevisions>false</trackRevisions>
    </reviewItem>
    <reviewItem>
      <errorID>7476d72b-3cb0-40c3-996f-c010f8888d5e</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83079CE</paraID>
      <start>0</start>
      <end>2</end>
      <status>unmodified</status>
      <modifiedWord/>
      <trackRevisions>false</trackRevisions>
    </reviewItem>
    <reviewItem>
      <errorID>2ddb59c9-7b49-4a44-9810-c88d81d1347b</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6BA5BCA9</paraID>
      <start>0</start>
      <end>2</end>
      <status>unmodified</status>
      <modifiedWord/>
      <trackRevisions>false</trackRevisions>
    </reviewItem>
    <reviewItem>
      <errorID>7fa27b0d-b793-4afc-be11-d9339cb09169</errorID>
      <errorWord>：/</errorWord>
      <group>L1_Punc</group>
      <groupName>标点问题</groupName>
      <ability>L2_Punc</ability>
      <abilityName>标点符号检查</abilityName>
      <candidateList>
        <item>：</item>
      </candidateList>
      <explain/>
      <paraID>201D4A40</paraID>
      <start>7</start>
      <end>9</end>
      <status>unmodified</status>
      <modifiedWord/>
      <trackRevisions>false</trackRevisions>
    </reviewItem>
    <reviewItem>
      <errorID>0a06977b-3b40-410f-bb11-37bb0c67ce3d</errorID>
      <errorWord>：/</errorWord>
      <group>L1_Punc</group>
      <groupName>标点问题</groupName>
      <ability>L2_Punc</ability>
      <abilityName>标点符号检查</abilityName>
      <candidateList>
        <item>：</item>
      </candidateList>
      <explain/>
      <paraID>332DD083</paraID>
      <start>7</start>
      <end>9</end>
      <status>unmodified</status>
      <modifiedWord/>
      <trackRevisions>false</trackRevisions>
    </reviewItem>
    <reviewItem>
      <errorID>e8d3457d-9159-4ab1-8087-29ecfca81791</errorID>
      <errorWord>：/</errorWord>
      <group>L1_Punc</group>
      <groupName>标点问题</groupName>
      <ability>L2_Punc</ability>
      <abilityName>标点符号检查</abilityName>
      <candidateList>
        <item>：</item>
      </candidateList>
      <explain/>
      <paraID>267CCD69</paraID>
      <start>16</start>
      <end>18</end>
      <status>unmodified</status>
      <modifiedWord/>
      <trackRevisions>false</trackRevisions>
    </reviewItem>
    <reviewItem>
      <errorID>7cbc2dfb-4dba-446f-b23c-6486d0cfc022</errorID>
      <errorWord>&lt;</errorWord>
      <group>L1_Format</group>
      <groupName>格式问题</groupName>
      <ability>L2_HalfPunc</ability>
      <abilityName>全半角检查</abilityName>
      <candidateList>
        <item>〈</item>
      </candidateList>
      <explain>文本全半角错误。</explain>
      <paraID>218F753E</paraID>
      <start>28</start>
      <end>29</end>
      <status>unmodified</status>
      <modifiedWord/>
      <trackRevisions>false</trackRevisions>
    </reviewItem>
    <reviewItem>
      <errorID>4217280e-9f38-4cc1-8120-54633a1654a6</errorID>
      <errorWord>&gt;的通知》</errorWord>
      <group>L1_Punc</group>
      <groupName>标点问题</groupName>
      <ability>L2_Punc</ability>
      <abilityName>标点符号检查</abilityName>
      <candidateList>
        <item>〉的通知》</item>
      </candidateList>
      <explain/>
      <paraID>218F753E</paraID>
      <start>54</start>
      <end>59</end>
      <status>unmodified</status>
      <modifiedWord/>
      <trackRevisions>false</trackRevisions>
    </reviewItem>
    <reviewItem>
      <errorID>316e3198-7693-4790-9475-f0b8515d1bce</errorID>
      <errorWord>,</errorWord>
      <group>L1_Format</group>
      <groupName>格式问题</groupName>
      <ability>L2_HalfPunc</ability>
      <abilityName>全半角检查</abilityName>
      <candidateList>
        <item>，</item>
      </candidateList>
      <explain>文本全半角错误。</explain>
      <paraID>218F753E</paraID>
      <start>198</start>
      <end>199</end>
      <status>unmodified</status>
      <modifiedWord/>
      <trackRevisions>false</trackRevisions>
    </reviewItem>
    <reviewItem>
      <errorID>d66d286e-f942-41b7-94a4-187eb3cbcac8</errorID>
      <errorWord>,</errorWord>
      <group>L1_Format</group>
      <groupName>格式问题</groupName>
      <ability>L2_HalfPunc</ability>
      <abilityName>全半角检查</abilityName>
      <candidateList>
        <item>，</item>
      </candidateList>
      <explain>文本全半角错误。</explain>
      <paraID>28C10FDB</paraID>
      <start>71</start>
      <end>72</end>
      <status>unmodified</status>
      <modifiedWord/>
      <trackRevisions>false</trackRevisions>
    </reviewItem>
    <reviewItem>
      <errorID>d29f0f4e-66bd-4880-b451-a9366b023802</errorID>
      <errorWord>&lt;</errorWord>
      <group>L1_Format</group>
      <groupName>格式问题</groupName>
      <ability>L2_HalfPunc</ability>
      <abilityName>全半角检查</abilityName>
      <candidateList>
        <item>〈</item>
      </candidateList>
      <explain>文本全半角错误。</explain>
      <paraID> DF560A5</paraID>
      <start>86</start>
      <end>87</end>
      <status>unmodified</status>
      <modifiedWord/>
      <trackRevisions>false</trackRevisions>
    </reviewItem>
    <reviewItem>
      <errorID>32600c5f-a445-4fb8-b307-776579f566e2</errorID>
      <errorWord>&gt;的通知》</errorWord>
      <group>L1_Punc</group>
      <groupName>标点问题</groupName>
      <ability>L2_Punc</ability>
      <abilityName>标点符号检查</abilityName>
      <candidateList>
        <item>〉的通知》</item>
      </candidateList>
      <explain/>
      <paraID> DF560A5</paraID>
      <start>108</start>
      <end>113</end>
      <status>unmodified</status>
      <modifiedWord/>
      <trackRevisions>false</trackRevisions>
    </reviewItem>
    <reviewItem>
      <errorID>f4d8a331-94e2-463e-898c-36d90ec71a69</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5C05C3F3</paraID>
      <start>18</start>
      <end>21</end>
      <status>unmodified</status>
      <modifiedWord/>
      <trackRevisions>false</trackRevisions>
    </reviewItem>
    <reviewItem>
      <errorID>137fb44f-f6f5-487d-b258-187a76fc9381</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5C05C3F3</paraID>
      <start>27</start>
      <end>30</end>
      <status>unmodified</status>
      <modifiedWord/>
      <trackRevisions>false</trackRevisions>
    </reviewItem>
    <reviewItem>
      <errorID>95fd8c25-3be7-47fb-af8b-e37d70196bf7</errorID>
      <errorWord>：/</errorWord>
      <group>L1_Punc</group>
      <groupName>标点问题</groupName>
      <ability>L2_Punc</ability>
      <abilityName>标点符号检查</abilityName>
      <candidateList>
        <item>：</item>
      </candidateList>
      <explain/>
      <paraID> ED35827</paraID>
      <start>9</start>
      <end>11</end>
      <status>unmodified</status>
      <modifiedWord/>
      <trackRevisions>false</trackRevisions>
    </reviewItem>
    <reviewItem>
      <errorID>803ca800-bf5d-42ce-9402-0430ab05eced</errorID>
      <errorWord>(</errorWord>
      <group>L1_Format</group>
      <groupName>格式问题</groupName>
      <ability>L2_HalfPunc</ability>
      <abilityName>全半角检查</abilityName>
      <candidateList>
        <item>（</item>
      </candidateList>
      <explain>文本全半角错误。</explain>
      <paraID>731CCB32</paraID>
      <start>49</start>
      <end>50</end>
      <status>unmodified</status>
      <modifiedWord/>
      <trackRevisions>false</trackRevisions>
    </reviewItem>
    <reviewItem>
      <errorID>178c49ae-8e20-410a-9825-664938cce751</errorID>
      <errorWord>)</errorWord>
      <group>L1_Format</group>
      <groupName>格式问题</groupName>
      <ability>L2_HalfPunc</ability>
      <abilityName>全半角检查</abilityName>
      <candidateList>
        <item>）</item>
      </candidateList>
      <explain>文本全半角错误。</explain>
      <paraID>731CCB32</paraID>
      <start>63</start>
      <end>64</end>
      <status>unmodified</status>
      <modifiedWord/>
      <trackRevisions>false</trackRevisions>
    </reviewItem>
    <reviewItem>
      <errorID>ad79c32e-3abb-4f26-821c-cb90a5c73c37</errorID>
      <errorWord>《</errorWord>
      <group>L1_Punc</group>
      <groupName>标点问题</groupName>
      <ability>L2_Punc</ability>
      <abilityName>标点符号检查</abilityName>
      <candidateList/>
      <explain>此处标点可能未正确匹配，请检查句子中是否存在标点冗余、缺失或使用错误的情况。</explain>
      <paraID>1CD236D1</paraID>
      <start>18</start>
      <end>19</end>
      <status>unmodified</status>
      <modifiedWord/>
      <trackRevisions>false</trackRevisions>
    </reviewItem>
    <reviewItem>
      <errorID>43b54036-285c-4de5-817d-9baa1b1d2995</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42FA7480</paraID>
      <start>10</start>
      <end>11</end>
      <status>unmodified</status>
      <modifiedWord/>
      <trackRevisions>false</trackRevisions>
    </reviewItem>
    <reviewItem>
      <errorID>cf7d2e6d-9395-4c0d-8108-b24ebef676e6</errorID>
      <errorWord>（</errorWord>
      <group>L1_Format</group>
      <groupName>格式问题</groupName>
      <ability>L2_HalfPunc</ability>
      <abilityName>全半角检查</abilityName>
      <candidateList>
        <item>(</item>
      </candidateList>
      <explain>文本全半角错误。</explain>
      <paraID> 7E0FE00</paraID>
      <start>5</start>
      <end>6</end>
      <status>unmodified</status>
      <modifiedWord/>
      <trackRevisions>false</trackRevisions>
    </reviewItem>
    <reviewItem>
      <errorID>d3017ec3-ca59-48c0-83cf-d91828504ba7</errorID>
      <errorWord>）</errorWord>
      <group>L1_Format</group>
      <groupName>格式问题</groupName>
      <ability>L2_HalfPunc</ability>
      <abilityName>全半角检查</abilityName>
      <candidateList>
        <item>)</item>
      </candidateList>
      <explain>文本全半角错误。</explain>
      <paraID> 7E0FE00</paraID>
      <start>7</start>
      <end>8</end>
      <status>unmodified</status>
      <modifiedWord/>
      <trackRevisions>false</trackRevisions>
    </reviewItem>
    <reviewItem>
      <errorID>73a6511e-ecf9-4a0b-bee6-5482e705aaf2</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22409D1A</paraID>
      <start>0</start>
      <end>2</end>
      <status>unmodified</status>
      <modifiedWord/>
      <trackRevisions>false</trackRevisions>
    </reviewItem>
    <reviewItem>
      <errorID>004a0568-2824-4562-b194-e2dd34813e8e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42DAF962</paraID>
      <start>0</start>
      <end>2</end>
      <status>unmodified</status>
      <modifiedWord/>
      <trackRevisions>false</trackRevisions>
    </reviewItem>
    <reviewItem>
      <errorID>ad36ea35-5b6f-4c14-8c0b-1c1760f9346a</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7C63E1CB</paraID>
      <start>0</start>
      <end>2</end>
      <status>unmodified</status>
      <modifiedWord/>
      <trackRevisions>false</trackRevisions>
    </reviewItem>
    <reviewItem>
      <errorID>20ed32ec-7629-474e-8722-a6e6d5612c0e</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7908C6E</paraID>
      <start>0</start>
      <end>2</end>
      <status>unmodified</status>
      <modifiedWord/>
      <trackRevisions>false</trackRevisions>
    </reviewItem>
    <reviewItem>
      <errorID>270e4f9a-e5bc-477d-9cc9-adf85295f758</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1AFC936</paraID>
      <start>0</start>
      <end>2</end>
      <status>unmodified</status>
      <modifiedWord/>
      <trackRevisions>false</trackRevisions>
    </reviewItem>
    <reviewItem>
      <errorID>9f305d1d-6fdd-44f0-9a8f-7c677d9dde28</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66D741D1</paraID>
      <start>0</start>
      <end>2</end>
      <status>unmodified</status>
      <modifiedWord/>
      <trackRevisions>false</trackRevisions>
    </reviewItem>
    <reviewItem>
      <errorID>85570e1a-f474-4ee6-a167-edb502eff98d</errorID>
      <errorWord>（</errorWord>
      <group>L1_Format</group>
      <groupName>格式问题</groupName>
      <ability>L2_HalfPunc</ability>
      <abilityName>全半角检查</abilityName>
      <candidateList>
        <item>(</item>
      </candidateList>
      <explain>文本全半角错误。</explain>
      <paraID>5CA3C19A</paraID>
      <start>5</start>
      <end>6</end>
      <status>unmodified</status>
      <modifiedWord/>
      <trackRevisions>false</trackRevisions>
    </reviewItem>
    <reviewItem>
      <errorID>391bc8fb-de8e-4ecb-9e85-1bc71c12496f</errorID>
      <errorWord>）</errorWord>
      <group>L1_Format</group>
      <groupName>格式问题</groupName>
      <ability>L2_HalfPunc</ability>
      <abilityName>全半角检查</abilityName>
      <candidateList>
        <item>)</item>
      </candidateList>
      <explain>文本全半角错误。</explain>
      <paraID>5CA3C19A</paraID>
      <start>7</start>
      <end>8</end>
      <status>unmodified</status>
      <modifiedWord/>
      <trackRevisions>false</trackRevisions>
    </reviewItem>
    <reviewItem>
      <errorID>8bc1d520-90fe-406b-88bb-98f142c70b02</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220D56EA</paraID>
      <start>0</start>
      <end>2</end>
      <status>unmodified</status>
      <modifiedWord/>
      <trackRevisions>false</trackRevisions>
    </reviewItem>
    <reviewItem>
      <errorID>3cecbb37-d7c3-485f-89ca-d66149178973</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62E101CF</paraID>
      <start>0</start>
      <end>2</end>
      <status>unmodified</status>
      <modifiedWord/>
      <trackRevisions>false</trackRevisions>
    </reviewItem>
    <reviewItem>
      <errorID>e421b4e2-b5eb-4b45-adc7-64eb1ae305d8</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167FA330</paraID>
      <start>0</start>
      <end>2</end>
      <status>unmodified</status>
      <modifiedWord/>
      <trackRevisions>false</trackRevisions>
    </reviewItem>
    <reviewItem>
      <errorID>fd3df58d-bb8c-48a2-8c6f-c461ff0532d9</errorID>
      <errorWord>（</errorWord>
      <group>L1_Format</group>
      <groupName>格式问题</groupName>
      <ability>L2_HalfPunc</ability>
      <abilityName>全半角检查</abilityName>
      <candidateList>
        <item>(</item>
      </candidateList>
      <explain>文本全半角错误。</explain>
      <paraID>7DAF69E5</paraID>
      <start>5</start>
      <end>6</end>
      <status>unmodified</status>
      <modifiedWord/>
      <trackRevisions>false</trackRevisions>
    </reviewItem>
    <reviewItem>
      <errorID>fa4823c5-5d30-4d3e-a2b2-288453104bd0</errorID>
      <errorWord>）</errorWord>
      <group>L1_Format</group>
      <groupName>格式问题</groupName>
      <ability>L2_HalfPunc</ability>
      <abilityName>全半角检查</abilityName>
      <candidateList>
        <item>)</item>
      </candidateList>
      <explain>文本全半角错误。</explain>
      <paraID>7DAF69E5</paraID>
      <start>7</start>
      <end>8</end>
      <status>unmodified</status>
      <modifiedWord/>
      <trackRevisions>false</trackRevisions>
    </reviewItem>
    <reviewItem>
      <errorID>65a6f325-9b0e-4073-ab1d-2659e2582cbe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31136FA5</paraID>
      <start>0</start>
      <end>2</end>
      <status>unmodified</status>
      <modifiedWord/>
      <trackRevisions>false</trackRevisions>
    </reviewItem>
    <reviewItem>
      <errorID>47386555-1b9f-407b-a4a8-c3455899046f</errorID>
      <errorWord>（</errorWord>
      <group>L1_Format</group>
      <groupName>格式问题</groupName>
      <ability>L2_HalfPunc</ability>
      <abilityName>全半角检查</abilityName>
      <candidateList>
        <item>(</item>
      </candidateList>
      <explain>文本全半角错误。</explain>
      <paraID>4D1C97CE</paraID>
      <start>5</start>
      <end>6</end>
      <status>unmodified</status>
      <modifiedWord/>
      <trackRevisions>false</trackRevisions>
    </reviewItem>
    <reviewItem>
      <errorID>9424f530-fb11-4a1f-9e87-7eade8e2771e</errorID>
      <errorWord>）</errorWord>
      <group>L1_Format</group>
      <groupName>格式问题</groupName>
      <ability>L2_HalfPunc</ability>
      <abilityName>全半角检查</abilityName>
      <candidateList>
        <item>)</item>
      </candidateList>
      <explain>文本全半角错误。</explain>
      <paraID>4D1C97CE</paraID>
      <start>7</start>
      <end>8</end>
      <status>unmodified</status>
      <modifiedWord/>
      <trackRevisions>false</trackRevisions>
    </reviewItem>
    <reviewItem>
      <errorID>eb6a30f2-647e-469d-8132-ace4b4181e4c</errorID>
      <errorWord>（</errorWord>
      <group>L1_Format</group>
      <groupName>格式问题</groupName>
      <ability>L2_HalfPunc</ability>
      <abilityName>全半角检查</abilityName>
      <candidateList>
        <item>(</item>
      </candidateList>
      <explain>文本全半角错误。</explain>
      <paraID>1776B57A</paraID>
      <start>5</start>
      <end>6</end>
      <status>unmodified</status>
      <modifiedWord/>
      <trackRevisions>false</trackRevisions>
    </reviewItem>
    <reviewItem>
      <errorID>e9de19c5-cd79-45ce-8331-09c17556037e</errorID>
      <errorWord>）</errorWord>
      <group>L1_Format</group>
      <groupName>格式问题</groupName>
      <ability>L2_HalfPunc</ability>
      <abilityName>全半角检查</abilityName>
      <candidateList>
        <item>)</item>
      </candidateList>
      <explain>文本全半角错误。</explain>
      <paraID>1776B57A</paraID>
      <start>7</start>
      <end>8</end>
      <status>unmodified</status>
      <modifiedWord/>
      <trackRevisions>false</trackRevisions>
    </reviewItem>
    <reviewItem>
      <errorID>34818809-18b1-405b-8d51-d13147131939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7A74C0D1</paraID>
      <start>0</start>
      <end>2</end>
      <status>unmodified</status>
      <modifiedWord/>
      <trackRevisions>false</trackRevisions>
    </reviewItem>
    <reviewItem>
      <errorID>1b96bc5d-d8b0-4526-aead-5faeab8c06b8</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426E2138</paraID>
      <start>0</start>
      <end>2</end>
      <status>unmodified</status>
      <modifiedWord/>
      <trackRevisions>false</trackRevisions>
    </reviewItem>
    <reviewItem>
      <errorID>d81f6fed-b663-4783-8c56-14dcd73c401b</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CBD00C4</paraID>
      <start>0</start>
      <end>2</end>
      <status>unmodified</status>
      <modifiedWord/>
      <trackRevisions>false</trackRevisions>
    </reviewItem>
    <reviewItem>
      <errorID>d673b0d9-1fe2-4b27-b898-d9d41f6a02b6</errorID>
      <errorWord>（</errorWord>
      <group>L1_Format</group>
      <groupName>格式问题</groupName>
      <ability>L2_HalfPunc</ability>
      <abilityName>全半角检查</abilityName>
      <candidateList>
        <item>(</item>
      </candidateList>
      <explain>文本全半角错误。</explain>
      <paraID>27982FDE</paraID>
      <start>5</start>
      <end>6</end>
      <status>unmodified</status>
      <modifiedWord/>
      <trackRevisions>false</trackRevisions>
    </reviewItem>
    <reviewItem>
      <errorID>87646833-e8da-4f3a-a5f3-32bf018d157f</errorID>
      <errorWord>）</errorWord>
      <group>L1_Format</group>
      <groupName>格式问题</groupName>
      <ability>L2_HalfPunc</ability>
      <abilityName>全半角检查</abilityName>
      <candidateList>
        <item>)</item>
      </candidateList>
      <explain>文本全半角错误。</explain>
      <paraID>27982FDE</paraID>
      <start>7</start>
      <end>8</end>
      <status>unmodified</status>
      <modifiedWord/>
      <trackRevisions>false</trackRevisions>
    </reviewItem>
    <reviewItem>
      <errorID>80c366f1-e349-4fcd-a3e8-64a7f7d372a0</errorID>
      <errorWord>，</errorWord>
      <group>L1_Word</group>
      <groupName>字词问题</groupName>
      <ability>L2_Typo</ability>
      <abilityName>字词错误</abilityName>
      <candidateList>
        <item>，在</item>
      </candidateList>
      <explain/>
      <paraID>62EF1393</paraID>
      <start>45</start>
      <end>46</end>
      <status>unmodified</status>
      <modifiedWord/>
      <trackRevisions>false</trackRevisions>
    </reviewItem>
    <reviewItem>
      <errorID>43bfecc0-a3c2-430c-a840-de9065bb0e69</errorID>
      <errorWord>，</errorWord>
      <group>L1_Word</group>
      <groupName>字词问题</groupName>
      <ability>L2_Typo</ability>
      <abilityName>字词错误</abilityName>
      <candidateList>
        <item>，由</item>
      </candidateList>
      <explain/>
      <paraID>64123922</paraID>
      <start>163</start>
      <end>164</end>
      <status>unmodified</status>
      <modifiedWord/>
      <trackRevisions>false</trackRevisions>
    </reviewItem>
    <reviewItem>
      <errorID>234b3b62-68fb-417f-ace7-6f15724a1581</errorID>
      <errorWord>（</errorWord>
      <group>L1_Format</group>
      <groupName>格式问题</groupName>
      <ability>L2_HalfPunc</ability>
      <abilityName>全半角检查</abilityName>
      <candidateList>
        <item>(</item>
      </candidateList>
      <explain>文本全半角错误。</explain>
      <paraID>5FB33F69</paraID>
      <start>5</start>
      <end>6</end>
      <status>unmodified</status>
      <modifiedWord/>
      <trackRevisions>false</trackRevisions>
    </reviewItem>
    <reviewItem>
      <errorID>d1945dba-248f-4895-ae5e-acf2a05938ef</errorID>
      <errorWord>）</errorWord>
      <group>L1_Format</group>
      <groupName>格式问题</groupName>
      <ability>L2_HalfPunc</ability>
      <abilityName>全半角检查</abilityName>
      <candidateList>
        <item>)</item>
      </candidateList>
      <explain>文本全半角错误。</explain>
      <paraID>5FB33F69</paraID>
      <start>7</start>
      <end>8</end>
      <status>unmodified</status>
      <modifiedWord/>
      <trackRevisions>false</trackRevisions>
    </reviewItem>
    <reviewItem>
      <errorID>c42d779e-9585-4ebc-9b00-614357cd4201</errorID>
      <errorWord>（</errorWord>
      <group>L1_Format</group>
      <groupName>格式问题</groupName>
      <ability>L2_HalfPunc</ability>
      <abilityName>全半角检查</abilityName>
      <candidateList>
        <item>(</item>
      </candidateList>
      <explain>文本全半角错误。</explain>
      <paraID>5F544AA5</paraID>
      <start>5</start>
      <end>6</end>
      <status>unmodified</status>
      <modifiedWord/>
      <trackRevisions>false</trackRevisions>
    </reviewItem>
    <reviewItem>
      <errorID>642df748-fad6-40a8-ab21-2a010b1f61a3</errorID>
      <errorWord>）</errorWord>
      <group>L1_Format</group>
      <groupName>格式问题</groupName>
      <ability>L2_HalfPunc</ability>
      <abilityName>全半角检查</abilityName>
      <candidateList>
        <item>)</item>
      </candidateList>
      <explain>文本全半角错误。</explain>
      <paraID>5F544AA5</paraID>
      <start>7</start>
      <end>8</end>
      <status>unmodified</status>
      <modifiedWord/>
      <trackRevisions>false</trackRevisions>
    </reviewItem>
    <reviewItem>
      <errorID>bb0a255a-e45b-41f7-a4eb-28b0243e7a28</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1871E898</paraID>
      <start>0</start>
      <end>2</end>
      <status>unmodified</status>
      <modifiedWord/>
      <trackRevisions>false</trackRevisions>
    </reviewItem>
    <reviewItem>
      <errorID>59ca7d24-4044-464f-800f-cb321a183de3</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4631FB0D</paraID>
      <start>0</start>
      <end>2</end>
      <status>unmodified</status>
      <modifiedWord/>
      <trackRevisions>false</trackRevisions>
    </reviewItem>
    <reviewItem>
      <errorID>768a1236-bc66-4e76-b6f7-e89137601ddd</errorID>
      <errorWord>（</errorWord>
      <group>L1_Format</group>
      <groupName>格式问题</groupName>
      <ability>L2_HalfPunc</ability>
      <abilityName>全半角检查</abilityName>
      <candidateList>
        <item>(</item>
      </candidateList>
      <explain>文本全半角错误。</explain>
      <paraID>24C2C3A7</paraID>
      <start>5</start>
      <end>6</end>
      <status>unmodified</status>
      <modifiedWord/>
      <trackRevisions>false</trackRevisions>
    </reviewItem>
    <reviewItem>
      <errorID>5ba53ad0-88da-42d5-bff5-6fd1bd4133ed</errorID>
      <errorWord>）</errorWord>
      <group>L1_Format</group>
      <groupName>格式问题</groupName>
      <ability>L2_HalfPunc</ability>
      <abilityName>全半角检查</abilityName>
      <candidateList>
        <item>)</item>
      </candidateList>
      <explain>文本全半角错误。</explain>
      <paraID>24C2C3A7</paraID>
      <start>7</start>
      <end>8</end>
      <status>unmodified</status>
      <modifiedWord/>
      <trackRevisions>false</trackRevisions>
    </reviewItem>
    <reviewItem>
      <errorID>f7160384-827c-4cfb-bb5b-0425c6dedd73</errorID>
      <errorWord>&lt;</errorWord>
      <group>L1_Format</group>
      <groupName>格式问题</groupName>
      <ability>L2_HalfPunc</ability>
      <abilityName>全半角检查</abilityName>
      <candidateList>
        <item>〈</item>
      </candidateList>
      <explain>文本全半角错误。</explain>
      <paraID> 9890F00</paraID>
      <start>169</start>
      <end>170</end>
      <status>unmodified</status>
      <modifiedWord/>
      <trackRevisions>false</trackRevisions>
    </reviewItem>
    <reviewItem>
      <errorID>d9bcc8f0-e25a-4e4a-8e8c-92d7a1de804c</errorID>
      <errorWord>&gt;，</errorWord>
      <group>L1_Punc</group>
      <groupName>标点问题</groupName>
      <ability>L2_Punc</ability>
      <abilityName>标点符号检查</abilityName>
      <candidateList>
        <item>&gt;</item>
      </candidateList>
      <explain/>
      <paraID> 9890F00</paraID>
      <start>173</start>
      <end>175</end>
      <status>unmodified</status>
      <modifiedWord/>
      <trackRevisions>false</trackRevisions>
    </reviewItem>
    <reviewItem>
      <errorID>716357bf-d46a-43f5-9651-6c064b90384f</errorID>
      <errorWord>业</errorWord>
      <group>L1_Word</group>
      <groupName>字词问题</groupName>
      <ability>L2_Typo</ability>
      <abilityName>字词错误</abilityName>
      <candidateList>
        <item>业承</item>
      </candidateList>
      <explain/>
      <paraID>29045D3C</paraID>
      <start>34</start>
      <end>35</end>
      <status>unmodified</status>
      <modifiedWord/>
      <trackRevisions>false</trackRevisions>
    </reviewItem>
    <reviewItem>
      <errorID>2e22b548-9965-48f5-99cc-09fc2ae7a0fa</errorID>
      <errorWord>。：</errorWord>
      <group>L1_Punc</group>
      <groupName>标点问题</groupName>
      <ability>L2_Punc</ability>
      <abilityName>标点符号检查</abilityName>
      <candidateList>
        <item>。</item>
      </candidateList>
      <explain/>
      <paraID>29045D3C</paraID>
      <start>54</start>
      <end>56</end>
      <status>unmodified</status>
      <modifiedWord/>
      <trackRevisions>false</trackRevisions>
    </reviewItem>
    <reviewItem>
      <errorID>ea2ec91e-c92c-4730-920b-e4cad7e378d9</errorID>
      <errorWord>如如</errorWord>
      <group>L1_Word</group>
      <groupName>字词问题</groupName>
      <ability>L2_Typo</ability>
      <abilityName>字词错误</abilityName>
      <candidateList>
        <item>如</item>
      </candidateList>
      <explain/>
      <paraID>5B66164E</paraID>
      <start>76</start>
      <end>78</end>
      <status>unmodified</status>
      <modifiedWord/>
      <trackRevisions>false</trackRevisions>
    </reviewItem>
    <reviewItem>
      <errorID>4bcb3401-c9b0-4496-a580-dca771d3656c</errorID>
      <errorWord>：/。</errorWord>
      <group>L1_Punc</group>
      <groupName>标点问题</groupName>
      <ability>L2_Punc</ability>
      <abilityName>标点符号检查</abilityName>
      <candidateList>
        <item>：</item>
      </candidateList>
      <explain/>
      <paraID>74BCAAD7</paraID>
      <start>7</start>
      <end>10</end>
      <status>unmodified</status>
      <modifiedWord/>
      <trackRevisions>false</trackRevisions>
    </reviewItem>
    <reviewItem>
      <errorID>f9a6ed12-10cb-496f-a9f1-95f10a08c260</errorID>
      <errorWord>：/</errorWord>
      <group>L1_Punc</group>
      <groupName>标点问题</groupName>
      <ability>L2_Punc</ability>
      <abilityName>标点符号检查</abilityName>
      <candidateList>
        <item>：</item>
      </candidateList>
      <explain/>
      <paraID>2DFF50AF</paraID>
      <start>7</start>
      <end>9</end>
      <status>unmodified</status>
      <modifiedWord/>
      <trackRevisions>false</trackRevisions>
    </reviewItem>
    <reviewItem>
      <errorID>4f11a72d-4672-43a7-94cc-6f709c2e828b</errorID>
      <errorWord>(</errorWord>
      <group>L1_Format</group>
      <groupName>格式问题</groupName>
      <ability>L2_HalfPunc</ability>
      <abilityName>全半角检查</abilityName>
      <candidateList>
        <item>（</item>
      </candidateList>
      <explain>文本全半角错误。</explain>
      <paraID>20F536E7</paraID>
      <start>13</start>
      <end>14</end>
      <status>unmodified</status>
      <modifiedWord/>
      <trackRevisions>false</trackRevisions>
    </reviewItem>
    <reviewItem>
      <errorID>7b426715-50be-4b29-bb4b-43820732f303</errorID>
      <errorWord>)</errorWord>
      <group>L1_Format</group>
      <groupName>格式问题</groupName>
      <ability>L2_HalfPunc</ability>
      <abilityName>全半角检查</abilityName>
      <candidateList>
        <item>）</item>
      </candidateList>
      <explain>文本全半角错误。</explain>
      <paraID>20F536E7</paraID>
      <start>24</start>
      <end>25</end>
      <status>unmodified</status>
      <modifiedWord/>
      <trackRevisions>false</trackRevisions>
    </reviewItem>
    <reviewItem>
      <errorID>161cb665-80be-40a1-aaad-6b6c2c741b58</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4FAD66B9</paraID>
      <start>13</start>
      <end>16</end>
      <status>unmodified</status>
      <modifiedWord/>
      <trackRevisions>false</trackRevisions>
    </reviewItem>
    <reviewItem>
      <errorID>9892fa70-8fd7-4e50-a581-e22ca0bfc67b</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4FAD66B9</paraID>
      <start>23</start>
      <end>26</end>
      <status>unmodified</status>
      <modifiedWord/>
      <trackRevisions>false</trackRevisions>
    </reviewItem>
    <reviewItem>
      <errorID>774875e9-30ea-411e-a180-5dbbfebaaa02</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4FAD66B9</paraID>
      <start>29</start>
      <end>32</end>
      <status>unmodified</status>
      <modifiedWord/>
      <trackRevisions>false</trackRevisions>
    </reviewItem>
    <reviewItem>
      <errorID>4b31fd70-5f28-49e8-9385-d9981dda4335</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4FAD66B9</paraID>
      <start>35</start>
      <end>38</end>
      <status>unmodified</status>
      <modifiedWord/>
      <trackRevisions>false</trackRevisions>
    </reviewItem>
    <reviewItem>
      <errorID>4123514e-2294-4789-8582-7ee56386a491</errorID>
      <errorWord>法律、法规</errorWord>
      <group>L1_Word</group>
      <groupName>字词问题</groupName>
      <ability>L2_Typo</ability>
      <abilityName>字词错误</abilityName>
      <candidateList>
        <item>法律法规</item>
      </candidateList>
      <explain/>
      <paraID>5FF78DDE</paraID>
      <start>43</start>
      <end>48</end>
      <status>unmodified</status>
      <modifiedWord/>
      <trackRevisions>false</trackRevisions>
    </reviewItem>
    <reviewItem>
      <errorID>3b1eeb1b-773f-4955-bd7f-07fa88c96229</errorID>
      <errorWord>/）</errorWord>
      <group>L1_Punc</group>
      <groupName>标点问题</groupName>
      <ability>L2_Punc</ability>
      <abilityName>标点符号检查</abilityName>
      <candidateList>
        <item>）</item>
      </candidateList>
      <explain/>
      <paraID> 81BCC79</paraID>
      <start>39</start>
      <end>41</end>
      <status>unmodified</status>
      <modifiedWord/>
      <trackRevisions>false</trackRevisions>
    </reviewItem>
    <reviewItem>
      <errorID>91f1dcd5-31ab-49e1-a213-4125741047de</errorID>
      <errorWord>/）</errorWord>
      <group>L1_Punc</group>
      <groupName>标点问题</groupName>
      <ability>L2_Punc</ability>
      <abilityName>标点符号检查</abilityName>
      <candidateList>
        <item>）</item>
      </candidateList>
      <explain/>
      <paraID> 47EB581</paraID>
      <start>42</start>
      <end>44</end>
      <status>unmodified</status>
      <modifiedWord/>
      <trackRevisions>false</trackRevisions>
    </reviewItem>
    <reviewItem>
      <errorID>7e135e64-b08f-495a-9dca-67ef09b51adb</errorID>
      <errorWord>/）</errorWord>
      <group>L1_Punc</group>
      <groupName>标点问题</groupName>
      <ability>L2_Punc</ability>
      <abilityName>标点符号检查</abilityName>
      <candidateList>
        <item>）</item>
      </candidateList>
      <explain/>
      <paraID>14D5B08F</paraID>
      <start>42</start>
      <end>44</end>
      <status>unmodified</status>
      <modifiedWord/>
      <trackRevisions>false</trackRevisions>
    </reviewItem>
    <reviewItem>
      <errorID>eaffc2d7-57d8-4277-b944-dbea98507d1b</errorID>
      <errorWord>/）</errorWord>
      <group>L1_Punc</group>
      <groupName>标点问题</groupName>
      <ability>L2_Punc</ability>
      <abilityName>标点符号检查</abilityName>
      <candidateList>
        <item>）</item>
      </candidateList>
      <explain/>
      <paraID>7EA7F07D</paraID>
      <start>42</start>
      <end>44</end>
      <status>unmodified</status>
      <modifiedWord/>
      <trackRevisions>false</trackRevisions>
    </reviewItem>
    <reviewItem>
      <errorID>c0d9566c-3348-424d-bfe9-6848edde9379</errorID>
      <errorWord>，</errorWord>
      <group>L1_Word</group>
      <groupName>字词问题</groupName>
      <ability>L2_Typo</ability>
      <abilityName>字词错误</abilityName>
      <candidateList>
        <item>，由</item>
      </candidateList>
      <explain/>
      <paraID>50C748FC</paraID>
      <start>13</start>
      <end>14</end>
      <status>unmodified</status>
      <modifiedWord/>
      <trackRevisions>false</trackRevisions>
    </reviewItem>
    <reviewItem>
      <errorID>c775a524-c2cb-4ad9-990e-ae0c4bd285a6</errorID>
      <errorWord>及</errorWord>
      <group>L1_Word</group>
      <groupName>字词问题</groupName>
      <ability>L2_Typo</ability>
      <abilityName>字词错误</abilityName>
      <candidateList>
        <item>及与</item>
      </candidateList>
      <explain/>
      <paraID>55251DE8</paraID>
      <start>58</start>
      <end>59</end>
      <status>unmodified</status>
      <modifiedWord/>
      <trackRevisions>false</trackRevisions>
    </reviewItem>
    <reviewItem>
      <errorID>e293049b-a20d-43f5-9409-a261a44b8eaa</errorID>
      <errorWord>,</errorWord>
      <group>L1_Format</group>
      <groupName>格式问题</groupName>
      <ability>L2_HalfPunc</ability>
      <abilityName>全半角检查</abilityName>
      <candidateList>
        <item>，</item>
      </candidateList>
      <explain>文本全半角错误。</explain>
      <paraID>7B23B788</paraID>
      <start>100</start>
      <end>101</end>
      <status>unmodified</status>
      <modifiedWord/>
      <trackRevisions>false</trackRevisions>
    </reviewItem>
    <reviewItem>
      <errorID>cd7668bd-caa6-47ed-81ec-0febc24e41de</errorID>
      <errorWord>,</errorWord>
      <group>L1_Format</group>
      <groupName>格式问题</groupName>
      <ability>L2_HalfPunc</ability>
      <abilityName>全半角检查</abilityName>
      <candidateList>
        <item>，</item>
      </candidateList>
      <explain>文本全半角错误。</explain>
      <paraID>4AD210FE</paraID>
      <start>36</start>
      <end>37</end>
      <status>unmodified</status>
      <modifiedWord/>
      <trackRevisions>false</trackRevisions>
    </reviewItem>
    <reviewItem>
      <errorID>16e91317-6ef7-40d5-bf6a-03c5449fa52e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5B4D02B7</paraID>
      <start>0</start>
      <end>2</end>
      <status>unmodified</status>
      <modifiedWord/>
      <trackRevisions>false</trackRevisions>
    </reviewItem>
    <reviewItem>
      <errorID>1f934704-451b-4904-845c-f7c4f6aa3169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2D8D63EB</paraID>
      <start>0</start>
      <end>2</end>
      <status>unmodified</status>
      <modifiedWord/>
      <trackRevisions>false</trackRevisions>
    </reviewItem>
    <reviewItem>
      <errorID>3b4d059b-6186-4346-ae43-3ebcae8b5536</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4D59D0B1</paraID>
      <start>0</start>
      <end>2</end>
      <status>unmodified</status>
      <modifiedWord/>
      <trackRevisions>false</trackRevisions>
    </reviewItem>
    <reviewItem>
      <errorID>04e7eceb-71f6-441b-8f45-dc15083bb81b</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450385F7</paraID>
      <start>0</start>
      <end>2</end>
      <status>unmodified</status>
      <modifiedWord/>
      <trackRevisions>false</trackRevisions>
    </reviewItem>
    <reviewItem>
      <errorID>a3a28772-2b0e-4d07-9395-5ee82dea92ba</errorID>
      <errorWord>（</errorWord>
      <group>L1_Format</group>
      <groupName>格式问题</groupName>
      <ability>L2_HalfPunc</ability>
      <abilityName>全半角检查</abilityName>
      <candidateList>
        <item>(</item>
      </candidateList>
      <explain>文本全半角错误。</explain>
      <paraID>371CC21A</paraID>
      <start>5</start>
      <end>6</end>
      <status>unmodified</status>
      <modifiedWord/>
      <trackRevisions>false</trackRevisions>
    </reviewItem>
    <reviewItem>
      <errorID>8cb596a5-afb3-4c50-a274-e21e65a64664</errorID>
      <errorWord>）</errorWord>
      <group>L1_Format</group>
      <groupName>格式问题</groupName>
      <ability>L2_HalfPunc</ability>
      <abilityName>全半角检查</abilityName>
      <candidateList>
        <item>)</item>
      </candidateList>
      <explain>文本全半角错误。</explain>
      <paraID>371CC21A</paraID>
      <start>7</start>
      <end>8</end>
      <status>unmodified</status>
      <modifiedWord/>
      <trackRevisions>false</trackRevisions>
    </reviewItem>
    <reviewItem>
      <errorID>411409e6-c3c8-40f3-bcbf-01c6dbea75d4</errorID>
      <errorWord>(</errorWord>
      <group>L1_Format</group>
      <groupName>格式问题</groupName>
      <ability>L2_HalfPunc</ability>
      <abilityName>全半角检查</abilityName>
      <candidateList>
        <item>（</item>
      </candidateList>
      <explain>文本全半角错误。</explain>
      <paraID>272CD7CA</paraID>
      <start>23</start>
      <end>24</end>
      <status>unmodified</status>
      <modifiedWord/>
      <trackRevisions>false</trackRevisions>
    </reviewItem>
    <reviewItem>
      <errorID>175c8bf2-d2af-4d0d-80f0-1459f4791d17</errorID>
      <errorWord>)</errorWord>
      <group>L1_Format</group>
      <groupName>格式问题</groupName>
      <ability>L2_HalfPunc</ability>
      <abilityName>全半角检查</abilityName>
      <candidateList>
        <item>）</item>
      </candidateList>
      <explain>文本全半角错误。</explain>
      <paraID>272CD7CA</paraID>
      <start>29</start>
      <end>30</end>
      <status>unmodified</status>
      <modifiedWord/>
      <trackRevisions>false</trackRevisions>
    </reviewItem>
    <reviewItem>
      <errorID>e54e9385-1705-410a-90d7-6f70901c6795</errorID>
      <errorWord>(</errorWord>
      <group>L1_Format</group>
      <groupName>格式问题</groupName>
      <ability>L2_HalfPunc</ability>
      <abilityName>全半角检查</abilityName>
      <candidateList>
        <item>（</item>
      </candidateList>
      <explain>文本全半角错误。</explain>
      <paraID>272CD7CA</paraID>
      <start>31</start>
      <end>32</end>
      <status>unmodified</status>
      <modifiedWord/>
      <trackRevisions>false</trackRevisions>
    </reviewItem>
    <reviewItem>
      <errorID>0a0306a4-4674-4140-ba60-4970059c1bbc</errorID>
      <errorWord>)</errorWord>
      <group>L1_Format</group>
      <groupName>格式问题</groupName>
      <ability>L2_HalfPunc</ability>
      <abilityName>全半角检查</abilityName>
      <candidateList>
        <item>）</item>
      </candidateList>
      <explain>文本全半角错误。</explain>
      <paraID>272CD7CA</paraID>
      <start>58</start>
      <end>59</end>
      <status>unmodified</status>
      <modifiedWord/>
      <trackRevisions>false</trackRevisions>
    </reviewItem>
    <reviewItem>
      <errorID>13758618-e1d0-4fa8-8ca8-72c270c91b11</errorID>
      <errorWord>“</errorWord>
      <group>L1_Punc</group>
      <groupName>标点问题</groupName>
      <ability>L2_Punc</ability>
      <abilityName>标点符号检查</abilityName>
      <candidateList/>
      <explain>此处标点可能未正确匹配，请检查句子中是否存在标点冗余、缺失或使用错误的情况。</explain>
      <paraID>72096274</paraID>
      <start>110</start>
      <end>111</end>
      <status>unmodified</status>
      <modifiedWord/>
      <trackRevisions>false</trackRevisions>
    </reviewItem>
    <reviewItem>
      <errorID>d6a9f3f1-9821-434b-bd7b-66137bf2f844</errorID>
      <errorWord>法律、法规</errorWord>
      <group>L1_Word</group>
      <groupName>字词问题</groupName>
      <ability>L2_Typo</ability>
      <abilityName>字词错误</abilityName>
      <candidateList>
        <item>法律法规</item>
      </candidateList>
      <explain/>
      <paraID>78C0C2EC</paraID>
      <start>3</start>
      <end>8</end>
      <status>unmodified</status>
      <modifiedWord/>
      <trackRevisions>false</trackRevisions>
    </reviewItem>
    <reviewItem>
      <errorID>9c16d75e-6a33-4337-ae05-5b078253070f</errorID>
      <errorWord>（</errorWord>
      <group>L1_Format</group>
      <groupName>格式问题</groupName>
      <ability>L2_HalfPunc</ability>
      <abilityName>全半角检查</abilityName>
      <candidateList>
        <item>(</item>
      </candidateList>
      <explain>文本全半角错误。</explain>
      <paraID>7205EBD2</paraID>
      <start>5</start>
      <end>6</end>
      <status>unmodified</status>
      <modifiedWord/>
      <trackRevisions>false</trackRevisions>
    </reviewItem>
    <reviewItem>
      <errorID>327e3fbe-2626-4c1f-9be4-66ca348f41f5</errorID>
      <errorWord>）</errorWord>
      <group>L1_Format</group>
      <groupName>格式问题</groupName>
      <ability>L2_HalfPunc</ability>
      <abilityName>全半角检查</abilityName>
      <candidateList>
        <item>)</item>
      </candidateList>
      <explain>文本全半角错误。</explain>
      <paraID>7205EBD2</paraID>
      <start>7</start>
      <end>8</end>
      <status>unmodified</status>
      <modifiedWord/>
      <trackRevisions>false</trackRevisions>
    </reviewItem>
    <reviewItem>
      <errorID>5662cde8-1e87-464e-9f10-a89a8375aaf5</errorID>
      <errorWord>，</errorWord>
      <group>L1_Word</group>
      <groupName>字词问题</groupName>
      <ability>L2_Typo</ability>
      <abilityName>字词错误</abilityName>
      <candidateList>
        <item>，具</item>
      </candidateList>
      <explain/>
      <paraID>1FAC6CE3</paraID>
      <start>12</start>
      <end>13</end>
      <status>unmodified</status>
      <modifiedWord/>
      <trackRevisions>false</trackRevisions>
    </reviewItem>
    <reviewItem>
      <errorID>4111e3b5-6197-49a8-8259-8d08742354d0</errorID>
      <errorWord>施工现场的</errorWord>
      <group>L1_Word</group>
      <groupName>字词问题</groupName>
      <ability>L2_Typo</ability>
      <abilityName>字词错误</abilityName>
      <candidateList>
        <item>施工现场</item>
      </candidateList>
      <explain/>
      <paraID> 74EC07F</paraID>
      <start>5</start>
      <end>10</end>
      <status>unmodified</status>
      <modifiedWord/>
      <trackRevisions>false</trackRevisions>
    </reviewItem>
    <reviewItem>
      <errorID>665b2d7f-f872-4ea2-a271-59a156f1e583</errorID>
      <errorWord>，</errorWord>
      <group>L1_Word</group>
      <groupName>字词问题</groupName>
      <ability>L2_Typo</ability>
      <abilityName>字词错误</abilityName>
      <candidateList>
        <item>，具</item>
      </candidateList>
      <explain/>
      <paraID>43A4B432</paraID>
      <start>35</start>
      <end>36</end>
      <status>unmodified</status>
      <modifiedWord/>
      <trackRevisions>false</trackRevisions>
    </reviewItem>
    <reviewItem>
      <errorID>b4273f37-b068-49ab-ab21-26575edd5b5d</errorID>
      <errorWord>，</errorWord>
      <group>L1_Word</group>
      <groupName>字词问题</groupName>
      <ability>L2_Typo</ability>
      <abilityName>字词错误</abilityName>
      <candidateList>
        <item>，具</item>
      </candidateList>
      <explain/>
      <paraID>150EDD59</paraID>
      <start>19</start>
      <end>20</end>
      <status>unmodified</status>
      <modifiedWord/>
      <trackRevisions>false</trackRevisions>
    </reviewItem>
    <reviewItem>
      <errorID>cc1e3bfe-8c88-43a3-835f-bf1fe0a27a23</errorID>
      <errorWord>-</errorWord>
      <group>L1_Format</group>
      <groupName>格式问题</groupName>
      <ability>L2_HalfPunc</ability>
      <abilityName>全半角检查</abilityName>
      <candidateList>
        <item>－</item>
      </candidateList>
      <explain>文本全半角错误。</explain>
      <paraID>6BCCAEF8</paraID>
      <start>14</start>
      <end>15</end>
      <status>unmodified</status>
      <modifiedWord/>
      <trackRevisions>false</trackRevisions>
    </reviewItem>
    <reviewItem>
      <errorID>57eb6a08-4abd-48f2-a93e-561b2a95f24f</errorID>
      <errorWord>-</errorWord>
      <group>L1_Format</group>
      <groupName>格式问题</groupName>
      <ability>L2_HalfPunc</ability>
      <abilityName>全半角检查</abilityName>
      <candidateList>
        <item>－</item>
      </candidateList>
      <explain>文本全半角错误。</explain>
      <paraID>6BCCAEF8</paraID>
      <start>17</start>
      <end>18</end>
      <status>unmodified</status>
      <modifiedWord/>
      <trackRevisions>false</trackRevisions>
    </reviewItem>
    <reviewItem>
      <errorID>4526c7c4-07dc-4580-a74e-d1347e85f925</errorID>
      <errorWord>适合</errorWord>
      <group>L1_Grammar</group>
      <groupName>语法问题</groupName>
      <ability>L2_Grammar</ability>
      <abilityName>语法错误</abilityName>
      <candidateList>
        <item>符合</item>
      </candidateList>
      <explain>“适合～要求”搭配不当，建议修改为“符合～要求”。</explain>
      <paraID>5948518E</paraID>
      <start>14</start>
      <end>16</end>
      <status>unmodified</status>
      <modifiedWord/>
      <trackRevisions>false</trackRevisions>
    </reviewItem>
    <reviewItem>
      <errorID>7c9178e7-14f8-4a45-b36d-8c81e42ac7af</errorID>
      <errorWord>（</errorWord>
      <group>L1_Format</group>
      <groupName>格式问题</groupName>
      <ability>L2_HalfPunc</ability>
      <abilityName>全半角检查</abilityName>
      <candidateList>
        <item>(</item>
      </candidateList>
      <explain>文本全半角错误。</explain>
      <paraID>3C4E069E</paraID>
      <start>5</start>
      <end>6</end>
      <status>unmodified</status>
      <modifiedWord/>
      <trackRevisions>false</trackRevisions>
    </reviewItem>
    <reviewItem>
      <errorID>2039b929-1362-44d0-b912-597570b369be</errorID>
      <errorWord>）</errorWord>
      <group>L1_Format</group>
      <groupName>格式问题</groupName>
      <ability>L2_HalfPunc</ability>
      <abilityName>全半角检查</abilityName>
      <candidateList>
        <item>)</item>
      </candidateList>
      <explain>文本全半角错误。</explain>
      <paraID>3C4E069E</paraID>
      <start>7</start>
      <end>8</end>
      <status>unmodified</status>
      <modifiedWord/>
      <trackRevisions>false</trackRevisions>
    </reviewItem>
    <reviewItem>
      <errorID>57f0ac56-d953-4bc2-a1e7-1966063eb101</errorID>
      <errorWord>,</errorWord>
      <group>L1_Format</group>
      <groupName>格式问题</groupName>
      <ability>L2_HalfPunc</ability>
      <abilityName>全半角检查</abilityName>
      <candidateList>
        <item>，</item>
      </candidateList>
      <explain>文本全半角错误。</explain>
      <paraID>595E86D7</paraID>
      <start>37</start>
      <end>38</end>
      <status>unmodified</status>
      <modifiedWord/>
      <trackRevisions>false</trackRevisions>
    </reviewItem>
    <reviewItem>
      <errorID>9a4d37ed-15ca-421a-8bfa-6859ba464a89</errorID>
      <errorWord>,</errorWord>
      <group>L1_Format</group>
      <groupName>格式问题</groupName>
      <ability>L2_HalfPunc</ability>
      <abilityName>全半角检查</abilityName>
      <candidateList>
        <item>，</item>
      </candidateList>
      <explain>文本全半角错误。</explain>
      <paraID>5977663D</paraID>
      <start>36</start>
      <end>37</end>
      <status>unmodified</status>
      <modifiedWord/>
      <trackRevisions>false</trackRevisions>
    </reviewItem>
    <reviewItem>
      <errorID>81cdbc2e-8103-4391-a705-ecfac75cbb7a</errorID>
      <errorWord>:</errorWord>
      <group>L1_Format</group>
      <groupName>格式问题</groupName>
      <ability>L2_HalfPunc</ability>
      <abilityName>全半角检查</abilityName>
      <candidateList>
        <item>：</item>
      </candidateList>
      <explain>文本全半角错误。</explain>
      <paraID>2EA1E3A8</paraID>
      <start>22</start>
      <end>23</end>
      <status>unmodified</status>
      <modifiedWord/>
      <trackRevisions>false</trackRevisions>
    </reviewItem>
    <reviewItem>
      <errorID>3a184a56-f0ab-4146-993d-a240111d8824</errorID>
      <errorWord>（</errorWord>
      <group>L1_Format</group>
      <groupName>格式问题</groupName>
      <ability>L2_HalfPunc</ability>
      <abilityName>全半角检查</abilityName>
      <candidateList>
        <item>(</item>
      </candidateList>
      <explain>文本全半角错误。</explain>
      <paraID>79E01857</paraID>
      <start>5</start>
      <end>6</end>
      <status>unmodified</status>
      <modifiedWord/>
      <trackRevisions>false</trackRevisions>
    </reviewItem>
    <reviewItem>
      <errorID>91e72e9e-19fa-44f8-a8de-dad17212af64</errorID>
      <errorWord>）</errorWord>
      <group>L1_Format</group>
      <groupName>格式问题</groupName>
      <ability>L2_HalfPunc</ability>
      <abilityName>全半角检查</abilityName>
      <candidateList>
        <item>)</item>
      </candidateList>
      <explain>文本全半角错误。</explain>
      <paraID>79E01857</paraID>
      <start>7</start>
      <end>8</end>
      <status>unmodified</status>
      <modifiedWord/>
      <trackRevisions>false</trackRevisions>
    </reviewItem>
    <reviewItem>
      <errorID>d3c89594-6e80-43a1-9593-e2ed690f1f2b</errorID>
      <errorWord>;</errorWord>
      <group>L1_Format</group>
      <groupName>格式问题</groupName>
      <ability>L2_HalfPunc</ability>
      <abilityName>全半角检查</abilityName>
      <candidateList>
        <item>；</item>
      </candidateList>
      <explain>文本全半角错误。</explain>
      <paraID>478F06C0</paraID>
      <start>59</start>
      <end>60</end>
      <status>unmodified</status>
      <modifiedWord/>
      <trackRevisions>false</trackRevisions>
    </reviewItem>
    <reviewItem>
      <errorID>4df7e649-a421-479a-a77b-91f11cc990c0</errorID>
      <errorWord>)</errorWord>
      <group>L1_Format</group>
      <groupName>格式问题</groupName>
      <ability>L2_HalfPunc</ability>
      <abilityName>全半角检查</abilityName>
      <candidateList>
        <item>）</item>
      </candidateList>
      <explain>文本全半角错误。</explain>
      <paraID>42275D2F</paraID>
      <start>23</start>
      <end>24</end>
      <status>unmodified</status>
      <modifiedWord/>
      <trackRevisions>false</trackRevisions>
    </reviewItem>
    <reviewItem>
      <errorID>1df769f5-8441-4b94-927d-f186b8e542c1</errorID>
      <errorWord>(</errorWord>
      <group>L1_Format</group>
      <groupName>格式问题</groupName>
      <ability>L2_HalfPunc</ability>
      <abilityName>全半角检查</abilityName>
      <candidateList>
        <item>（</item>
      </candidateList>
      <explain>文本全半角错误。</explain>
      <paraID>42275D2F</paraID>
      <start>36</start>
      <end>37</end>
      <status>unmodified</status>
      <modifiedWord/>
      <trackRevisions>false</trackRevisions>
    </reviewItem>
    <reviewItem>
      <errorID>a3716996-7e0a-4050-8e08-40492df27594</errorID>
      <errorWord>)</errorWord>
      <group>L1_Format</group>
      <groupName>格式问题</groupName>
      <ability>L2_HalfPunc</ability>
      <abilityName>全半角检查</abilityName>
      <candidateList>
        <item>）</item>
      </candidateList>
      <explain>文本全半角错误。</explain>
      <paraID>42275D2F</paraID>
      <start>38</start>
      <end>39</end>
      <status>unmodified</status>
      <modifiedWord/>
      <trackRevisions>false</trackRevisions>
    </reviewItem>
    <reviewItem>
      <errorID>586ed13b-0265-4ea2-9247-b9a1252b9861</errorID>
      <errorWord>(</errorWord>
      <group>L1_Format</group>
      <groupName>格式问题</groupName>
      <ability>L2_HalfPunc</ability>
      <abilityName>全半角检查</abilityName>
      <candidateList>
        <item>（</item>
      </candidateList>
      <explain>文本全半角错误。</explain>
      <paraID>42275D2F</paraID>
      <start>45</start>
      <end>46</end>
      <status>unmodified</status>
      <modifiedWord/>
      <trackRevisions>false</trackRevisions>
    </reviewItem>
    <reviewItem>
      <errorID>f1bb5202-0967-4571-9054-ce94d14f0780</errorID>
      <errorWord>)</errorWord>
      <group>L1_Format</group>
      <groupName>格式问题</groupName>
      <ability>L2_HalfPunc</ability>
      <abilityName>全半角检查</abilityName>
      <candidateList>
        <item>）</item>
      </candidateList>
      <explain>文本全半角错误。</explain>
      <paraID>42275D2F</paraID>
      <start>47</start>
      <end>48</end>
      <status>unmodified</status>
      <modifiedWord/>
      <trackRevisions>false</trackRevisions>
    </reviewItem>
    <reviewItem>
      <errorID>dc03f01b-d56f-41d4-a313-2e77c4185cf3</errorID>
      <errorWord>（</errorWord>
      <group>L1_Format</group>
      <groupName>格式问题</groupName>
      <ability>L2_HalfPunc</ability>
      <abilityName>全半角检查</abilityName>
      <candidateList>
        <item>(</item>
      </candidateList>
      <explain>文本全半角错误。</explain>
      <paraID>48F70213</paraID>
      <start>1</start>
      <end>2</end>
      <status>unmodified</status>
      <modifiedWord/>
      <trackRevisions>false</trackRevisions>
    </reviewItem>
    <reviewItem>
      <errorID>70646b5b-879d-42dd-88f6-94653ab83ad4</errorID>
      <errorWord>）</errorWord>
      <group>L1_Format</group>
      <groupName>格式问题</groupName>
      <ability>L2_HalfPunc</ability>
      <abilityName>全半角检查</abilityName>
      <candidateList>
        <item>)</item>
      </candidateList>
      <explain>文本全半角错误。</explain>
      <paraID>48F70213</paraID>
      <start>11</start>
      <end>12</end>
      <status>unmodified</status>
      <modifiedWord/>
      <trackRevisions>false</trackRevisions>
    </reviewItem>
    <reviewItem>
      <errorID>f7949175-171f-406e-8906-82c76306845b</errorID>
      <errorWord>（</errorWord>
      <group>L1_Punc</group>
      <groupName>标点问题</groupName>
      <ability>L2_Punc</ability>
      <abilityName>标点符号检查</abilityName>
      <candidateList/>
      <explain>同一形式括号套用。</explain>
      <paraID>30E4C3E7</paraID>
      <start>35</start>
      <end>36</end>
      <status>unmodified</status>
      <modifiedWord/>
      <trackRevisions>false</trackRevisions>
    </reviewItem>
    <reviewItem>
      <errorID>eaf56357-3823-4296-a0df-6b867ed9ef3c</errorID>
      <errorWord>）</errorWord>
      <group>L1_Punc</group>
      <groupName>标点问题</groupName>
      <ability>L2_Punc</ability>
      <abilityName>标点符号检查</abilityName>
      <candidateList/>
      <explain>同一形式括号套用。</explain>
      <paraID>30E4C3E7</paraID>
      <start>37</start>
      <end>38</end>
      <status>unmodified</status>
      <modifiedWord/>
      <trackRevisions>false</trackRevisions>
    </reviewItem>
    <reviewItem>
      <errorID>efeb2f41-34f8-4f14-8b6a-a226abfd9dc3</errorID>
      <errorWord>：/</errorWord>
      <group>L1_Punc</group>
      <groupName>标点问题</groupName>
      <ability>L2_Punc</ability>
      <abilityName>标点符号检查</abilityName>
      <candidateList>
        <item>：</item>
      </candidateList>
      <explain/>
      <paraID>17AA0F12</paraID>
      <start>13</start>
      <end>15</end>
      <status>unmodified</status>
      <modifiedWord/>
      <trackRevisions>false</trackRevisions>
    </reviewItem>
    <reviewItem>
      <errorID>ed8a6df7-e095-4ffc-949a-26f8e481f289</errorID>
      <errorWord>就这</errorWord>
      <group>L1_Official</group>
      <groupName>公文问题</groupName>
      <ability>L2_Official</ability>
      <abilityName>公文问题</abilityName>
      <candidateList/>
      <explain>公文中禁止出现该词语</explain>
      <paraID>5AD08E9D</paraID>
      <start>108</start>
      <end>110</end>
      <status>unmodified</status>
      <modifiedWord/>
      <trackRevisions>false</trackRevisions>
    </reviewItem>
    <reviewItem>
      <errorID>413bf265-0bd1-4cf4-a0d1-f7185b0fed42</errorID>
      <errorWord>作必要</errorWord>
      <group>L1_Word</group>
      <groupName>字词问题</groupName>
      <ability>L2_Typo</ability>
      <abilityName>字词错误</abilityName>
      <candidateList>
        <item>做必要</item>
      </candidateList>
      <explain/>
      <paraID>19992276</paraID>
      <start>62</start>
      <end>65</end>
      <status>unmodified</status>
      <modifiedWord/>
      <trackRevisions>false</trackRevisions>
    </reviewItem>
    <reviewItem>
      <errorID>d9e06f0c-4fe7-428e-9ab4-8345a4a7ac32</errorID>
      <errorWord>合肥市经济技术开发区</errorWord>
      <group>L1_Word</group>
      <groupName>字词问题</groupName>
      <ability>L2_Typo</ability>
      <abilityName>字词错误</abilityName>
      <candidateList>
        <item>合肥经济技术开发区</item>
      </candidateList>
      <explain/>
      <paraID>67B050D7</paraID>
      <start>8</start>
      <end>18</end>
      <status>unmodified</status>
      <modifiedWord/>
      <trackRevisions>false</trackRevisions>
    </reviewItem>
    <reviewItem>
      <errorID>d077da6e-19ad-4117-9936-46dc66564793</errorID>
      <errorWord>,</errorWord>
      <group>L1_Format</group>
      <groupName>格式问题</groupName>
      <ability>L2_HalfPunc</ability>
      <abilityName>全半角检查</abilityName>
      <candidateList>
        <item>，</item>
      </candidateList>
      <explain>文本全半角错误。</explain>
      <paraID>3B2C51E5</paraID>
      <start>42</start>
      <end>43</end>
      <status>unmodified</status>
      <modifiedWord/>
      <trackRevisions>false</trackRevisions>
    </reviewItem>
    <reviewItem>
      <errorID>27334b4b-3a4d-42b7-9877-27fd626f1a22</errorID>
      <errorWord>~</errorWord>
      <group>L1_Format</group>
      <groupName>格式问题</groupName>
      <ability>L2_HalfPunc</ability>
      <abilityName>全半角检查</abilityName>
      <candidateList>
        <item>～</item>
      </candidateList>
      <explain>文本全半角错误。</explain>
      <paraID>3B2C51E5</paraID>
      <start>188</start>
      <end>189</end>
      <status>unmodified</status>
      <modifiedWord/>
      <trackRevisions>false</trackRevisions>
    </reviewItem>
    <reviewItem>
      <errorID>3db06d96-abfd-476e-96e6-fc5564e88c64</errorID>
      <errorWord>相关连</errorWord>
      <group>L1_Word</group>
      <groupName>字词问题</groupName>
      <ability>L2_Variant</ability>
      <abilityName>异形词</abilityName>
      <candidateList>
        <item>相关联</item>
      </candidateList>
      <explain>词汇[相关连]的规范词形写作[相关联]。</explain>
      <paraID>3B2C51E5</paraID>
      <start>396</start>
      <end>399</end>
      <status>unmodified</status>
      <modifiedWord/>
      <trackRevisions>false</trackRevisions>
    </reviewItem>
    <reviewItem>
      <errorID>7690d86a-0c56-432e-b5ff-82457aae405a</errorID>
      <errorWord>：</errorWord>
      <group>L1_Word</group>
      <groupName>字词问题</groupName>
      <ability>L2_Typo</ability>
      <abilityName>字词错误</abilityName>
      <candidateList>
        <item>：第</item>
      </candidateList>
      <explain/>
      <paraID>478B92DD</paraID>
      <start>11</start>
      <end>12</end>
      <status>unmodified</status>
      <modifiedWord/>
      <trackRevisions>false</trackRevisions>
    </reviewItem>
    <reviewItem>
      <errorID>0346ffba-bc2d-4fd9-8efa-18cf39e188ab</errorID>
      <errorWord>,</errorWord>
      <group>L1_Format</group>
      <groupName>格式问题</groupName>
      <ability>L2_HalfPunc</ability>
      <abilityName>全半角检查</abilityName>
      <candidateList>
        <item>，</item>
      </candidateList>
      <explain>文本全半角错误。</explain>
      <paraID>2F98F461</paraID>
      <start>29</start>
      <end>30</end>
      <status>unmodified</status>
      <modifiedWord/>
      <trackRevisions>false</trackRevisions>
    </reviewItem>
    <reviewItem>
      <errorID>32c5d5d0-bda5-42ac-8a53-2291666e4ea4</errorID>
      <errorWord>~</errorWord>
      <group>L1_Format</group>
      <groupName>格式问题</groupName>
      <ability>L2_HalfPunc</ability>
      <abilityName>全半角检查</abilityName>
      <candidateList>
        <item>～</item>
      </candidateList>
      <explain>文本全半角错误。</explain>
      <paraID>2F98F461</paraID>
      <start>176</start>
      <end>177</end>
      <status>unmodified</status>
      <modifiedWord/>
      <trackRevisions>false</trackRevisions>
    </reviewItem>
    <reviewItem>
      <errorID>41a10806-9eff-42ca-8c51-d52b13522a10</errorID>
      <errorWord>,</errorWord>
      <group>L1_Format</group>
      <groupName>格式问题</groupName>
      <ability>L2_HalfPunc</ability>
      <abilityName>全半角检查</abilityName>
      <candidateList>
        <item>，</item>
      </candidateList>
      <explain>文本全半角错误。</explain>
      <paraID>2F98F461</paraID>
      <start>228</start>
      <end>229</end>
      <status>unmodified</status>
      <modifiedWord/>
      <trackRevisions>false</trackRevisions>
    </reviewItem>
    <reviewItem>
      <errorID>bedb17b0-06cc-4973-8f4c-2f75c39f9d24</errorID>
      <errorWord>相关连</errorWord>
      <group>L1_Word</group>
      <groupName>字词问题</groupName>
      <ability>L2_Variant</ability>
      <abilityName>异形词</abilityName>
      <candidateList>
        <item>相关联</item>
      </candidateList>
      <explain>词汇[相关连]的规范词形写作[相关联]。</explain>
      <paraID>2F98F461</paraID>
      <start>383</start>
      <end>386</end>
      <status>unmodified</status>
      <modifiedWord/>
      <trackRevisions>false</trackRevisions>
    </reviewItem>
    <reviewItem>
      <errorID>7b8fbb17-1ab9-4b79-8051-ae4675f98adc</errorID>
      <errorWord>：</errorWord>
      <group>L1_Word</group>
      <groupName>字词问题</groupName>
      <ability>L2_Typo</ability>
      <abilityName>字词错误</abilityName>
      <candidateList>
        <item>：第</item>
      </candidateList>
      <explain/>
      <paraID>49AE0A1F</paraID>
      <start>11</start>
      <end>12</end>
      <status>unmodified</status>
      <modifiedWord/>
      <trackRevisions>false</trackRevisions>
    </reviewItem>
    <reviewItem>
      <errorID>a0eacc4d-1acd-4add-af73-588498eee120</errorID>
      <errorWord>（</errorWord>
      <group>L1_Format</group>
      <groupName>格式问题</groupName>
      <ability>L2_HalfPunc</ability>
      <abilityName>全半角检查</abilityName>
      <candidateList>
        <item>(</item>
      </candidateList>
      <explain>文本全半角错误。</explain>
      <paraID> A6256D8</paraID>
      <start>0</start>
      <end>1</end>
      <status>unmodified</status>
      <modifiedWord/>
      <trackRevisions>false</trackRevisions>
    </reviewItem>
    <reviewItem>
      <errorID>a30ce1df-2aa7-4b31-bcb6-8e64ccb2dbdb</errorID>
      <errorWord>）</errorWord>
      <group>L1_Format</group>
      <groupName>格式问题</groupName>
      <ability>L2_HalfPunc</ability>
      <abilityName>全半角检查</abilityName>
      <candidateList>
        <item>)</item>
      </candidateList>
      <explain>文本全半角错误。</explain>
      <paraID> A6256D8</paraID>
      <start>2</start>
      <end>3</end>
      <status>unmodified</status>
      <modifiedWord/>
      <trackRevisions>false</trackRevisions>
    </reviewItem>
    <reviewItem>
      <errorID>99b105f5-6763-4467-93f8-2345709a858a</errorID>
      <errorWord>；</errorWord>
      <group>L1_Format</group>
      <groupName>格式问题</groupName>
      <ability>L2_HalfPunc</ability>
      <abilityName>全半角检查</abilityName>
      <candidateList>
        <item>;</item>
      </candidateList>
      <explain>文本全半角错误。</explain>
      <paraID> A6256D8</paraID>
      <start>13</start>
      <end>14</end>
      <status>unmodified</status>
      <modifiedWord/>
      <trackRevisions>false</trackRevisions>
    </reviewItem>
    <reviewItem>
      <errorID>0a70b8c2-f52d-4bee-90d0-6e4d802ae7aa</errorID>
      <errorWord>（</errorWord>
      <group>L1_Format</group>
      <groupName>格式问题</groupName>
      <ability>L2_HalfPunc</ability>
      <abilityName>全半角检查</abilityName>
      <candidateList>
        <item>(</item>
      </candidateList>
      <explain>文本全半角错误。</explain>
      <paraID>50142FFC</paraID>
      <start>0</start>
      <end>1</end>
      <status>unmodified</status>
      <modifiedWord/>
      <trackRevisions>false</trackRevisions>
    </reviewItem>
    <reviewItem>
      <errorID>e32b5dfa-5659-4ede-9e4c-4b0f03d21cd0</errorID>
      <errorWord>）</errorWord>
      <group>L1_Format</group>
      <groupName>格式问题</groupName>
      <ability>L2_HalfPunc</ability>
      <abilityName>全半角检查</abilityName>
      <candidateList>
        <item>)</item>
      </candidateList>
      <explain>文本全半角错误。</explain>
      <paraID>50142FFC</paraID>
      <start>2</start>
      <end>3</end>
      <status>unmodified</status>
      <modifiedWord/>
      <trackRevisions>false</trackRevisions>
    </reviewItem>
    <reviewItem>
      <errorID>b5ff6dde-258b-4c25-9dd6-8d41af95bb7e</errorID>
      <errorWord>；</errorWord>
      <group>L1_Format</group>
      <groupName>格式问题</groupName>
      <ability>L2_HalfPunc</ability>
      <abilityName>全半角检查</abilityName>
      <candidateList>
        <item>;</item>
      </candidateList>
      <explain>文本全半角错误。</explain>
      <paraID>50142FFC</paraID>
      <start>13</start>
      <end>14</end>
      <status>unmodified</status>
      <modifiedWord/>
      <trackRevisions>false</trackRevisions>
    </reviewItem>
    <reviewItem>
      <errorID>612be2d5-5a78-418d-af73-d06d1abc68e9</errorID>
      <errorWord>（</errorWord>
      <group>L1_Format</group>
      <groupName>格式问题</groupName>
      <ability>L2_HalfPunc</ability>
      <abilityName>全半角检查</abilityName>
      <candidateList>
        <item>(</item>
      </candidateList>
      <explain>文本全半角错误。</explain>
      <paraID>3BB14535</paraID>
      <start>0</start>
      <end>1</end>
      <status>unmodified</status>
      <modifiedWord/>
      <trackRevisions>false</trackRevisions>
    </reviewItem>
    <reviewItem>
      <errorID>31f973d7-4a92-4533-9e74-bcdca515eda5</errorID>
      <errorWord>）</errorWord>
      <group>L1_Format</group>
      <groupName>格式问题</groupName>
      <ability>L2_HalfPunc</ability>
      <abilityName>全半角检查</abilityName>
      <candidateList>
        <item>)</item>
      </candidateList>
      <explain>文本全半角错误。</explain>
      <paraID>3BB14535</paraID>
      <start>2</start>
      <end>3</end>
      <status>unmodified</status>
      <modifiedWord/>
      <trackRevisions>false</trackRevisions>
    </reviewItem>
    <reviewItem>
      <errorID>ed52f6e9-2185-465f-ac38-ec71e9ad6248</errorID>
      <errorWord>；</errorWord>
      <group>L1_Format</group>
      <groupName>格式问题</groupName>
      <ability>L2_HalfPunc</ability>
      <abilityName>全半角检查</abilityName>
      <candidateList>
        <item>;</item>
      </candidateList>
      <explain>文本全半角错误。</explain>
      <paraID>3BB14535</paraID>
      <start>13</start>
      <end>14</end>
      <status>unmodified</status>
      <modifiedWord/>
      <trackRevisions>false</trackRevisions>
    </reviewItem>
    <reviewItem>
      <errorID>8b0d7944-f30f-43c0-8db0-a04152ebbbcf</errorID>
      <errorWord>（</errorWord>
      <group>L1_Format</group>
      <groupName>格式问题</groupName>
      <ability>L2_HalfPunc</ability>
      <abilityName>全半角检查</abilityName>
      <candidateList>
        <item>(</item>
      </candidateList>
      <explain>文本全半角错误。</explain>
      <paraID>6C717976</paraID>
      <start>0</start>
      <end>1</end>
      <status>unmodified</status>
      <modifiedWord/>
      <trackRevisions>false</trackRevisions>
    </reviewItem>
    <reviewItem>
      <errorID>3926e291-ef38-40f8-8fc6-bc0993d09384</errorID>
      <errorWord>）</errorWord>
      <group>L1_Format</group>
      <groupName>格式问题</groupName>
      <ability>L2_HalfPunc</ability>
      <abilityName>全半角检查</abilityName>
      <candidateList>
        <item>)</item>
      </candidateList>
      <explain>文本全半角错误。</explain>
      <paraID>6C717976</paraID>
      <start>2</start>
      <end>3</end>
      <status>unmodified</status>
      <modifiedWord/>
      <trackRevisions>false</trackRevisions>
    </reviewItem>
    <reviewItem>
      <errorID>c6c94424-f8b8-4747-ba40-88650e0c472a</errorID>
      <errorWord>；</errorWord>
      <group>L1_Format</group>
      <groupName>格式问题</groupName>
      <ability>L2_HalfPunc</ability>
      <abilityName>全半角检查</abilityName>
      <candidateList>
        <item>;</item>
      </candidateList>
      <explain>文本全半角错误。</explain>
      <paraID>6C717976</paraID>
      <start>13</start>
      <end>14</end>
      <status>unmodified</status>
      <modifiedWord/>
      <trackRevisions>false</trackRevisions>
    </reviewItem>
    <reviewItem>
      <errorID>588daa33-3b24-41d0-a00d-d2e258c3bd12</errorID>
      <errorWord>,</errorWord>
      <group>L1_Format</group>
      <groupName>格式问题</groupName>
      <ability>L2_HalfPunc</ability>
      <abilityName>全半角检查</abilityName>
      <candidateList>
        <item>，</item>
      </candidateList>
      <explain>文本全半角错误。</explain>
      <paraID>5E9CCD5C</paraID>
      <start>85</start>
      <end>86</end>
      <status>unmodified</status>
      <modifiedWord/>
      <trackRevisions>false</trackRevisions>
    </reviewItem>
    <reviewItem>
      <errorID>1e95eab3-e40a-4f64-8219-ebb56c2e0d3a</errorID>
      <errorWord>,</errorWord>
      <group>L1_Format</group>
      <groupName>格式问题</groupName>
      <ability>L2_HalfPunc</ability>
      <abilityName>全半角检查</abilityName>
      <candidateList>
        <item>，</item>
      </candidateList>
      <explain>文本全半角错误。</explain>
      <paraID>7EAD959C</paraID>
      <start>75</start>
      <end>76</end>
      <status>unmodified</status>
      <modifiedWord/>
      <trackRevisions>false</trackRevisions>
    </reviewItem>
    <reviewItem>
      <errorID>438acf86-7d47-4bdd-85ea-af75b10788fe</errorID>
      <errorWord>)</errorWord>
      <group>L1_Format</group>
      <groupName>格式问题</groupName>
      <ability>L2_HalfPunc</ability>
      <abilityName>全半角检查</abilityName>
      <candidateList>
        <item>）</item>
      </candidateList>
      <explain>文本全半角错误。</explain>
      <paraID>34D5CD6D</paraID>
      <start>6</start>
      <end>7</end>
      <status>unmodified</status>
      <modifiedWord/>
      <trackRevisions>false</trackRevisions>
    </reviewItem>
    <reviewItem>
      <errorID>09efc439-4272-4c5c-b1a5-49d65a3ea8bf</errorID>
      <errorWord>)</errorWord>
      <group>L1_Format</group>
      <groupName>格式问题</groupName>
      <ability>L2_HalfPunc</ability>
      <abilityName>全半角检查</abilityName>
      <candidateList>
        <item>）</item>
      </candidateList>
      <explain>文本全半角错误。</explain>
      <paraID>6F5096F1</paraID>
      <start>19</start>
      <end>20</end>
      <status>unmodified</status>
      <modifiedWord/>
      <trackRevisions>false</trackRevisions>
    </reviewItem>
    <reviewItem>
      <errorID>1a2c92ae-1cfc-4c4f-8468-b567079800f9</errorID>
      <errorWord>)</errorWord>
      <group>L1_Format</group>
      <groupName>格式问题</groupName>
      <ability>L2_HalfPunc</ability>
      <abilityName>全半角检查</abilityName>
      <candidateList>
        <item>）</item>
      </candidateList>
      <explain>文本全半角错误。</explain>
      <paraID>5F593535</paraID>
      <start>19</start>
      <end>20</end>
      <status>unmodified</status>
      <modifiedWord/>
      <trackRevisions>false</trackRevisions>
    </reviewItem>
    <reviewItem>
      <errorID>3782ccb6-f084-43af-b120-1ef927a21b0d</errorID>
      <errorWord>)</errorWord>
      <group>L1_Format</group>
      <groupName>格式问题</groupName>
      <ability>L2_HalfPunc</ability>
      <abilityName>全半角检查</abilityName>
      <candidateList>
        <item>）</item>
      </candidateList>
      <explain>文本全半角错误。</explain>
      <paraID>748C65C6</paraID>
      <start>6</start>
      <end>7</end>
      <status>unmodified</status>
      <modifiedWord/>
      <trackRevisions>false</trackRevisions>
    </reviewItem>
    <reviewItem>
      <errorID>e370adc1-54d4-4266-9fda-b79f673df62f</errorID>
      <errorWord>)</errorWord>
      <group>L1_Format</group>
      <groupName>格式问题</groupName>
      <ability>L2_HalfPunc</ability>
      <abilityName>全半角检查</abilityName>
      <candidateList>
        <item>）</item>
      </candidateList>
      <explain>文本全半角错误。</explain>
      <paraID>4E638D68</paraID>
      <start>19</start>
      <end>20</end>
      <status>unmodified</status>
      <modifiedWord/>
      <trackRevisions>false</trackRevisions>
    </reviewItem>
    <reviewItem>
      <errorID>ec630c81-0fe9-40d7-bd75-03e7512bdf55</errorID>
      <errorWord>)</errorWord>
      <group>L1_Format</group>
      <groupName>格式问题</groupName>
      <ability>L2_HalfPunc</ability>
      <abilityName>全半角检查</abilityName>
      <candidateList>
        <item>）</item>
      </candidateList>
      <explain>文本全半角错误。</explain>
      <paraID> 4C469F0</paraID>
      <start>19</start>
      <end>20</end>
      <status>unmodified</status>
      <modifiedWord/>
      <trackRevisions>false</trackRevisions>
    </reviewItem>
    <reviewItem>
      <errorID>f674d385-88e5-491e-a2c5-9e491fc247e3</errorID>
      <errorWord>)</errorWord>
      <group>L1_Format</group>
      <groupName>格式问题</groupName>
      <ability>L2_HalfPunc</ability>
      <abilityName>全半角检查</abilityName>
      <candidateList>
        <item>）</item>
      </candidateList>
      <explain>文本全半角错误。</explain>
      <paraID> 87BED82</paraID>
      <start>6</start>
      <end>7</end>
      <status>unmodified</status>
      <modifiedWord/>
      <trackRevisions>false</trackRevisions>
    </reviewItem>
    <reviewItem>
      <errorID>572a9714-e176-47b6-bf46-611424e5d4c0</errorID>
      <errorWord>)</errorWord>
      <group>L1_Format</group>
      <groupName>格式问题</groupName>
      <ability>L2_HalfPunc</ability>
      <abilityName>全半角检查</abilityName>
      <candidateList>
        <item>）</item>
      </candidateList>
      <explain>文本全半角错误。</explain>
      <paraID>1BD191A4</paraID>
      <start>19</start>
      <end>20</end>
      <status>unmodified</status>
      <modifiedWord/>
      <trackRevisions>false</trackRevisions>
    </reviewItem>
    <reviewItem>
      <errorID>c428efa1-30e8-4f1f-80eb-ffc53e145d82</errorID>
      <errorWord>)</errorWord>
      <group>L1_Format</group>
      <groupName>格式问题</groupName>
      <ability>L2_HalfPunc</ability>
      <abilityName>全半角检查</abilityName>
      <candidateList>
        <item>）</item>
      </candidateList>
      <explain>文本全半角错误。</explain>
      <paraID> 68AF5E7</paraID>
      <start>19</start>
      <end>20</end>
      <status>unmodified</status>
      <modifiedWord/>
      <trackRevisions>false</trackRevisions>
    </reviewItem>
    <reviewItem>
      <errorID>cc319dd5-b53d-45b3-ba3b-f2bbd27e485e</errorID>
      <errorWord>)</errorWord>
      <group>L1_Format</group>
      <groupName>格式问题</groupName>
      <ability>L2_HalfPunc</ability>
      <abilityName>全半角检查</abilityName>
      <candidateList>
        <item>）</item>
      </candidateList>
      <explain>文本全半角错误。</explain>
      <paraID>760742DF</paraID>
      <start>6</start>
      <end>7</end>
      <status>unmodified</status>
      <modifiedWord/>
      <trackRevisions>false</trackRevisions>
    </reviewItem>
    <reviewItem>
      <errorID>274ba222-531e-4c63-8ffc-6e23188c7809</errorID>
      <errorWord>)</errorWord>
      <group>L1_Format</group>
      <groupName>格式问题</groupName>
      <ability>L2_HalfPunc</ability>
      <abilityName>全半角检查</abilityName>
      <candidateList>
        <item>）</item>
      </candidateList>
      <explain>文本全半角错误。</explain>
      <paraID>112651E1</paraID>
      <start>21</start>
      <end>22</end>
      <status>unmodified</status>
      <modifiedWord/>
      <trackRevisions>false</trackRevisions>
    </reviewItem>
    <reviewItem>
      <errorID>086060e9-832f-4c31-a173-a3f811734c6c</errorID>
      <errorWord>)</errorWord>
      <group>L1_Format</group>
      <groupName>格式问题</groupName>
      <ability>L2_HalfPunc</ability>
      <abilityName>全半角检查</abilityName>
      <candidateList>
        <item>）</item>
      </candidateList>
      <explain>文本全半角错误。</explain>
      <paraID> AE84FCB</paraID>
      <start>21</start>
      <end>22</end>
      <status>unmodified</status>
      <modifiedWord/>
      <trackRevisions>false</trackRevisions>
    </reviewItem>
    <reviewItem>
      <errorID>1b243c48-f4cc-4971-866c-d20f7846baaf</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39DE77F8</paraID>
      <start>0</start>
      <end>2</end>
      <status>unmodified</status>
      <modifiedWord/>
      <trackRevisions>false</trackRevisions>
    </reviewItem>
    <reviewItem>
      <errorID>a88e3dc2-851d-4cd3-a9db-5fecfe15f82e</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329E861F</paraID>
      <start>0</start>
      <end>2</end>
      <status>unmodified</status>
      <modifiedWord/>
      <trackRevisions>false</trackRevisions>
    </reviewItem>
    <reviewItem>
      <errorID>93c193af-1510-434b-881c-48816497f49e</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2CB8F1F4</paraID>
      <start>0</start>
      <end>2</end>
      <status>unmodified</status>
      <modifiedWord/>
      <trackRevisions>false</trackRevisions>
    </reviewItem>
    <reviewItem>
      <errorID>d965efbc-9745-4828-a3ab-11e42604cd2e</errorID>
      <errorWord>法律、法规</errorWord>
      <group>L1_Word</group>
      <groupName>字词问题</groupName>
      <ability>L2_Typo</ability>
      <abilityName>字词错误</abilityName>
      <candidateList>
        <item>法律法规</item>
      </candidateList>
      <explain/>
      <paraID>2CB8F1F4</paraID>
      <start>12</start>
      <end>17</end>
      <status>unmodified</status>
      <modifiedWord/>
      <trackRevisions>false</trackRevisions>
    </reviewItem>
    <reviewItem>
      <errorID>ec706ca2-85eb-42d3-a0ed-c126332664de</errorID>
      <errorWord>程</errorWord>
      <group>L1_Word</group>
      <groupName>字词问题</groupName>
      <ability>L2_Typo</ability>
      <abilityName>字词错误</abilityName>
      <candidateList>
        <item>程中</item>
      </candidateList>
      <explain/>
      <paraID>3A5FC446</paraID>
      <start>8</start>
      <end>9</end>
      <status>unmodified</status>
      <modifiedWord/>
      <trackRevisions>false</trackRevisions>
    </reviewItem>
    <reviewItem>
      <errorID>9c4dd13d-1803-4517-b06a-f4c2ddebef0b</errorID>
      <errorWord>涉及到</errorWord>
      <group>L1_Grammar</group>
      <groupName>语法问题</groupName>
      <ability>L2_Grammar</ability>
      <abilityName>语法错误</abilityName>
      <candidateList>
        <item>涉及</item>
      </candidateList>
      <explain>〈动〉牵涉到；关联到：案子～好几个人｜这个问题～面很广。</explain>
      <paraID>3A5FC446</paraID>
      <start>9</start>
      <end>12</end>
      <status>unmodified</status>
      <modifiedWord/>
      <trackRevisions>false</trackRevisions>
    </reviewItem>
    <reviewItem>
      <errorID>29fe9924-39a2-4918-80bf-e57bf4d35de1</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60458870</paraID>
      <start>0</start>
      <end>2</end>
      <status>unmodified</status>
      <modifiedWord/>
      <trackRevisions>false</trackRevisions>
    </reviewItem>
    <reviewItem>
      <errorID>8e6b2ac8-1847-4aa1-b593-19b4da1ec133</errorID>
      <errorWord>（</errorWord>
      <group>L1_Punc</group>
      <groupName>标点问题</groupName>
      <ability>L2_Punc</ability>
      <abilityName>标点符号检查</abilityName>
      <candidateList/>
      <explain>同一形式括号套用。</explain>
      <paraID>30354E7E</paraID>
      <start>82</start>
      <end>83</end>
      <status>unmodified</status>
      <modifiedWord/>
      <trackRevisions>false</trackRevisions>
    </reviewItem>
    <reviewItem>
      <errorID>73808a20-e09b-45be-bb38-4976c6345f01</errorID>
      <errorWord>）</errorWord>
      <group>L1_Punc</group>
      <groupName>标点问题</groupName>
      <ability>L2_Punc</ability>
      <abilityName>标点符号检查</abilityName>
      <candidateList/>
      <explain>同一形式括号套用。</explain>
      <paraID>30354E7E</paraID>
      <start>85</start>
      <end>86</end>
      <status>unmodified</status>
      <modifiedWord/>
      <trackRevisions>false</trackRevisions>
    </reviewItem>
    <reviewItem>
      <errorID>4cd4affe-19e8-4f6f-aef6-7bc0d7cc8081</errorID>
      <errorWord>:</errorWord>
      <group>L1_Format</group>
      <groupName>格式问题</groupName>
      <ability>L2_HalfPunc</ability>
      <abilityName>全半角检查</abilityName>
      <candidateList>
        <item>：</item>
      </candidateList>
      <explain>文本全半角错误。</explain>
      <paraID>5561CE17</paraID>
      <start>13</start>
      <end>14</end>
      <status>unmodified</status>
      <modifiedWord/>
      <trackRevisions>false</trackRevisions>
    </reviewItem>
    <reviewItem>
      <errorID>15f35d49-9473-4097-afdb-30a6fad6a971</errorID>
      <errorWord>:</errorWord>
      <group>L1_Format</group>
      <groupName>格式问题</groupName>
      <ability>L2_HalfPunc</ability>
      <abilityName>全半角检查</abilityName>
      <candidateList>
        <item>：</item>
      </candidateList>
      <explain>文本全半角错误。</explain>
      <paraID> BCBF5C6</paraID>
      <start>18</start>
      <end>19</end>
      <status>unmodified</status>
      <modifiedWord/>
      <trackRevisions>false</trackRevisions>
    </reviewItem>
    <reviewItem>
      <errorID>2bc86bf2-af71-4e02-aaeb-c7331c7e8d18</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1DE5996</paraID>
      <start>0</start>
      <end>2</end>
      <status>unmodified</status>
      <modifiedWord/>
      <trackRevisions>false</trackRevisions>
    </reviewItem>
    <reviewItem>
      <errorID>1a088fda-4cdd-476f-a564-15d551ee713e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79A90759</paraID>
      <start>0</start>
      <end>2</end>
      <status>unmodified</status>
      <modifiedWord/>
      <trackRevisions>false</trackRevisions>
    </reviewItem>
    <reviewItem>
      <errorID>ab912734-434f-4769-8c2b-bea4c92eaba4</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3F8D4122</paraID>
      <start>0</start>
      <end>2</end>
      <status>unmodified</status>
      <modifiedWord/>
      <trackRevisions>false</trackRevisions>
    </reviewItem>
    <reviewItem>
      <errorID>5abdf9f5-ad7f-4597-94f6-c506e92853f2</errorID>
      <errorWord>a、</errorWord>
      <group>L1_Format</group>
      <groupName>格式问题</groupName>
      <ability>L2_Ordinal</ability>
      <abilityName>序号格式</abilityName>
      <candidateList>
        <item>a.</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61C81EF8</paraID>
      <start>0</start>
      <end>2</end>
      <status>unmodified</status>
      <modifiedWord/>
      <trackRevisions>false</trackRevisions>
    </reviewItem>
    <reviewItem>
      <errorID>f5822948-da49-4f54-84f0-54231420c77b</errorID>
      <errorWord>b、</errorWord>
      <group>L1_Format</group>
      <groupName>格式问题</groupName>
      <ability>L2_Ordinal</ability>
      <abilityName>序号格式</abilityName>
      <candidateList>
        <item>b.</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6D31FBDA</paraID>
      <start>0</start>
      <end>2</end>
      <status>unmodified</status>
      <modifiedWord/>
      <trackRevisions>false</trackRevisions>
    </reviewItem>
    <reviewItem>
      <errorID>b88dc731-d7ce-4c69-9254-8004602176ce</errorID>
      <errorWord>c、</errorWord>
      <group>L1_Format</group>
      <groupName>格式问题</groupName>
      <ability>L2_Ordinal</ability>
      <abilityName>序号格式</abilityName>
      <candidateList>
        <item>c.</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6EBD7DF3</paraID>
      <start>0</start>
      <end>2</end>
      <status>unmodified</status>
      <modifiedWord/>
      <trackRevisions>false</trackRevisions>
    </reviewItem>
    <reviewItem>
      <errorID>93a57c45-c106-497b-a2a9-230f6aa82efb</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54191297</paraID>
      <start>0</start>
      <end>3</end>
      <status>unmodified</status>
      <modifiedWord/>
      <trackRevisions>false</trackRevisions>
    </reviewItem>
    <reviewItem>
      <errorID>a661f6e6-e1f0-44c1-8b55-87259e23d93e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70E573FE</paraID>
      <start>0</start>
      <end>3</end>
      <status>unmodified</status>
      <modifiedWord/>
      <trackRevisions>false</trackRevisions>
    </reviewItem>
    <reviewItem>
      <errorID>e0feb7e3-0a0c-424c-9464-a73d5bf082fb</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4FCD8C1C</paraID>
      <start>0</start>
      <end>3</end>
      <status>unmodified</status>
      <modifiedWord/>
      <trackRevisions>false</trackRevisions>
    </reviewItem>
    <reviewItem>
      <errorID>429f1b14-c51e-44ba-8be2-73580c47f767</errorID>
      <errorWord>(</errorWord>
      <group>L1_Format</group>
      <groupName>格式问题</groupName>
      <ability>L2_HalfPunc</ability>
      <abilityName>全半角检查</abilityName>
      <candidateList>
        <item>（</item>
      </candidateList>
      <explain>文本全半角错误。</explain>
      <paraID>45AE1B3E</paraID>
      <start>39</start>
      <end>40</end>
      <status>unmodified</status>
      <modifiedWord/>
      <trackRevisions>false</trackRevisions>
    </reviewItem>
    <reviewItem>
      <errorID>4b970389-e815-4019-beb3-de05a55d9c68</errorID>
      <errorWord>)</errorWord>
      <group>L1_Format</group>
      <groupName>格式问题</groupName>
      <ability>L2_HalfPunc</ability>
      <abilityName>全半角检查</abilityName>
      <candidateList>
        <item>）</item>
      </candidateList>
      <explain>文本全半角错误。</explain>
      <paraID>45AE1B3E</paraID>
      <start>56</start>
      <end>57</end>
      <status>unmodified</status>
      <modifiedWord/>
      <trackRevisions>false</trackRevisions>
    </reviewItem>
    <reviewItem>
      <errorID>6eba8c39-4034-49a4-806b-e80ff2de828d</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174D8DF9</paraID>
      <start>25</start>
      <end>28</end>
      <status>unmodified</status>
      <modifiedWord/>
      <trackRevisions>false</trackRevisions>
    </reviewItem>
    <reviewItem>
      <errorID>124bd709-639a-4dfd-a65f-69ad25d62308</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174D8DF9</paraID>
      <start>38</start>
      <end>41</end>
      <status>unmodified</status>
      <modifiedWord/>
      <trackRevisions>false</trackRevisions>
    </reviewItem>
    <reviewItem>
      <errorID>1b4ce7df-d7f8-47a5-88bc-1ce89b8c2097</errorID>
      <errorWord>地方法规</errorWord>
      <group>L1_Political</group>
      <groupName>政治性问题</groupName>
      <ability>L2_Unpolitical</ability>
      <abilityName>政治敏感错误</abilityName>
      <candidateList>
        <item>地方性法规</item>
      </candidateList>
      <explain/>
      <paraID>174D8DF9</paraID>
      <start>73</start>
      <end>77</end>
      <status>unmodified</status>
      <modifiedWord/>
      <trackRevisions>false</trackRevisions>
    </reviewItem>
    <reviewItem>
      <errorID>eca81e0c-95c9-41e5-8330-ffb94a1e7f4d</errorID>
      <errorWord>法律、法规</errorWord>
      <group>L1_Word</group>
      <groupName>字词问题</groupName>
      <ability>L2_Typo</ability>
      <abilityName>字词错误</abilityName>
      <candidateList>
        <item>法律法规</item>
      </candidateList>
      <explain/>
      <paraID>6EC1E86B</paraID>
      <start>42</start>
      <end>47</end>
      <status>unmodified</status>
      <modifiedWord/>
      <trackRevisions>false</trackRevisions>
    </reviewItem>
    <reviewItem>
      <errorID>71871361-cddf-47a5-9be9-4c0863ff701c</errorID>
      <errorWord>;</errorWord>
      <group>L1_Format</group>
      <groupName>格式问题</groupName>
      <ability>L2_HalfPunc</ability>
      <abilityName>全半角检查</abilityName>
      <candidateList>
        <item>；</item>
      </candidateList>
      <explain>文本全半角错误。</explain>
      <paraID>54CE7D9E</paraID>
      <start>12</start>
      <end>13</end>
      <status>unmodified</status>
      <modifiedWord/>
      <trackRevisions>false</trackRevisions>
    </reviewItem>
    <reviewItem>
      <errorID>283631f8-8677-454c-9deb-2894c2c7b007</errorID>
      <errorWord>;</errorWord>
      <group>L1_Format</group>
      <groupName>格式问题</groupName>
      <ability>L2_HalfPunc</ability>
      <abilityName>全半角检查</abilityName>
      <candidateList>
        <item>；</item>
      </candidateList>
      <explain>文本全半角错误。</explain>
      <paraID>229E8AE2</paraID>
      <start>8</start>
      <end>9</end>
      <status>unmodified</status>
      <modifiedWord/>
      <trackRevisions>false</trackRevisions>
    </reviewItem>
    <reviewItem>
      <errorID>5226741d-bacb-47df-a172-246cf0d32d00</errorID>
      <errorWord>：</errorWord>
      <group>L1_Word</group>
      <groupName>字词问题</groupName>
      <ability>L2_Typo</ability>
      <abilityName>字词错误</abilityName>
      <candidateList>
        <item>：以</item>
      </candidateList>
      <explain/>
      <paraID>43CAA7DA</paraID>
      <start>52</start>
      <end>53</end>
      <status>unmodified</status>
      <modifiedWord/>
      <trackRevisions>false</trackRevisions>
    </reviewItem>
    <reviewItem>
      <errorID>b179129e-f04a-41b2-9a39-ebb457f835c4</errorID>
      <errorWord>雇用</errorWord>
      <group>L1_Word</group>
      <groupName>字词问题</groupName>
      <ability>L2_Typo</ability>
      <abilityName>字词错误</abilityName>
      <candidateList>
        <item>雇佣</item>
      </candidateList>
      <explain>存在发音相同字词的误用。</explain>
      <paraID>6B4D6B80</paraID>
      <start>59</start>
      <end>61</end>
      <status>unmodified</status>
      <modifiedWord/>
      <trackRevisions>false</trackRevisions>
    </reviewItem>
    <reviewItem>
      <errorID>55562a77-f91d-49d7-aad2-770f689eb933</errorID>
      <errorWord>各</errorWord>
      <group>L1_Word</group>
      <groupName>字词问题</groupName>
      <ability>L2_Typo</ability>
      <abilityName>字词错误</abilityName>
      <candidateList>
        <item>各项</item>
      </candidateList>
      <explain/>
      <paraID>6CD35151</paraID>
      <start>82</start>
      <end>83</end>
      <status>unmodified</status>
      <modifiedWord/>
      <trackRevisions>false</trackRevisions>
    </reviewItem>
    <reviewItem>
      <errorID>b584648f-46b1-456a-9ebb-57db840dddbc</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156FEBD3</paraID>
      <start>18</start>
      <end>19</end>
      <status>unmodified</status>
      <modifiedWord/>
      <trackRevisions>false</trackRevisions>
    </reviewItem>
    <reviewItem>
      <errorID>5202be8e-959a-488e-856e-e1819facf82d</errorID>
      <errorWord>信息泄漏</errorWord>
      <group>L1_Word</group>
      <groupName>字词问题</groupName>
      <ability>L2_Typo</ability>
      <abilityName>字词错误</abilityName>
      <candidateList>
        <item>信息泄露</item>
      </candidateList>
      <explain/>
      <paraID>77A3147C</paraID>
      <start>83</start>
      <end>87</end>
      <status>unmodified</status>
      <modifiedWord/>
      <trackRevisions>false</trackRevisions>
    </reviewItem>
    <reviewItem>
      <errorID>5988af3b-a8c6-4910-9d37-62ce5037e906</errorID>
      <errorWord>:</errorWord>
      <group>L1_Format</group>
      <groupName>格式问题</groupName>
      <ability>L2_HalfPunc</ability>
      <abilityName>全半角检查</abilityName>
      <candidateList>
        <item>：</item>
      </candidateList>
      <explain>文本全半角错误。</explain>
      <paraID> C414CCB</paraID>
      <start>13</start>
      <end>14</end>
      <status>unmodified</status>
      <modifiedWord/>
      <trackRevisions>false</trackRevisions>
    </reviewItem>
    <reviewItem>
      <errorID>ecde6eb9-1733-4068-889a-fd98ed19f91c</errorID>
      <errorWord>:</errorWord>
      <group>L1_Format</group>
      <groupName>格式问题</groupName>
      <ability>L2_HalfPunc</ability>
      <abilityName>全半角检查</abilityName>
      <candidateList>
        <item>：</item>
      </candidateList>
      <explain>文本全半角错误。</explain>
      <paraID>46168328</paraID>
      <start>24</start>
      <end>25</end>
      <status>unmodified</status>
      <modifiedWord/>
      <trackRevisions>false</trackRevisions>
    </reviewItem>
    <reviewItem>
      <errorID>caaf3e3f-3cdf-443d-bbf8-ae06e7b0190c</errorID>
      <errorWord>:</errorWord>
      <group>L1_Format</group>
      <groupName>格式问题</groupName>
      <ability>L2_HalfPunc</ability>
      <abilityName>全半角检查</abilityName>
      <candidateList>
        <item>：</item>
      </candidateList>
      <explain>文本全半角错误。</explain>
      <paraID>65B4B99C</paraID>
      <start>32</start>
      <end>33</end>
      <status>unmodified</status>
      <modifiedWord/>
      <trackRevisions>false</trackRevisions>
    </reviewItem>
    <reviewItem>
      <errorID>0301a2d0-83bd-4f4d-88da-72f88d5a08d6</errorID>
      <errorWord>。。</errorWord>
      <group>L1_Punc</group>
      <groupName>标点问题</groupName>
      <ability>L2_Punc</ability>
      <abilityName>标点符号检查</abilityName>
      <candidateList>
        <item>。</item>
      </candidateList>
      <explain/>
      <paraID>65B4B99C</paraID>
      <start>68</start>
      <end>70</end>
      <status>unmodified</status>
      <modifiedWord/>
      <trackRevisions>false</trackRevisions>
    </reviewItem>
    <reviewItem>
      <errorID>3c27efbe-99e8-41d7-a7d1-3a54137e24f0</errorID>
      <errorWord>理</errorWord>
      <group>L1_Word</group>
      <groupName>字词问题</groupName>
      <ability>L2_Typo</ability>
      <abilityName>字词错误</abilityName>
      <candidateList>
        <item>理等</item>
      </candidateList>
      <explain/>
      <paraID> 3EDD345</paraID>
      <start>109</start>
      <end>110</end>
      <status>unmodified</status>
      <modifiedWord/>
      <trackRevisions>false</trackRevisions>
    </reviewItem>
    <reviewItem>
      <errorID>862cf249-7771-41df-b78e-e6f39a9b32ee</errorID>
      <errorWord>。。</errorWord>
      <group>L1_Punc</group>
      <groupName>标点问题</groupName>
      <ability>L2_Punc</ability>
      <abilityName>标点符号检查</abilityName>
      <candidateList>
        <item>。</item>
      </candidateList>
      <explain/>
      <paraID> 3EDD345</paraID>
      <start>120</start>
      <end>122</end>
      <status>unmodified</status>
      <modifiedWord/>
      <trackRevisions>false</trackRevisions>
    </reviewItem>
    <reviewItem>
      <errorID>90b622bd-8c6c-4d37-b547-3020bd6987dd</errorID>
      <errorWord>理</errorWord>
      <group>L1_Word</group>
      <groupName>字词问题</groupName>
      <ability>L2_Typo</ability>
      <abilityName>字词错误</abilityName>
      <candidateList>
        <item>理等</item>
      </candidateList>
      <explain/>
      <paraID>734476AD</paraID>
      <start>116</start>
      <end>117</end>
      <status>unmodified</status>
      <modifiedWord/>
      <trackRevisions>false</trackRevisions>
    </reviewItem>
    <reviewItem>
      <errorID>562d1ce7-781b-45cb-baef-33abccd46f6e</errorID>
      <errorWord>理</errorWord>
      <group>L1_Word</group>
      <groupName>字词问题</groupName>
      <ability>L2_Typo</ability>
      <abilityName>字词错误</abilityName>
      <candidateList>
        <item>理等</item>
      </candidateList>
      <explain/>
      <paraID>6A520A05</paraID>
      <start>130</start>
      <end>131</end>
      <status>unmodified</status>
      <modifiedWord/>
      <trackRevisions>false</trackRevisions>
    </reviewItem>
    <reviewItem>
      <errorID>2364bda8-e889-4d35-b7e5-81b639b9e3b1</errorID>
      <errorWord>人</errorWord>
      <group>L1_Word</group>
      <groupName>字词问题</groupName>
      <ability>L2_Typo</ability>
      <abilityName>字词错误</abilityName>
      <candidateList>
        <item>人之</item>
      </candidateList>
      <explain/>
      <paraID> CA190E4</paraID>
      <start>48</start>
      <end>49</end>
      <status>unmodified</status>
      <modifiedWord/>
      <trackRevisions>false</trackRevisions>
    </reviewItem>
    <reviewItem>
      <errorID>f27aa7bb-70cc-4e19-8a11-1b2afeb3f248</errorID>
      <errorWord>接</errorWord>
      <group>L1_Word</group>
      <groupName>字词问题</groupName>
      <ability>L2_Typo</ability>
      <abilityName>字词错误</abilityName>
      <candidateList>
        <item>接到</item>
      </candidateList>
      <explain/>
      <paraID>16CBF7DA</paraID>
      <start>19</start>
      <end>20</end>
      <status>unmodified</status>
      <modifiedWord/>
      <trackRevisions>false</trackRevisions>
    </reviewItem>
    <reviewItem>
      <errorID>6288567d-8426-4df7-99bb-f01ff530463a</errorID>
      <errorWord>并发</errorWord>
      <group>L1_Word</group>
      <groupName>字词问题</groupName>
      <ability>L2_Typo</ability>
      <abilityName>字词错误</abilityName>
      <candidateList>
        <item>并</item>
      </candidateList>
      <explain>（並、竝）bìnɡ❶〈动〉两种或两种以上的事物平排着：～蒂莲｜我们手挽着手，肩～着肩。❷〈副〉表示不同的事物同时存在，不同的事情同时进行：两说～存｜相提～论。❸〈副〉用在否定词前面加强否定的语气，略带反驳的意味：你以为他糊涂，其实他～不糊涂｜所谓团结～非一团和气。❹〈连〉并且：我完全同意～拥护领导的决定。</explain>
      <paraID>5AD2548C</paraID>
      <start>103</start>
      <end>105</end>
      <status>unmodified</status>
      <modifiedWord/>
      <trackRevisions>false</trackRevisions>
    </reviewItem>
    <reviewItem>
      <errorID>5f347cad-fd82-45a2-a911-c96a027e7067</errorID>
      <errorWord>，</errorWord>
      <group>L1_Word</group>
      <groupName>字词问题</groupName>
      <ability>L2_Typo</ability>
      <abilityName>字词错误</abilityName>
      <candidateList>
        <item>，包</item>
      </candidateList>
      <explain/>
      <paraID>30E5BF69</paraID>
      <start>26</start>
      <end>27</end>
      <status>unmodified</status>
      <modifiedWord/>
      <trackRevisions>false</trackRevisions>
    </reviewItem>
    <reviewItem>
      <errorID>451b75cc-8594-4afb-b299-7c172d3d985c</errorID>
      <errorWord>日书面通知</errorWord>
      <group>L1_Word</group>
      <groupName>字词问题</groupName>
      <ability>L2_Typo</ability>
      <abilityName>字词错误</abilityName>
      <candidateList>
        <item>日内书面通知</item>
      </candidateList>
      <explain/>
      <paraID> 1E9293A</paraID>
      <start>51</start>
      <end>56</end>
      <status>unmodified</status>
      <modifiedWord/>
      <trackRevisions>false</trackRevisions>
    </reviewItem>
    <reviewItem>
      <errorID>402631b8-5ddc-456a-92da-7d4dcb35e699</errorID>
      <errorWord>(</errorWord>
      <group>L1_Format</group>
      <groupName>格式问题</groupName>
      <ability>L2_HalfPunc</ability>
      <abilityName>全半角检查</abilityName>
      <candidateList>
        <item>（</item>
      </candidateList>
      <explain>文本全半角错误。</explain>
      <paraID>73AF7D6E</paraID>
      <start>107</start>
      <end>108</end>
      <status>unmodified</status>
      <modifiedWord/>
      <trackRevisions>false</trackRevisions>
    </reviewItem>
    <reviewItem>
      <errorID>c9fbcf61-2435-495c-a4f4-4242e20dfa1c</errorID>
      <errorWord>)</errorWord>
      <group>L1_Format</group>
      <groupName>格式问题</groupName>
      <ability>L2_HalfPunc</ability>
      <abilityName>全半角检查</abilityName>
      <candidateList>
        <item>）</item>
      </candidateList>
      <explain>文本全半角错误。</explain>
      <paraID>73AF7D6E</paraID>
      <start>109</start>
      <end>110</end>
      <status>unmodified</status>
      <modifiedWord/>
      <trackRevisions>false</trackRevisions>
    </reviewItem>
    <reviewItem>
      <errorID>f276931d-4a12-4da9-aca5-efb6a13c8ae0</errorID>
      <errorWord>。。</errorWord>
      <group>L1_Punc</group>
      <groupName>标点问题</groupName>
      <ability>L2_Punc</ability>
      <abilityName>标点符号检查</abilityName>
      <candidateList>
        <item>。</item>
      </candidateList>
      <explain/>
      <paraID>2AA7D9E2</paraID>
      <start>92</start>
      <end>94</end>
      <status>unmodified</status>
      <modifiedWord/>
      <trackRevisions>false</trackRevisions>
    </reviewItem>
    <reviewItem>
      <errorID>97c71ae6-faea-4e69-9482-67083dfb1c0b</errorID>
      <errorWord>工具与</errorWord>
      <group>L1_Word</group>
      <groupName>字词问题</groupName>
      <ability>L2_Typo</ability>
      <abilityName>字词错误</abilityName>
      <candidateList>
        <item>工具</item>
      </candidateList>
      <explain/>
      <paraID>232604C8</paraID>
      <start>213</start>
      <end>216</end>
      <status>unmodified</status>
      <modifiedWord/>
      <trackRevisions>false</trackRevisions>
    </reviewItem>
    <reviewItem>
      <errorID>b4277de1-0294-40d8-bdaf-af4fe22d49c4</errorID>
      <errorWord>&lt;</errorWord>
      <group>L1_Format</group>
      <groupName>格式问题</groupName>
      <ability>L2_HalfPunc</ability>
      <abilityName>全半角检查</abilityName>
      <candidateList>
        <item>〈</item>
      </candidateList>
      <explain>文本全半角错误。</explain>
      <paraID>31758924</paraID>
      <start>187</start>
      <end>188</end>
      <status>unmodified</status>
      <modifiedWord/>
      <trackRevisions>false</trackRevisions>
    </reviewItem>
    <reviewItem>
      <errorID>056e37f9-bf4f-4c47-beb1-3a6ad2cc97ea</errorID>
      <errorWord>&gt;，</errorWord>
      <group>L1_Punc</group>
      <groupName>标点问题</groupName>
      <ability>L2_Punc</ability>
      <abilityName>标点符号检查</abilityName>
      <candidateList>
        <item>&gt;</item>
      </candidateList>
      <explain/>
      <paraID>31758924</paraID>
      <start>191</start>
      <end>193</end>
      <status>unmodified</status>
      <modifiedWord/>
      <trackRevisions>false</trackRevisions>
    </reviewItem>
    <reviewItem>
      <errorID>7409665b-986c-4bc6-a601-886b3f6f3527</errorID>
      <errorWord>业</errorWord>
      <group>L1_Word</group>
      <groupName>字词问题</groupName>
      <ability>L2_Typo</ability>
      <abilityName>字词错误</abilityName>
      <candidateList>
        <item>业承</item>
      </candidateList>
      <explain/>
      <paraID>2434EEE5</paraID>
      <start>34</start>
      <end>35</end>
      <status>unmodified</status>
      <modifiedWord/>
      <trackRevisions>false</trackRevisions>
    </reviewItem>
    <reviewItem>
      <errorID>eed630b6-2adc-4b31-869c-9527838932c4</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42DDFDA5</paraID>
      <start>0</start>
      <end>3</end>
      <status>unmodified</status>
      <modifiedWord/>
      <trackRevisions>false</trackRevisions>
    </reviewItem>
    <reviewItem>
      <errorID>4ec6233d-f024-438f-89c4-dc1106418e31</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33979E71</paraID>
      <start>0</start>
      <end>3</end>
      <status>unmodified</status>
      <modifiedWord/>
      <trackRevisions>false</trackRevisions>
    </reviewItem>
    <reviewItem>
      <errorID>b19746c5-c383-47f0-ac06-5c02c875119a</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7037D32D</paraID>
      <start>0</start>
      <end>3</end>
      <status>unmodified</status>
      <modifiedWord/>
      <trackRevisions>false</trackRevisions>
    </reviewItem>
    <reviewItem>
      <errorID>f4196384-ac13-4d1a-9a08-d711f4e044b5</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1C248E67</paraID>
      <start>0</start>
      <end>3</end>
      <status>unmodified</status>
      <modifiedWord/>
      <trackRevisions>false</trackRevisions>
    </reviewItem>
    <reviewItem>
      <errorID>4f738be9-6a31-444c-8f86-3086b18a5529</errorID>
      <errorWord>：：</errorWord>
      <group>L1_Punc</group>
      <groupName>标点问题</groupName>
      <ability>L2_Punc</ability>
      <abilityName>标点符号检查</abilityName>
      <candidateList>
        <item>：</item>
      </candidateList>
      <explain/>
      <paraID> EE30AD8</paraID>
      <start>14</start>
      <end>16</end>
      <status>unmodified</status>
      <modifiedWord/>
      <trackRevisions>false</trackRevisions>
    </reviewItem>
    <reviewItem>
      <errorID>f8a3b3bc-4c6d-4a62-80e1-3358459a7c54</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7D5E1D5F</paraID>
      <start>0</start>
      <end>2</end>
      <status>unmodified</status>
      <modifiedWord/>
      <trackRevisions>false</trackRevisions>
    </reviewItem>
    <reviewItem>
      <errorID>a83aff0d-1a93-472f-a8b0-80aef4e18ccb</errorID>
      <errorWord>,</errorWord>
      <group>L1_Format</group>
      <groupName>格式问题</groupName>
      <ability>L2_HalfPunc</ability>
      <abilityName>全半角检查</abilityName>
      <candidateList>
        <item>，</item>
      </candidateList>
      <explain>文本全半角错误。</explain>
      <paraID>7D5E1D5F</paraID>
      <start>15</start>
      <end>16</end>
      <status>unmodified</status>
      <modifiedWord/>
      <trackRevisions>false</trackRevisions>
    </reviewItem>
    <reviewItem>
      <errorID>773f39aa-6f36-4f3c-970c-fd1cfc64170c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3CF5C266</paraID>
      <start>0</start>
      <end>2</end>
      <status>unmodified</status>
      <modifiedWord/>
      <trackRevisions>false</trackRevisions>
    </reviewItem>
    <reviewItem>
      <errorID>fd9b7f5c-df16-4833-ba37-da981ff253d0</errorID>
      <errorWord>,</errorWord>
      <group>L1_Format</group>
      <groupName>格式问题</groupName>
      <ability>L2_HalfPunc</ability>
      <abilityName>全半角检查</abilityName>
      <candidateList>
        <item>，</item>
      </candidateList>
      <explain>文本全半角错误。</explain>
      <paraID>3CF5C266</paraID>
      <start>14</start>
      <end>15</end>
      <status>unmodified</status>
      <modifiedWord/>
      <trackRevisions>false</trackRevisions>
    </reviewItem>
    <reviewItem>
      <errorID>b1c67933-3649-4bba-ad1d-256145cf7a80</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1E088820</paraID>
      <start>0</start>
      <end>2</end>
      <status>unmodified</status>
      <modifiedWord/>
      <trackRevisions>false</trackRevisions>
    </reviewItem>
    <reviewItem>
      <errorID>7ee575d4-8378-4c82-a173-50d3767781f1</errorID>
      <errorWord>,</errorWord>
      <group>L1_Format</group>
      <groupName>格式问题</groupName>
      <ability>L2_HalfPunc</ability>
      <abilityName>全半角检查</abilityName>
      <candidateList>
        <item>，</item>
      </candidateList>
      <explain>文本全半角错误。</explain>
      <paraID>1E088820</paraID>
      <start>10</start>
      <end>11</end>
      <status>unmodified</status>
      <modifiedWord/>
      <trackRevisions>false</trackRevisions>
    </reviewItem>
    <reviewItem>
      <errorID>f1e4c100-cde7-419d-84fc-42083f19241b</errorID>
      <errorWord>,</errorWord>
      <group>L1_Format</group>
      <groupName>格式问题</groupName>
      <ability>L2_HalfPunc</ability>
      <abilityName>全半角检查</abilityName>
      <candidateList>
        <item>，</item>
      </candidateList>
      <explain>文本全半角错误。</explain>
      <paraID>2FB77C69</paraID>
      <start>14</start>
      <end>15</end>
      <status>unmodified</status>
      <modifiedWord/>
      <trackRevisions>false</trackRevisions>
    </reviewItem>
    <reviewItem>
      <errorID>b6103d58-a342-4698-8fab-f797551c3fdc</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1C519DD2</paraID>
      <start>0</start>
      <end>2</end>
      <status>unmodified</status>
      <modifiedWord/>
      <trackRevisions>false</trackRevisions>
    </reviewItem>
    <reviewItem>
      <errorID>186ca34c-1491-40db-be46-eba908335fec</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59D65C6C</paraID>
      <start>0</start>
      <end>2</end>
      <status>unmodified</status>
      <modifiedWord/>
      <trackRevisions>false</trackRevisions>
    </reviewItem>
    <reviewItem>
      <errorID>395847d3-21c9-4898-a57f-dcbac4ce230a</errorID>
      <errorWord>,</errorWord>
      <group>L1_Format</group>
      <groupName>格式问题</groupName>
      <ability>L2_HalfPunc</ability>
      <abilityName>全半角检查</abilityName>
      <candidateList>
        <item>，</item>
      </candidateList>
      <explain>文本全半角错误。</explain>
      <paraID>161FF3C4</paraID>
      <start>14</start>
      <end>15</end>
      <status>unmodified</status>
      <modifiedWord/>
      <trackRevisions>false</trackRevisions>
    </reviewItem>
    <reviewItem>
      <errorID>9b2b278e-5508-45ec-8a75-7a9d1247c961</errorID>
      <errorWord>,</errorWord>
      <group>L1_Format</group>
      <groupName>格式问题</groupName>
      <ability>L2_HalfPunc</ability>
      <abilityName>全半角检查</abilityName>
      <candidateList>
        <item>，</item>
      </candidateList>
      <explain>文本全半角错误。</explain>
      <paraID>161FF3C4</paraID>
      <start>22</start>
      <end>23</end>
      <status>unmodified</status>
      <modifiedWord/>
      <trackRevisions>false</trackRevisions>
    </reviewItem>
    <reviewItem>
      <errorID>5159c96b-a57b-4e7c-8f97-850c100788fe</errorID>
      <errorWord>8)</errorWord>
      <group>L1_Format</group>
      <groupName>格式问题</groupName>
      <ability>L2_Ordinal</ability>
      <abilityName>序号格式</abilityName>
      <candidateList>
        <item>8）</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6A2964D1</paraID>
      <start>0</start>
      <end>2</end>
      <status>unmodified</status>
      <modifiedWord/>
      <trackRevisions>false</trackRevisions>
    </reviewItem>
    <reviewItem>
      <errorID>540021ae-b50d-48db-aa5f-86eeb230c3ea</errorID>
      <errorWord>9)</errorWord>
      <group>L1_Format</group>
      <groupName>格式问题</groupName>
      <ability>L2_Ordinal</ability>
      <abilityName>序号格式</abilityName>
      <candidateList>
        <item>9）</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62A1DEAC</paraID>
      <start>0</start>
      <end>2</end>
      <status>unmodified</status>
      <modifiedWord/>
      <trackRevisions>false</trackRevisions>
    </reviewItem>
    <reviewItem>
      <errorID>0dc031a1-3cbf-486e-86ac-3ff639ca7a14</errorID>
      <errorWord>10)</errorWord>
      <group>L1_Format</group>
      <groupName>格式问题</groupName>
      <ability>L2_Ordinal</ability>
      <abilityName>序号格式</abilityName>
      <candidateList>
        <item>10）</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56236783</paraID>
      <start>0</start>
      <end>3</end>
      <status>unmodified</status>
      <modifiedWord/>
      <trackRevisions>false</trackRevisions>
    </reviewItem>
    <reviewItem>
      <errorID>da5b4259-cbd6-4d69-a1d8-e27213773267</errorID>
      <errorWord>,</errorWord>
      <group>L1_Format</group>
      <groupName>格式问题</groupName>
      <ability>L2_HalfPunc</ability>
      <abilityName>全半角检查</abilityName>
      <candidateList>
        <item>，</item>
      </candidateList>
      <explain>文本全半角错误。</explain>
      <paraID>56236783</paraID>
      <start>16</start>
      <end>17</end>
      <status>unmodified</status>
      <modifiedWord/>
      <trackRevisions>false</trackRevisions>
    </reviewItem>
    <reviewItem>
      <errorID>a9dacda0-b7d3-46a7-82ad-5be4f0a48d05</errorID>
      <errorWord>,</errorWord>
      <group>L1_Format</group>
      <groupName>格式问题</groupName>
      <ability>L2_HalfPunc</ability>
      <abilityName>全半角检查</abilityName>
      <candidateList>
        <item>，</item>
      </candidateList>
      <explain>文本全半角错误。</explain>
      <paraID>56236783</paraID>
      <start>21</start>
      <end>22</end>
      <status>unmodified</status>
      <modifiedWord/>
      <trackRevisions>false</trackRevisions>
    </reviewItem>
    <reviewItem>
      <errorID>5dec2629-485e-4aba-aa6c-8fe12b537c39</errorID>
      <errorWord>,</errorWord>
      <group>L1_Format</group>
      <groupName>格式问题</groupName>
      <ability>L2_HalfPunc</ability>
      <abilityName>全半角检查</abilityName>
      <candidateList>
        <item>，</item>
      </candidateList>
      <explain>文本全半角错误。</explain>
      <paraID>56236783</paraID>
      <start>30</start>
      <end>31</end>
      <status>unmodified</status>
      <modifiedWord/>
      <trackRevisions>false</trackRevisions>
    </reviewItem>
    <reviewItem>
      <errorID>c9318fd1-7c54-4878-983f-0b3cfcb60415</errorID>
      <errorWord>上报等</errorWord>
      <group>L1_Word</group>
      <groupName>字词问题</groupName>
      <ability>L2_Typo</ability>
      <abilityName>字词错误</abilityName>
      <candidateList>
        <item>上报</item>
      </candidateList>
      <explain/>
      <paraID>56236783</paraID>
      <start>33</start>
      <end>36</end>
      <status>unmodified</status>
      <modifiedWord/>
      <trackRevisions>false</trackRevisions>
    </reviewItem>
    <reviewItem>
      <errorID>bd4b8b74-e84e-45b9-964a-53fac6839ba2</errorID>
      <errorWord>;</errorWord>
      <group>L1_Format</group>
      <groupName>格式问题</groupName>
      <ability>L2_HalfPunc</ability>
      <abilityName>全半角检查</abilityName>
      <candidateList>
        <item>；</item>
      </candidateList>
      <explain>文本全半角错误。</explain>
      <paraID>4C590873</paraID>
      <start>49</start>
      <end>50</end>
      <status>unmodified</status>
      <modifiedWord/>
      <trackRevisions>false</trackRevisions>
    </reviewItem>
    <reviewItem>
      <errorID>a07add32-b359-4b08-9d22-2eea9fb0a278</errorID>
      <errorWord>;</errorWord>
      <group>L1_Format</group>
      <groupName>格式问题</groupName>
      <ability>L2_HalfPunc</ability>
      <abilityName>全半角检查</abilityName>
      <candidateList>
        <item>；</item>
      </candidateList>
      <explain>文本全半角错误。</explain>
      <paraID>4C590873</paraID>
      <start>137</start>
      <end>138</end>
      <status>unmodified</status>
      <modifiedWord/>
      <trackRevisions>false</trackRevisions>
    </reviewItem>
    <reviewItem>
      <errorID>073f5d43-64b7-47bb-99ff-5200fbc0cb83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546DCEF4</paraID>
      <start>0</start>
      <end>2</end>
      <status>unmodified</status>
      <modifiedWord/>
      <trackRevisions>false</trackRevisions>
    </reviewItem>
    <reviewItem>
      <errorID>1cdae468-c0a6-4450-bc07-f579b80a37a2</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66BE4276</paraID>
      <start>0</start>
      <end>2</end>
      <status>unmodified</status>
      <modifiedWord/>
      <trackRevisions>false</trackRevisions>
    </reviewItem>
    <reviewItem>
      <errorID>92f21666-7ddd-4382-a977-e759f6887076</errorID>
      <errorWord>承担成</errorWord>
      <group>L1_Word</group>
      <groupName>字词问题</groupName>
      <ability>L2_Typo</ability>
      <abilityName>字词错误</abilityName>
      <candidateList>
        <item>承担</item>
      </candidateList>
      <explain>〈动〉担负；担当：～义务｜～责任。</explain>
      <paraID>66BE4276</paraID>
      <start>117</start>
      <end>120</end>
      <status>unmodified</status>
      <modifiedWord/>
      <trackRevisions>false</trackRevisions>
    </reviewItem>
    <reviewItem>
      <errorID>2c9509ac-d1af-4838-8e40-8505d4889de8</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58A757BF</paraID>
      <start>0</start>
      <end>2</end>
      <status>unmodified</status>
      <modifiedWord/>
      <trackRevisions>false</trackRevisions>
    </reviewItem>
    <reviewItem>
      <errorID>ee56b1cb-ca7b-4cb6-a2a1-9ad4cbaa1337</errorID>
      <errorWord>，</errorWord>
      <group>L1_Word</group>
      <groupName>字词问题</groupName>
      <ability>L2_Typo</ability>
      <abilityName>字词错误</abilityName>
      <candidateList>
        <item>，将</item>
      </candidateList>
      <explain/>
      <paraID>58A757BF</paraID>
      <start>72</start>
      <end>73</end>
      <status>unmodified</status>
      <modifiedWord/>
      <trackRevisions>false</trackRevisions>
    </reviewItem>
    <reviewItem>
      <errorID>f288a0ff-95db-42ea-8a0e-7870b115f4f7</errorID>
      <errorWord>防止或避免</errorWord>
      <group>L1_Grammar</group>
      <groupName>语法问题</groupName>
      <ability>L2_Grammar</ability>
      <abilityName>语法错误</abilityName>
      <candidateList>
        <item>防止或</item>
      </candidateList>
      <explain/>
      <paraID>6055DF8A</paraID>
      <start>73</start>
      <end>78</end>
      <status>unmodified</status>
      <modifiedWord/>
      <trackRevisions>false</trackRevisions>
    </reviewItem>
    <reviewItem>
      <errorID>0deb2771-8a5d-4531-bebd-5aed40296766</errorID>
      <errorWord>承包人的</errorWord>
      <group>L1_Word</group>
      <groupName>字词问题</groupName>
      <ability>L2_Typo</ability>
      <abilityName>字词错误</abilityName>
      <candidateList>
        <item>承包人</item>
      </candidateList>
      <explain/>
      <paraID>  A804B5</paraID>
      <start>108</start>
      <end>112</end>
      <status>unmodified</status>
      <modifiedWord/>
      <trackRevisions>false</trackRevisions>
    </reviewItem>
    <reviewItem>
      <errorID>3b896dcc-8556-460d-9317-d4e0788d0a24</errorID>
      <errorWord>(</errorWord>
      <group>L1_Format</group>
      <groupName>格式问题</groupName>
      <ability>L2_HalfPunc</ability>
      <abilityName>全半角检查</abilityName>
      <candidateList>
        <item>（</item>
      </candidateList>
      <explain>文本全半角错误。</explain>
      <paraID>258691A7</paraID>
      <start>81</start>
      <end>82</end>
      <status>unmodified</status>
      <modifiedWord/>
      <trackRevisions>false</trackRevisions>
    </reviewItem>
    <reviewItem>
      <errorID>0083635e-cf19-47f7-88bf-1c6c4cd924ef</errorID>
      <errorWord>)</errorWord>
      <group>L1_Format</group>
      <groupName>格式问题</groupName>
      <ability>L2_HalfPunc</ability>
      <abilityName>全半角检查</abilityName>
      <candidateList>
        <item>）</item>
      </candidateList>
      <explain>文本全半角错误。</explain>
      <paraID>258691A7</paraID>
      <start>86</start>
      <end>87</end>
      <status>unmodified</status>
      <modifiedWord/>
      <trackRevisions>false</trackRevisions>
    </reviewItem>
    <reviewItem>
      <errorID>4e2d8dc5-c57b-4321-beed-96973f91ad89</errorID>
      <errorWord>(</errorWord>
      <group>L1_Format</group>
      <groupName>格式问题</groupName>
      <ability>L2_HalfPunc</ability>
      <abilityName>全半角检查</abilityName>
      <candidateList>
        <item>（</item>
      </candidateList>
      <explain>文本全半角错误。</explain>
      <paraID>5D507115</paraID>
      <start>66</start>
      <end>67</end>
      <status>unmodified</status>
      <modifiedWord/>
      <trackRevisions>false</trackRevisions>
    </reviewItem>
    <reviewItem>
      <errorID>d69de07c-4fea-498c-99f2-4c2a9764fbe3</errorID>
      <errorWord>)</errorWord>
      <group>L1_Format</group>
      <groupName>格式问题</groupName>
      <ability>L2_HalfPunc</ability>
      <abilityName>全半角检查</abilityName>
      <candidateList>
        <item>）</item>
      </candidateList>
      <explain>文本全半角错误。</explain>
      <paraID>5D507115</paraID>
      <start>71</start>
      <end>72</end>
      <status>unmodified</status>
      <modifiedWord/>
      <trackRevisions>false</trackRevisions>
    </reviewItem>
    <reviewItem>
      <errorID>f7647b67-0c42-4a04-9cc4-91e6079f252d</errorID>
      <errorWord>接受</errorWord>
      <group>L1_Word</group>
      <groupName>字词问题</groupName>
      <ability>L2_Typo</ability>
      <abilityName>字词错误</abilityName>
      <candidateList>
        <item>接收</item>
      </candidateList>
      <explain>存在发音相同字词的误用。</explain>
      <paraID>71D9878B</paraID>
      <start>7</start>
      <end>9</end>
      <status>unmodified</status>
      <modifiedWord/>
      <trackRevisions>false</trackRevisions>
    </reviewItem>
    <reviewItem>
      <errorID>b011c8ab-dad6-4b72-9278-e8e3043b9890</errorID>
      <errorWord>包</errorWord>
      <group>L1_Word</group>
      <groupName>字词问题</groupName>
      <ability>L2_Typo</ability>
      <abilityName>字词错误</abilityName>
      <candidateList>
        <item>包人</item>
      </candidateList>
      <explain/>
      <paraID>3DAF1D4E</paraID>
      <start>63</start>
      <end>64</end>
      <status>unmodified</status>
      <modifiedWord/>
      <trackRevisions>false</trackRevisions>
    </reviewItem>
    <reviewItem>
      <errorID>aa93dd06-3715-45c5-847f-51185f002eb5</errorID>
      <errorWord>依</errorWord>
      <group>L1_Word</group>
      <groupName>字词问题</groupName>
      <ability>L2_Typo</ability>
      <abilityName>字词错误</abilityName>
      <candidateList>
        <item>以</item>
      </candidateList>
      <explain>用在单纯的方位词前，组成合成的方位词或方位结构，表示时间、方位、数量的界限：～前｜～上｜三日～后｜县级～上｜长江～南｜五千～内｜二十岁～下。</explain>
      <paraID>2C70CE4C</paraID>
      <start>430</start>
      <end>431</end>
      <status>unmodified</status>
      <modifiedWord/>
      <trackRevisions>false</trackRevisions>
    </reviewItem>
    <reviewItem>
      <errorID>915c5d12-fa02-4bce-8046-b8529a16b0de</errorID>
      <errorWord>收</errorWord>
      <group>L1_Word</group>
      <groupName>字词问题</groupName>
      <ability>L2_Typo</ability>
      <abilityName>字词错误</abilityName>
      <candidateList>
        <item>收到</item>
      </candidateList>
      <explain/>
      <paraID>78048B67</paraID>
      <start>117</start>
      <end>118</end>
      <status>unmodified</status>
      <modifiedWord/>
      <trackRevisions>false</trackRevisions>
    </reviewItem>
    <reviewItem>
      <errorID>b546e21a-faa9-4272-99d6-689dc2a496f1</errorID>
      <errorWord>(9)</errorWord>
      <group>L1_Format</group>
      <groupName>格式问题</groupName>
      <ability>L2_Ordinal</ability>
      <abilityName>序号格式</abilityName>
      <candidateList>
        <item>（9）</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1F1DA03C</paraID>
      <start>0</start>
      <end>3</end>
      <status>unmodified</status>
      <modifiedWord/>
      <trackRevisions>false</trackRevisions>
    </reviewItem>
    <reviewItem>
      <errorID>2fb52fef-8fdf-403e-a8d1-a18f53e9d33b</errorID>
      <errorWord>(10)</errorWord>
      <group>L1_Format</group>
      <groupName>格式问题</groupName>
      <ability>L2_Ordinal</ability>
      <abilityName>序号格式</abilityName>
      <candidateList>
        <item>（10）</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746357A8</paraID>
      <start>0</start>
      <end>4</end>
      <status>unmodified</status>
      <modifiedWord/>
      <trackRevisions>false</trackRevisions>
    </reviewItem>
    <reviewItem>
      <errorID>052dfb77-79df-409f-b9be-2b20ce06dc7b</errorID>
      <errorWord>(11)</errorWord>
      <group>L1_Format</group>
      <groupName>格式问题</groupName>
      <ability>L2_Ordinal</ability>
      <abilityName>序号格式</abilityName>
      <candidateList>
        <item>（11）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63A95089</paraID>
      <start>0</start>
      <end>4</end>
      <status>unmodified</status>
      <modifiedWord/>
      <trackRevisions>false</trackRevisions>
    </reviewItem>
    <reviewItem>
      <errorID>d21e8e3e-fb74-452a-b2fc-477844f88a19</errorID>
      <errorWord>.</errorWord>
      <group>L1_Format</group>
      <groupName>格式问题</groupName>
      <ability>L2_HalfPunc</ability>
      <abilityName>全半角检查</abilityName>
      <candidateList>
        <item>。</item>
      </candidateList>
      <explain>文本全半角错误。</explain>
      <paraID>3B137C18</paraID>
      <start>157</start>
      <end>158</end>
      <status>unmodified</status>
      <modifiedWord/>
      <trackRevisions>false</trackRevisions>
    </reviewItem>
    <reviewItem>
      <errorID>d4d5347e-1e62-477f-86c3-4746879879b1</errorID>
      <errorWord>”二个</errorWord>
      <group>L1_Word</group>
      <groupName>字词问题</groupName>
      <ability>L2_Typo</ability>
      <abilityName>字词错误</abilityName>
      <candidateList>
        <item>”两个</item>
      </candidateList>
      <explain/>
      <paraID> 3E6661B</paraID>
      <start>18</start>
      <end>21</end>
      <status>unmodified</status>
      <modifiedWord/>
      <trackRevisions>false</trackRevisions>
    </reviewItem>
    <reviewItem>
      <errorID>059a0256-b28f-4338-92cf-76b791beec08</errorID>
      <errorWord>。。</errorWord>
      <group>L1_Punc</group>
      <groupName>标点问题</groupName>
      <ability>L2_Punc</ability>
      <abilityName>标点符号检查</abilityName>
      <candidateList>
        <item>。</item>
      </candidateList>
      <explain/>
      <paraID> 45B7C2E</paraID>
      <start>132</start>
      <end>134</end>
      <status>unmodified</status>
      <modifiedWord/>
      <trackRevisions>false</trackRevisions>
    </reviewItem>
    <reviewItem>
      <errorID>153f9dd5-9766-4618-8828-2cbc2b8ee42b</errorID>
      <errorWord>。。</errorWord>
      <group>L1_Punc</group>
      <groupName>标点问题</groupName>
      <ability>L2_Punc</ability>
      <abilityName>标点符号检查</abilityName>
      <candidateList>
        <item>。</item>
      </candidateList>
      <explain/>
      <paraID>42C24113</paraID>
      <start>75</start>
      <end>78</end>
      <status>unmodified</status>
      <modifiedWord/>
      <trackRevisions>false</trackRevisions>
    </reviewItem>
    <reviewItem>
      <errorID>3b0ffe3c-7cb6-4773-8201-b6d9d180e6a9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5D1F54C</paraID>
      <start>0</start>
      <end>3</end>
      <status>unmodified</status>
      <modifiedWord/>
      <trackRevisions>false</trackRevisions>
    </reviewItem>
    <reviewItem>
      <errorID>eee81c62-7244-4131-bab6-4004d32e6412</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62D28B7C</paraID>
      <start>0</start>
      <end>3</end>
      <status>unmodified</status>
      <modifiedWord/>
      <trackRevisions>false</trackRevisions>
    </reviewItem>
    <reviewItem>
      <errorID>ec930f5a-1a30-420f-aee5-6cf63dada25e</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7BA8CC4C</paraID>
      <start>0</start>
      <end>3</end>
      <status>unmodified</status>
      <modifiedWord/>
      <trackRevisions>false</trackRevisions>
    </reviewItem>
    <reviewItem>
      <errorID>60b7fd7c-2360-4829-a3b3-ceab903f659f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54E96E21</paraID>
      <start>0</start>
      <end>3</end>
      <status>unmodified</status>
      <modifiedWord/>
      <trackRevisions>false</trackRevisions>
    </reviewItem>
    <reviewItem>
      <errorID>d83f44da-35e7-44b4-ad55-66393ffc237e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4BE3FB3B</paraID>
      <start>0</start>
      <end>3</end>
      <status>unmodified</status>
      <modifiedWord/>
      <trackRevisions>false</trackRevisions>
    </reviewItem>
    <reviewItem>
      <errorID>752caf99-2617-4d1a-a245-2870e566d57d</errorID>
      <errorWord>(</errorWord>
      <group>L1_Format</group>
      <groupName>格式问题</groupName>
      <ability>L2_HalfPunc</ability>
      <abilityName>全半角检查</abilityName>
      <candidateList>
        <item>（</item>
      </candidateList>
      <explain>文本全半角错误。</explain>
      <paraID>4BE3FB3B</paraID>
      <start>31</start>
      <end>32</end>
      <status>unmodified</status>
      <modifiedWord/>
      <trackRevisions>false</trackRevisions>
    </reviewItem>
    <reviewItem>
      <errorID>72aabc02-50f4-45e2-8c12-56adb09bd677</errorID>
      <errorWord>)</errorWord>
      <group>L1_Format</group>
      <groupName>格式问题</groupName>
      <ability>L2_HalfPunc</ability>
      <abilityName>全半角检查</abilityName>
      <candidateList>
        <item>）</item>
      </candidateList>
      <explain>文本全半角错误。</explain>
      <paraID>4BE3FB3B</paraID>
      <start>33</start>
      <end>34</end>
      <status>unmodified</status>
      <modifiedWord/>
      <trackRevisions>false</trackRevisions>
    </reviewItem>
    <reviewItem>
      <errorID>9da3d36a-53f6-4e95-a007-120d9cab2663</errorID>
      <errorWord>:</errorWord>
      <group>L1_Format</group>
      <groupName>格式问题</groupName>
      <ability>L2_HalfPunc</ability>
      <abilityName>全半角检查</abilityName>
      <candidateList>
        <item>：</item>
      </candidateList>
      <explain>文本全半角错误。</explain>
      <paraID>71642203</paraID>
      <start>10</start>
      <end>11</end>
      <status>unmodified</status>
      <modifiedWord/>
      <trackRevisions>false</trackRevisions>
    </reviewItem>
    <reviewItem>
      <errorID>3ffc772d-6ab1-43d4-894b-ac38c7325e72</errorID>
      <errorWord>支付还</errorWord>
      <group>L1_Word</group>
      <groupName>字词问题</groupName>
      <ability>L2_Typo</ability>
      <abilityName>字词错误</abilityName>
      <candidateList>
        <item>支付</item>
      </candidateList>
      <explain/>
      <paraID>16F02498</paraID>
      <start>48</start>
      <end>51</end>
      <status>unmodified</status>
      <modifiedWord/>
      <trackRevisions>false</trackRevisions>
    </reviewItem>
    <reviewItem>
      <errorID>ddc324ea-505a-4c19-a265-3df54d3f0d8a</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3118A08B</paraID>
      <start>127</start>
      <end>128</end>
      <status>unmodified</status>
      <modifiedWord/>
      <trackRevisions>false</trackRevisions>
    </reviewItem>
    <reviewItem>
      <errorID>c097b28f-3eb4-4c23-b0b3-8596f600e707</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74969901</paraID>
      <start>0</start>
      <end>3</end>
      <status>unmodified</status>
      <modifiedWord/>
      <trackRevisions>false</trackRevisions>
    </reviewItem>
    <reviewItem>
      <errorID>de6fc32e-2aea-4458-9882-eb4f0724137a</errorID>
      <errorWord>,</errorWord>
      <group>L1_Format</group>
      <groupName>格式问题</groupName>
      <ability>L2_HalfPunc</ability>
      <abilityName>全半角检查</abilityName>
      <candidateList>
        <item>，</item>
      </candidateList>
      <explain>文本全半角错误。</explain>
      <paraID>2DB1E327</paraID>
      <start>108</start>
      <end>109</end>
      <status>unmodified</status>
      <modifiedWord/>
      <trackRevisions>false</trackRevisions>
    </reviewItem>
    <reviewItem>
      <errorID>113b5c8b-a4e9-4c92-876a-c23453fcc886</errorID>
      <errorWord>(</errorWord>
      <group>L1_Format</group>
      <groupName>格式问题</groupName>
      <ability>L2_HalfPunc</ability>
      <abilityName>全半角检查</abilityName>
      <candidateList>
        <item>（</item>
      </candidateList>
      <explain>文本全半角错误。</explain>
      <paraID>4C0E6D8B</paraID>
      <start>32</start>
      <end>33</end>
      <status>unmodified</status>
      <modifiedWord/>
      <trackRevisions>false</trackRevisions>
    </reviewItem>
    <reviewItem>
      <errorID>448d47f2-8bfe-495b-aa18-40e56fae53f3</errorID>
      <errorWord>)</errorWord>
      <group>L1_Format</group>
      <groupName>格式问题</groupName>
      <ability>L2_HalfPunc</ability>
      <abilityName>全半角检查</abilityName>
      <candidateList>
        <item>）</item>
      </candidateList>
      <explain>文本全半角错误。</explain>
      <paraID>4C0E6D8B</paraID>
      <start>57</start>
      <end>58</end>
      <status>unmodified</status>
      <modifiedWord/>
      <trackRevisions>false</trackRevisions>
    </reviewItem>
    <reviewItem>
      <errorID>f8b14ba2-b4e6-426a-9b7a-882419bb0050</errorID>
      <errorWord>、或</errorWord>
      <group>L1_Word</group>
      <groupName>字词问题</groupName>
      <ability>L2_Typo</ability>
      <abilityName>字词错误</abilityName>
      <candidateList>
        <item>或</item>
      </candidateList>
      <explain>❶〈副〉或许；也许：慰问团已经起程，明日上午～可到达。❷〈连〉或者v▲：～多～少｜不解决桥～船的问题，过河就是一句空话｜他生怕我没听清～不注意，所以又嘱咐了一遍。❸〈书〉〈代〉指示代词。某人；有的人：～告之曰。❹〈书〉副稍微：不可～缺｜不可～忽。</explain>
      <paraID>4C0E6D8B</paraID>
      <start>58</start>
      <end>60</end>
      <status>unmodified</status>
      <modifiedWord/>
      <trackRevisions>false</trackRevisions>
    </reviewItem>
    <reviewItem>
      <errorID>ca87c06a-6214-4cec-93d7-257c5bdbd1f4</errorID>
      <errorWord>人人</errorWord>
      <group>L1_Word</group>
      <groupName>字词问题</groupName>
      <ability>L2_Typo</ability>
      <abilityName>字词错误</abilityName>
      <candidateList>
        <item>人</item>
      </candidateList>
      <explain>〈名〉❶能制造工具并使用工具进行劳动的高等动物：男～｜女～｜～们｜～类。❷每人；一般人：～手一册｜～所共知。❸指成年人：长大成～。❹指某种人：工～｜军～｜主～｜介绍～。❺别人：～云亦云｜待～诚恳。❻指人的品质、性格或名誉：丢～｜这个同志～很好｜他～老实。❼指人的身体或意识：这两天～不大舒服｜送到医院～已经昏迷过去了。</explain>
      <paraID>3E6B1688</paraID>
      <start>96</start>
      <end>98</end>
      <status>unmodified</status>
      <modifiedWord/>
      <trackRevisions>false</trackRevisions>
    </reviewItem>
    <reviewItem>
      <errorID>468848f2-487f-44c0-abee-03b501e5b66a</errorID>
      <errorWord>(</errorWord>
      <group>L1_Format</group>
      <groupName>格式问题</groupName>
      <ability>L2_HalfPunc</ability>
      <abilityName>全半角检查</abilityName>
      <candidateList>
        <item>（</item>
      </candidateList>
      <explain>文本全半角错误。</explain>
      <paraID>7DB52419</paraID>
      <start>22</start>
      <end>23</end>
      <status>unmodified</status>
      <modifiedWord/>
      <trackRevisions>false</trackRevisions>
    </reviewItem>
    <reviewItem>
      <errorID>5b372a40-2c25-4c29-b899-25508295c106</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523D3594</paraID>
      <start>18</start>
      <end>21</end>
      <status>unmodified</status>
      <modifiedWord/>
      <trackRevisions>false</trackRevisions>
    </reviewItem>
    <reviewItem>
      <errorID>45548feb-41a6-4713-9747-7026eacdb4b2</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523D3594</paraID>
      <start>26</start>
      <end>29</end>
      <status>unmodified</status>
      <modifiedWord/>
      <trackRevisions>false</trackRevisions>
    </reviewItem>
    <reviewItem>
      <errorID>a9ec3abb-62e3-4a33-a07c-ff754e8c1175</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523D3594</paraID>
      <start>79</start>
      <end>82</end>
      <status>unmodified</status>
      <modifiedWord/>
      <trackRevisions>false</trackRevisions>
    </reviewItem>
    <reviewItem>
      <errorID>21fc86ba-d9f5-4424-88b8-42773cccabf9</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523D3594</paraID>
      <start>89</start>
      <end>92</end>
      <status>unmodified</status>
      <modifiedWord/>
      <trackRevisions>false</trackRevisions>
    </reviewItem>
    <reviewItem>
      <errorID>a68c4ea4-2788-474c-a6dc-8c40e1a589c2</errorID>
      <errorWord>有权在</errorWord>
      <group>L1_Word</group>
      <groupName>字词问题</groupName>
      <ability>L2_Typo</ability>
      <abilityName>字词错误</abilityName>
      <candidateList>
        <item>有权</item>
      </candidateList>
      <explain/>
      <paraID>312E720B</paraID>
      <start>146</start>
      <end>149</end>
      <status>unmodified</status>
      <modifiedWord/>
      <trackRevisions>false</trackRevisions>
    </reviewItem>
    <reviewItem>
      <errorID>4b9e004d-bcf6-4f68-9b8f-a1ffaa490127</errorID>
      <errorWord>人大政协</errorWord>
      <group>L1_Political</group>
      <groupName>政治性问题</groupName>
      <ability>L2_Unpolitical</ability>
      <abilityName>政治敏感错误</abilityName>
      <candidateList>
        <item>人大、政协</item>
      </candidateList>
      <explain/>
      <paraID>2A0D1A21</paraID>
      <start>83</start>
      <end>87</end>
      <status>unmodified</status>
      <modifiedWord/>
      <trackRevisions>false</trackRevisions>
    </reviewItem>
    <reviewItem>
      <errorID>a04c59d9-29c7-4a2d-9474-8b5624a0101d</errorID>
      <errorWord>临近</errorWord>
      <group>L1_Word</group>
      <groupName>字词问题</groupName>
      <ability>L2_Typo</ability>
      <abilityName>字词错误</abilityName>
      <candidateList>
        <item>邻近</item>
      </candidateList>
      <explain>存在发音相同字词的误用。</explain>
      <paraID>7662EB1C</paraID>
      <start>33</start>
      <end>35</end>
      <status>unmodified</status>
      <modifiedWord/>
      <trackRevisions>false</trackRevisions>
    </reviewItem>
    <reviewItem>
      <errorID>0913ca63-ae20-4407-a70e-9fb5e3a0437e</errorID>
      <errorWord>,</errorWord>
      <group>L1_Format</group>
      <groupName>格式问题</groupName>
      <ability>L2_HalfPunc</ability>
      <abilityName>全半角检查</abilityName>
      <candidateList>
        <item>，</item>
      </candidateList>
      <explain>文本全半角错误。</explain>
      <paraID>7662EB1C</paraID>
      <start>49</start>
      <end>50</end>
      <status>unmodified</status>
      <modifiedWord/>
      <trackRevisions>false</trackRevisions>
    </reviewItem>
    <reviewItem>
      <errorID>fc8e344a-f523-4b14-95a9-2a6c59360646</errorID>
      <errorWord>万</errorWord>
      <group>L1_Word</group>
      <groupName>字词问题</groupName>
      <ability>L2_Typo</ability>
      <abilityName>字词错误</abilityName>
      <candidateList>
        <item>万元</item>
      </candidateList>
      <explain/>
      <paraID>4F37F95D</paraID>
      <start>49</start>
      <end>50</end>
      <status>unmodified</status>
      <modifiedWord/>
      <trackRevisions>false</trackRevisions>
    </reviewItem>
    <reviewItem>
      <errorID>5ff0e912-d60d-4ad7-88c9-a126b9cfee17</errorID>
      <errorWord>过</errorWord>
      <group>L1_Word</group>
      <groupName>字词问题</groupName>
      <ability>L2_Typo</ability>
      <abilityName>字词错误</abilityName>
      <candidateList>
        <item>过程</item>
      </candidateList>
      <explain/>
      <paraID>6C4AC840</paraID>
      <start>8</start>
      <end>9</end>
      <status>unmodified</status>
      <modifiedWord/>
      <trackRevisions>false</trackRevisions>
    </reviewItem>
    <reviewItem>
      <errorID>f81255a4-f47e-438d-97d3-de78d2586553</errorID>
      <errorWord>（</errorWord>
      <group>L1_Punc</group>
      <groupName>标点问题</groupName>
      <ability>L2_Punc</ability>
      <abilityName>标点符号检查</abilityName>
      <candidateList/>
      <explain>同一形式括号套用。</explain>
      <paraID>7285B331</paraID>
      <start>87</start>
      <end>88</end>
      <status>unmodified</status>
      <modifiedWord/>
      <trackRevisions>false</trackRevisions>
    </reviewItem>
    <reviewItem>
      <errorID>4b0209f8-5285-4fb0-87e3-dce422490aa3</errorID>
      <errorWord>）</errorWord>
      <group>L1_Punc</group>
      <groupName>标点问题</groupName>
      <ability>L2_Punc</ability>
      <abilityName>标点符号检查</abilityName>
      <candidateList/>
      <explain>同一形式括号套用。</explain>
      <paraID>7285B331</paraID>
      <start>90</start>
      <end>91</end>
      <status>unmodified</status>
      <modifiedWord/>
      <trackRevisions>false</trackRevisions>
    </reviewItem>
    <reviewItem>
      <errorID>da4671da-faf6-419e-840a-bf0e200ac24b</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791DC476</paraID>
      <start>25</start>
      <end>28</end>
      <status>unmodified</status>
      <modifiedWord/>
      <trackRevisions>false</trackRevisions>
    </reviewItem>
    <reviewItem>
      <errorID>12bfd771-22b5-4f8a-b17f-334752984013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4C75DBCC</paraID>
      <start>0</start>
      <end>2</end>
      <status>unmodified</status>
      <modifiedWord/>
      <trackRevisions>false</trackRevisions>
    </reviewItem>
    <reviewItem>
      <errorID>8f899a99-a32d-4551-b2c7-17e4b5c93cd9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E7B2D25</paraID>
      <start>0</start>
      <end>2</end>
      <status>unmodified</status>
      <modifiedWord/>
      <trackRevisions>false</trackRevisions>
    </reviewItem>
    <reviewItem>
      <errorID>eadc4a27-96ff-4ff0-8f93-1c85f608fec9</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3F9A868F</paraID>
      <start>0</start>
      <end>2</end>
      <status>unmodified</status>
      <modifiedWord/>
      <trackRevisions>false</trackRevisions>
    </reviewItem>
    <reviewItem>
      <errorID>07b71ed8-b192-4032-9d34-9b98a4232f5f</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2B9CA1CB</paraID>
      <start>0</start>
      <end>2</end>
      <status>unmodified</status>
      <modifiedWord/>
      <trackRevisions>false</trackRevisions>
    </reviewItem>
    <reviewItem>
      <errorID>bacb2476-fd67-414c-884b-315a9382b69e</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528680B4</paraID>
      <start>0</start>
      <end>2</end>
      <status>unmodified</status>
      <modifiedWord/>
      <trackRevisions>false</trackRevisions>
    </reviewItem>
    <reviewItem>
      <errorID>24d15228-389f-4ad2-a745-870d4a56af31</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36390CD8</paraID>
      <start>0</start>
      <end>2</end>
      <status>unmodified</status>
      <modifiedWord/>
      <trackRevisions>false</trackRevisions>
    </reviewItem>
    <reviewItem>
      <errorID>3698f0ef-67b1-4d8a-9148-b4a43a8a1c51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156F40E6</paraID>
      <start>0</start>
      <end>2</end>
      <status>unmodified</status>
      <modifiedWord/>
      <trackRevisions>false</trackRevisions>
    </reviewItem>
    <reviewItem>
      <errorID>199c1f75-1180-4993-939d-45fd08f4866e</errorID>
      <errorWord>泄露</errorWord>
      <group>L1_Word</group>
      <groupName>字词问题</groupName>
      <ability>L2_Typo</ability>
      <abilityName>字词错误</abilityName>
      <candidateList>
        <item>泄漏</item>
      </candidateList>
      <explain/>
      <paraID>5344F7AD</paraID>
      <start>7</start>
      <end>9</end>
      <status>unmodified</status>
      <modifiedWord/>
      <trackRevisions>false</trackRevisions>
    </reviewItem>
    <reviewItem>
      <errorID>82055da9-44cf-4029-abac-cbed52fd701f</errorID>
      <errorWord>，</errorWord>
      <group>L1_Word</group>
      <groupName>字词问题</groupName>
      <ability>L2_Typo</ability>
      <abilityName>字词错误</abilityName>
      <candidateList>
        <item>，由</item>
      </candidateList>
      <explain/>
      <paraID>44421AB4</paraID>
      <start>92</start>
      <end>93</end>
      <status>unmodified</status>
      <modifiedWord/>
      <trackRevisions>false</trackRevisions>
    </reviewItem>
    <reviewItem>
      <errorID>1847119a-bfa7-4802-9921-18fc579b5dc1</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E37F71E</paraID>
      <start>0</start>
      <end>2</end>
      <status>unmodified</status>
      <modifiedWord/>
      <trackRevisions>false</trackRevisions>
    </reviewItem>
    <reviewItem>
      <errorID>b85ad7f0-1f42-4b35-832e-583751d3c4b8</errorID>
      <errorWord>日</errorWord>
      <group>L1_Word</group>
      <groupName>字词问题</groupName>
      <ability>L2_Typo</ability>
      <abilityName>字词错误</abilityName>
      <candidateList>
        <item>日内</item>
      </candidateList>
      <explain/>
      <paraID> E37F71E</paraID>
      <start>55</start>
      <end>56</end>
      <status>unmodified</status>
      <modifiedWord/>
      <trackRevisions>false</trackRevisions>
    </reviewItem>
    <reviewItem>
      <errorID>2f9a93e1-d76a-4809-bf66-21cad6eed45d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22E8D8E4</paraID>
      <start>0</start>
      <end>2</end>
      <status>unmodified</status>
      <modifiedWord/>
      <trackRevisions>false</trackRevisions>
    </reviewItem>
    <reviewItem>
      <errorID>c92bc675-2b20-44c0-a5c3-2184edbf4277</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4489537C</paraID>
      <start>0</start>
      <end>2</end>
      <status>unmodified</status>
      <modifiedWord/>
      <trackRevisions>false</trackRevisions>
    </reviewItem>
    <reviewItem>
      <errorID>d7906648-3dbf-4f0b-9bc8-e3ae32193362</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30FC6752</paraID>
      <start>0</start>
      <end>2</end>
      <status>unmodified</status>
      <modifiedWord/>
      <trackRevisions>false</trackRevisions>
    </reviewItem>
    <reviewItem>
      <errorID>9637a976-140c-4341-9070-4404c7b1fc69</errorID>
      <errorWord>(</errorWord>
      <group>L1_Format</group>
      <groupName>格式问题</groupName>
      <ability>L2_HalfPunc</ability>
      <abilityName>全半角检查</abilityName>
      <candidateList>
        <item>（</item>
      </candidateList>
      <explain>文本全半角错误。</explain>
      <paraID>52831288</paraID>
      <start>3</start>
      <end>4</end>
      <status>unmodified</status>
      <modifiedWord/>
      <trackRevisions>false</trackRevisions>
    </reviewItem>
    <reviewItem>
      <errorID>3126f209-e9eb-45d3-96d5-d5c69d7049e3</errorID>
      <errorWord>)</errorWord>
      <group>L1_Format</group>
      <groupName>格式问题</groupName>
      <ability>L2_HalfPunc</ability>
      <abilityName>全半角检查</abilityName>
      <candidateList>
        <item>）</item>
      </candidateList>
      <explain>文本全半角错误。</explain>
      <paraID>52831288</paraID>
      <start>6</start>
      <end>7</end>
      <status>unmodified</status>
      <modifiedWord/>
      <trackRevisions>false</trackRevisions>
    </reviewItem>
    <reviewItem>
      <errorID>37903885-025e-41b9-abf2-8bd6d9d8361d</errorID>
      <errorWord>(</errorWord>
      <group>L1_Format</group>
      <groupName>格式问题</groupName>
      <ability>L2_HalfPunc</ability>
      <abilityName>全半角检查</abilityName>
      <candidateList>
        <item>（</item>
      </candidateList>
      <explain>文本全半角错误。</explain>
      <paraID>52350E69</paraID>
      <start>5</start>
      <end>6</end>
      <status>unmodified</status>
      <modifiedWord/>
      <trackRevisions>false</trackRevisions>
    </reviewItem>
    <reviewItem>
      <errorID>a88fc94f-7a38-46b5-91ff-22b8107f67fd</errorID>
      <errorWord>)</errorWord>
      <group>L1_Format</group>
      <groupName>格式问题</groupName>
      <ability>L2_HalfPunc</ability>
      <abilityName>全半角检查</abilityName>
      <candidateList>
        <item>）</item>
      </candidateList>
      <explain>文本全半角错误。</explain>
      <paraID>52350E69</paraID>
      <start>8</start>
      <end>9</end>
      <status>unmodified</status>
      <modifiedWord/>
      <trackRevisions>false</trackRevisions>
    </reviewItem>
    <reviewItem>
      <errorID>20cab977-4714-4ff8-b1ae-50c36a3e2c62</errorID>
      <errorWord>(</errorWord>
      <group>L1_Format</group>
      <groupName>格式问题</groupName>
      <ability>L2_HalfPunc</ability>
      <abilityName>全半角检查</abilityName>
      <candidateList>
        <item>（</item>
      </candidateList>
      <explain>文本全半角错误。</explain>
      <paraID>2C0C9637</paraID>
      <start>5</start>
      <end>6</end>
      <status>unmodified</status>
      <modifiedWord/>
      <trackRevisions>false</trackRevisions>
    </reviewItem>
    <reviewItem>
      <errorID>eb2008a5-4af0-444b-8cd2-6b82a86a94dd</errorID>
      <errorWord>)</errorWord>
      <group>L1_Format</group>
      <groupName>格式问题</groupName>
      <ability>L2_HalfPunc</ability>
      <abilityName>全半角检查</abilityName>
      <candidateList>
        <item>）</item>
      </candidateList>
      <explain>文本全半角错误。</explain>
      <paraID>2C0C9637</paraID>
      <start>8</start>
      <end>9</end>
      <status>unmodified</status>
      <modifiedWord/>
      <trackRevisions>false</trackRevisions>
    </reviewItem>
    <reviewItem>
      <errorID>99c2d12c-b992-4fcd-8324-5ea20d2f2fc8</errorID>
      <errorWord>(</errorWord>
      <group>L1_Format</group>
      <groupName>格式问题</groupName>
      <ability>L2_HalfPunc</ability>
      <abilityName>全半角检查</abilityName>
      <candidateList>
        <item>（</item>
      </candidateList>
      <explain>文本全半角错误。</explain>
      <paraID>2120763D</paraID>
      <start>3</start>
      <end>4</end>
      <status>unmodified</status>
      <modifiedWord/>
      <trackRevisions>false</trackRevisions>
    </reviewItem>
    <reviewItem>
      <errorID>e0398796-60d0-41e7-8ee5-6d426aa5aebb</errorID>
      <errorWord>)</errorWord>
      <group>L1_Format</group>
      <groupName>格式问题</groupName>
      <ability>L2_HalfPunc</ability>
      <abilityName>全半角检查</abilityName>
      <candidateList>
        <item>）</item>
      </candidateList>
      <explain>文本全半角错误。</explain>
      <paraID>2120763D</paraID>
      <start>6</start>
      <end>7</end>
      <status>unmodified</status>
      <modifiedWord/>
      <trackRevisions>false</trackRevisions>
    </reviewItem>
    <reviewItem>
      <errorID>0f19ee4b-3899-4cc0-8f44-8f03f71a9efd</errorID>
      <errorWord>(</errorWord>
      <group>L1_Format</group>
      <groupName>格式问题</groupName>
      <ability>L2_HalfPunc</ability>
      <abilityName>全半角检查</abilityName>
      <candidateList>
        <item>（</item>
      </candidateList>
      <explain>文本全半角错误。</explain>
      <paraID> 81BD0FF</paraID>
      <start>5</start>
      <end>6</end>
      <status>unmodified</status>
      <modifiedWord/>
      <trackRevisions>false</trackRevisions>
    </reviewItem>
    <reviewItem>
      <errorID>260bdd6a-95ac-434b-84a5-bc7c8ec6a640</errorID>
      <errorWord>)</errorWord>
      <group>L1_Format</group>
      <groupName>格式问题</groupName>
      <ability>L2_HalfPunc</ability>
      <abilityName>全半角检查</abilityName>
      <candidateList>
        <item>）</item>
      </candidateList>
      <explain>文本全半角错误。</explain>
      <paraID> 81BD0FF</paraID>
      <start>8</start>
      <end>9</end>
      <status>unmodified</status>
      <modifiedWord/>
      <trackRevisions>false</trackRevisions>
    </reviewItem>
    <reviewItem>
      <errorID>30539852-b3a6-43a2-80a4-3b2645e17178</errorID>
      <errorWord>(</errorWord>
      <group>L1_Format</group>
      <groupName>格式问题</groupName>
      <ability>L2_HalfPunc</ability>
      <abilityName>全半角检查</abilityName>
      <candidateList>
        <item>（</item>
      </candidateList>
      <explain>文本全半角错误。</explain>
      <paraID>12E96578</paraID>
      <start>5</start>
      <end>6</end>
      <status>unmodified</status>
      <modifiedWord/>
      <trackRevisions>false</trackRevisions>
    </reviewItem>
    <reviewItem>
      <errorID>9a37a24d-1710-4fb7-b8e6-a3fcce8fb975</errorID>
      <errorWord>)</errorWord>
      <group>L1_Format</group>
      <groupName>格式问题</groupName>
      <ability>L2_HalfPunc</ability>
      <abilityName>全半角检查</abilityName>
      <candidateList>
        <item>）</item>
      </candidateList>
      <explain>文本全半角错误。</explain>
      <paraID>12E96578</paraID>
      <start>8</start>
      <end>9</end>
      <status>unmodified</status>
      <modifiedWord/>
      <trackRevisions>false</trackRevisions>
    </reviewItem>
    <reviewItem>
      <errorID>a160c01d-0792-45ce-8167-71534d5f6e8a</errorID>
      <errorWord>以</errorWord>
      <group>L1_Word</group>
      <groupName>字词问题</groupName>
      <ability>L2_Typo</ability>
      <abilityName>字词错误</abilityName>
      <candidateList>
        <item>以下</item>
      </candidateList>
      <explain/>
      <paraID>7B5005D0</paraID>
      <start>159</start>
      <end>160</end>
      <status>unmodified</status>
      <modifiedWord/>
      <trackRevisions>false</trackRevisions>
    </reviewItem>
    <reviewItem>
      <errorID>edf7acfe-7883-44fc-91a7-f0cfe570c54d</errorID>
      <errorWord>）</errorWord>
      <group>L1_Punc</group>
      <groupName>标点问题</groupName>
      <ability>L2_Punc</ability>
      <abilityName>标点符号检查</abilityName>
      <candidateList/>
      <explain>此处标点可能未正确匹配，请检查句子中是否存在标点冗余、缺失或使用错误的情况。</explain>
      <paraID>7B5005D0</paraID>
      <start>168</start>
      <end>169</end>
      <status>unmodified</status>
      <modifiedWord/>
      <trackRevisions>false</trackRevisions>
    </reviewItem>
    <reviewItem>
      <errorID>e7b377f0-82e3-443f-bf12-7328c72e0768</errorID>
      <errorWord>(</errorWord>
      <group>L1_Format</group>
      <groupName>格式问题</groupName>
      <ability>L2_HalfPunc</ability>
      <abilityName>全半角检查</abilityName>
      <candidateList>
        <item>（</item>
      </candidateList>
      <explain>文本全半角错误。</explain>
      <paraID>73ADB5F2</paraID>
      <start>3</start>
      <end>4</end>
      <status>unmodified</status>
      <modifiedWord/>
      <trackRevisions>false</trackRevisions>
    </reviewItem>
    <reviewItem>
      <errorID>1ec9d517-75f6-45ab-927b-1759a84d58e6</errorID>
      <errorWord>)</errorWord>
      <group>L1_Format</group>
      <groupName>格式问题</groupName>
      <ability>L2_HalfPunc</ability>
      <abilityName>全半角检查</abilityName>
      <candidateList>
        <item>）</item>
      </candidateList>
      <explain>文本全半角错误。</explain>
      <paraID>73ADB5F2</paraID>
      <start>9</start>
      <end>10</end>
      <status>unmodified</status>
      <modifiedWord/>
      <trackRevisions>false</trackRevisions>
    </reviewItem>
    <reviewItem>
      <errorID>65a27f3a-de7a-4e1e-bc1c-aa5319e896ea</errorID>
      <errorWord>合肥市经济技术开发区</errorWord>
      <group>L1_Word</group>
      <groupName>字词问题</groupName>
      <ability>L2_Typo</ability>
      <abilityName>字词错误</abilityName>
      <candidateList>
        <item>合肥经济技术开发区</item>
      </candidateList>
      <explain/>
      <paraID>42518184</paraID>
      <start>4</start>
      <end>14</end>
      <status>unmodified</status>
      <modifiedWord/>
      <trackRevisions>false</trackRevisions>
    </reviewItem>
    <reviewItem>
      <errorID>e2cac089-e79e-4a0d-baf1-04e24568d5e5</errorID>
      <errorWord>、、</errorWord>
      <group>L1_Punc</group>
      <groupName>标点问题</groupName>
      <ability>L2_Punc</ability>
      <abilityName>标点符号检查</abilityName>
      <candidateList>
        <item>、</item>
      </candidateList>
      <explain/>
      <paraID>7B000EF3</paraID>
      <start>31</start>
      <end>33</end>
      <status>unmodified</status>
      <modifiedWord/>
      <trackRevisions>false</trackRevisions>
    </reviewItem>
    <reviewItem>
      <errorID>b582c45a-e605-47d0-980b-c42648642490</errorID>
      <errorWord>,</errorWord>
      <group>L1_Format</group>
      <groupName>格式问题</groupName>
      <ability>L2_HalfPunc</ability>
      <abilityName>全半角检查</abilityName>
      <candidateList>
        <item>，</item>
      </candidateList>
      <explain>文本全半角错误。</explain>
      <paraID>7B000EF3</paraID>
      <start>44</start>
      <end>45</end>
      <status>unmodified</status>
      <modifiedWord/>
      <trackRevisions>false</trackRevisions>
    </reviewItem>
    <reviewItem>
      <errorID>59d6fe49-fbc3-43ed-9a47-35930d387930</errorID>
      <errorWord>~</errorWord>
      <group>L1_Format</group>
      <groupName>格式问题</groupName>
      <ability>L2_HalfPunc</ability>
      <abilityName>全半角检查</abilityName>
      <candidateList>
        <item>～</item>
      </candidateList>
      <explain>文本全半角错误。</explain>
      <paraID>7B000EF3</paraID>
      <start>190</start>
      <end>191</end>
      <status>unmodified</status>
      <modifiedWord/>
      <trackRevisions>false</trackRevisions>
    </reviewItem>
    <reviewItem>
      <errorID>3fbb1a8c-39b6-4f89-b1e0-ca17e8abaa74</errorID>
      <errorWord>相关连</errorWord>
      <group>L1_Word</group>
      <groupName>字词问题</groupName>
      <ability>L2_Variant</ability>
      <abilityName>异形词</abilityName>
      <candidateList>
        <item>相关联</item>
      </candidateList>
      <explain>词汇[相关连]的规范词形写作[相关联]。</explain>
      <paraID>7B000EF3</paraID>
      <start>398</start>
      <end>401</end>
      <status>unmodified</status>
      <modifiedWord/>
      <trackRevisions>false</trackRevisions>
    </reviewItem>
    <reviewItem>
      <errorID>2308c708-b348-4a0b-bb3d-7a586bbe8bef</errorID>
      <errorWord>：</errorWord>
      <group>L1_Word</group>
      <groupName>字词问题</groupName>
      <ability>L2_Typo</ability>
      <abilityName>字词错误</abilityName>
      <candidateList>
        <item>：第</item>
      </candidateList>
      <explain/>
      <paraID>6C11E4CD</paraID>
      <start>11</start>
      <end>12</end>
      <status>unmodified</status>
      <modifiedWord/>
      <trackRevisions>false</trackRevisions>
    </reviewItem>
    <reviewItem>
      <errorID>58c35ae8-1ec6-416d-b1a1-96080fbe834e</errorID>
      <errorWord>:</errorWord>
      <group>L1_Format</group>
      <groupName>格式问题</groupName>
      <ability>L2_HalfPunc</ability>
      <abilityName>全半角检查</abilityName>
      <candidateList>
        <item>：</item>
      </candidateList>
      <explain>文本全半角错误。</explain>
      <paraID>311D2235</paraID>
      <start>15</start>
      <end>16</end>
      <status>unmodified</status>
      <modifiedWord/>
      <trackRevisions>false</trackRevisions>
    </reviewItem>
    <reviewItem>
      <errorID>fa0f4390-ec8d-460c-80ca-b9a91474ef2c</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4ABD10E1</paraID>
      <start>0</start>
      <end>3</end>
      <status>unmodified</status>
      <modifiedWord/>
      <trackRevisions>false</trackRevisions>
    </reviewItem>
    <reviewItem>
      <errorID>73e0fb8c-866e-4313-ba7d-2e6e09a0cc87</errorID>
      <errorWord>(8)</errorWord>
      <group>L1_Format</group>
      <groupName>格式问题</groupName>
      <ability>L2_Ordinal</ability>
      <abilityName>序号格式</abilityName>
      <candidateList>
        <item>（8）</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1AC15CC6</paraID>
      <start>0</start>
      <end>3</end>
      <status>unmodified</status>
      <modifiedWord/>
      <trackRevisions>false</trackRevisions>
    </reviewItem>
    <reviewItem>
      <errorID>1ab5226c-0f8f-44a1-80f2-68459cd93efc</errorID>
      <errorWord>(9)</errorWord>
      <group>L1_Format</group>
      <groupName>格式问题</groupName>
      <ability>L2_Ordinal</ability>
      <abilityName>序号格式</abilityName>
      <candidateList>
        <item>（9）</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15597833</paraID>
      <start>0</start>
      <end>3</end>
      <status>unmodified</status>
      <modifiedWord/>
      <trackRevisions>false</trackRevisions>
    </reviewItem>
    <reviewItem>
      <errorID>8c61b5ce-6d6e-4159-aa89-3f314ae8a38f</errorID>
      <errorWord>(10)</errorWord>
      <group>L1_Format</group>
      <groupName>格式问题</groupName>
      <ability>L2_Ordinal</ability>
      <abilityName>序号格式</abilityName>
      <candidateList>
        <item>（10）</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5E0B1236</paraID>
      <start>0</start>
      <end>4</end>
      <status>unmodified</status>
      <modifiedWord/>
      <trackRevisions>false</trackRevisions>
    </reviewItem>
    <reviewItem>
      <errorID>2cab7a51-aa78-4e8d-b224-287deebda89c</errorID>
      <errorWord>(11)</errorWord>
      <group>L1_Format</group>
      <groupName>格式问题</groupName>
      <ability>L2_Ordinal</ability>
      <abilityName>序号格式</abilityName>
      <candidateList>
        <item>（11）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37D9D6D1</paraID>
      <start>0</start>
      <end>4</end>
      <status>unmodified</status>
      <modifiedWord/>
      <trackRevisions>false</trackRevisions>
    </reviewItem>
    <reviewItem>
      <errorID>63ebe07c-a70d-4ff7-9691-44622b8ede1c</errorID>
      <errorWord>:</errorWord>
      <group>L1_Format</group>
      <groupName>格式问题</groupName>
      <ability>L2_HalfPunc</ability>
      <abilityName>全半角检查</abilityName>
      <candidateList>
        <item>：</item>
      </candidateList>
      <explain>文本全半角错误。</explain>
      <paraID> A9152B4</paraID>
      <start>15</start>
      <end>16</end>
      <status>unmodified</status>
      <modifiedWord/>
      <trackRevisions>false</trackRevisions>
    </reviewItem>
    <reviewItem>
      <errorID>76ddc81d-78a3-4ff3-86c8-cf666aa43fbb</errorID>
      <errorWord>(</errorWord>
      <group>L1_Format</group>
      <groupName>格式问题</groupName>
      <ability>L2_HalfPunc</ability>
      <abilityName>全半角检查</abilityName>
      <candidateList>
        <item>（</item>
      </candidateList>
      <explain>文本全半角错误。</explain>
      <paraID>5C2F580B</paraID>
      <start>14</start>
      <end>15</end>
      <status>unmodified</status>
      <modifiedWord/>
      <trackRevisions>false</trackRevisions>
    </reviewItem>
    <reviewItem>
      <errorID>a901a169-1864-4c8f-88ab-511803a351cb</errorID>
      <errorWord>)</errorWord>
      <group>L1_Format</group>
      <groupName>格式问题</groupName>
      <ability>L2_HalfPunc</ability>
      <abilityName>全半角检查</abilityName>
      <candidateList>
        <item>）</item>
      </candidateList>
      <explain>文本全半角错误。</explain>
      <paraID>5C2F580B</paraID>
      <start>28</start>
      <end>29</end>
      <status>unmodified</status>
      <modifiedWord/>
      <trackRevisions>false</trackRevisions>
    </reviewItem>
    <reviewItem>
      <errorID>1afff443-4117-421c-957f-4ae20017854e</errorID>
      <errorWord>,</errorWord>
      <group>L1_Format</group>
      <groupName>格式问题</groupName>
      <ability>L2_HalfPunc</ability>
      <abilityName>全半角检查</abilityName>
      <candidateList>
        <item>，</item>
      </candidateList>
      <explain>文本全半角错误。</explain>
      <paraID> 87721A3</paraID>
      <start>127</start>
      <end>128</end>
      <status>unmodified</status>
      <modifiedWord/>
      <trackRevisions>false</trackRevisions>
    </reviewItem>
    <reviewItem>
      <errorID>175a67b5-375f-42d8-8248-6650149a10b4</errorID>
      <errorWord>,</errorWord>
      <group>L1_Format</group>
      <groupName>格式问题</groupName>
      <ability>L2_HalfPunc</ability>
      <abilityName>全半角检查</abilityName>
      <candidateList>
        <item>，</item>
      </candidateList>
      <explain>文本全半角错误。</explain>
      <paraID> 6B1C236</paraID>
      <start>186</start>
      <end>187</end>
      <status>unmodified</status>
      <modifiedWord/>
      <trackRevisions>false</trackRevisions>
    </reviewItem>
    <reviewItem>
      <errorID>aa76a309-f7d9-4f44-860c-030eadce6878</errorID>
      <errorWord>(</errorWord>
      <group>L1_Format</group>
      <groupName>格式问题</groupName>
      <ability>L2_HalfPunc</ability>
      <abilityName>全半角检查</abilityName>
      <candidateList>
        <item>（</item>
      </candidateList>
      <explain>文本全半角错误。</explain>
      <paraID>4D05F525</paraID>
      <start>312</start>
      <end>313</end>
      <status>unmodified</status>
      <modifiedWord/>
      <trackRevisions>false</trackRevisions>
    </reviewItem>
    <reviewItem>
      <errorID>fc3f6978-4d83-4275-8e2b-d63047d61838</errorID>
      <errorWord>,</errorWord>
      <group>L1_Format</group>
      <groupName>格式问题</groupName>
      <ability>L2_HalfPunc</ability>
      <abilityName>全半角检查</abilityName>
      <candidateList>
        <item>，</item>
      </candidateList>
      <explain>文本全半角错误。</explain>
      <paraID>29A17E8D</paraID>
      <start>27</start>
      <end>28</end>
      <status>unmodified</status>
      <modifiedWord/>
      <trackRevisions>false</trackRevisions>
    </reviewItem>
    <reviewItem>
      <errorID>0960955f-577f-4d7b-a426-d4226a5bd8f1</errorID>
      <errorWord>国家及地方法规</errorWord>
      <group>L1_Word</group>
      <groupName>字词问题</groupName>
      <ability>L2_Typo</ability>
      <abilityName>字词错误</abilityName>
      <candidateList>
        <item>国家及地方性法规</item>
      </candidateList>
      <explain/>
      <paraID>2DC49C01</paraID>
      <start>38</start>
      <end>45</end>
      <status>unmodified</status>
      <modifiedWord/>
      <trackRevisions>false</trackRevisions>
    </reviewItem>
    <reviewItem>
      <errorID>449a4a2f-bc4d-4fd9-819a-76bff01c6b3c</errorID>
      <errorWord>涉及到</errorWord>
      <group>L1_Grammar</group>
      <groupName>语法问题</groupName>
      <ability>L2_Grammar</ability>
      <abilityName>语法错误</abilityName>
      <candidateList>
        <item>涉及</item>
      </candidateList>
      <explain>〈动〉牵涉到；关联到：案子～好几个人｜这个问题～面很广。</explain>
      <paraID>62F4189F</paraID>
      <start>49</start>
      <end>52</end>
      <status>unmodified</status>
      <modifiedWord/>
      <trackRevisions>false</trackRevisions>
    </reviewItem>
    <reviewItem>
      <errorID>54ce0348-a059-404e-8d41-a8bcdc8e6a7e</errorID>
      <errorWord>无须</errorWord>
      <group>L1_Word</group>
      <groupName>字词问题</groupName>
      <ability>L2_Typo</ability>
      <abilityName>字词错误</abilityName>
      <candidateList>
        <item>无需</item>
      </candidateList>
      <explain>同“无须”。</explain>
      <paraID>62F4189F</paraID>
      <start>64</start>
      <end>66</end>
      <status>unmodified</status>
      <modifiedWord/>
      <trackRevisions>false</trackRevisions>
    </reviewItem>
    <reviewItem>
      <errorID>ef8e8c8b-7fd3-42d8-a3ed-d937e35a1226</errorID>
      <errorWord>相关相关</errorWord>
      <group>L1_Word</group>
      <groupName>字词问题</groupName>
      <ability>L2_Typo</ability>
      <abilityName>字词错误</abilityName>
      <candidateList>
        <item>相关</item>
      </candidateList>
      <explain>〈动〉彼此关连：休戚～｜体育事业和人民健康密切～。</explain>
      <paraID>1F313D9D</paraID>
      <start>94</start>
      <end>98</end>
      <status>unmodified</status>
      <modifiedWord/>
      <trackRevisions>false</trackRevisions>
    </reviewItem>
    <reviewItem>
      <errorID>1cf25d64-6426-4356-8fcc-12830f043b8d</errorID>
      <errorWord>)</errorWord>
      <group>L1_Punc</group>
      <groupName>标点问题</groupName>
      <ability>L2_Punc</ability>
      <abilityName>标点符号检查</abilityName>
      <candidateList/>
      <explain>此处标点可能未正确匹配，请检查句子中是否存在标点冗余、缺失或使用错误的情况。</explain>
      <paraID>2A886AF3</paraID>
      <start>22</start>
      <end>23</end>
      <status>unmodified</status>
      <modifiedWord/>
      <trackRevisions>false</trackRevisions>
    </reviewItem>
    <reviewItem>
      <errorID>17304f5e-3cad-46b1-b815-32d2059d175a</errorID>
      <errorWord>完成中</errorWord>
      <group>L1_Word</group>
      <groupName>字词问题</groupName>
      <ability>L2_Typo</ability>
      <abilityName>字词错误</abilityName>
      <candidateList>
        <item>完成</item>
      </candidateList>
      <explain>〈动〉按照预期的目的结束；做成：～任务｜～作业｜计划完得成。</explain>
      <paraID>580F4DEB</paraID>
      <start>16</start>
      <end>19</end>
      <status>unmodified</status>
      <modifiedWord/>
      <trackRevisions>false</trackRevisions>
    </reviewItem>
    <reviewItem>
      <errorID>7e6619d4-77ec-46d1-b004-b25b62557b74</errorID>
      <errorWord>期</errorWord>
      <group>L1_Word</group>
      <groupName>字词问题</groupName>
      <ability>L2_Typo</ability>
      <abilityName>字词错误</abilityName>
      <candidateList>
        <item>期间</item>
      </candidateList>
      <explain>〈名〉某个时期里面：农忙～｜春节～｜抗战～。</explain>
      <paraID>2CD963BE</paraID>
      <start>113</start>
      <end>114</end>
      <status>unmodified</status>
      <modifiedWord/>
      <trackRevisions>false</trackRevisions>
    </reviewItem>
    <reviewItem>
      <errorID>28abef32-9463-4968-a439-f247937129c1</errorID>
      <errorWord>部份</errorWord>
      <group>L1_Word</group>
      <groupName>字词问题</groupName>
      <ability>L2_Typo</ability>
      <abilityName>字词错误</abilityName>
      <candidateList>
        <item>部分</item>
      </candidateList>
      <explain>〈名〉整体中的局部；整体里的一些个体：检验机器各～的性能｜我校～师生参加了夏令营活动。</explain>
      <paraID>2CD963BE</paraID>
      <start>125</start>
      <end>127</end>
      <status>unmodified</status>
      <modifiedWord/>
      <trackRevisions>false</trackRevisions>
    </reviewItem>
    <reviewItem>
      <errorID>840773a3-d9c2-414e-b570-4185f8644109</errorID>
      <errorWord>工安</errorWord>
      <group>L1_Political</group>
      <groupName>政治性问题</groupName>
      <ability>L2_Unpolitical</ability>
      <abilityName>政治敏感错误</abilityName>
      <candidateList>
        <item>公安</item>
      </candidateList>
      <explain/>
      <paraID>6AFC6ED3</paraID>
      <start>17</start>
      <end>19</end>
      <status>unmodified</status>
      <modifiedWord/>
      <trackRevisions>false</trackRevisions>
    </reviewItem>
    <reviewItem>
      <errorID>8d692846-dad5-4c9d-a531-76363033e4c4</errorID>
      <errorWord>具</errorWord>
      <group>L1_Word</group>
      <groupName>字词问题</groupName>
      <ability>L2_Typo</ability>
      <abilityName>字词错误</abilityName>
      <candidateList>
        <item>具有</item>
      </candidateList>
      <explain>〈动〉有（多用于抽象事物）：～信心｜～伟大的意义。</explain>
      <paraID>6AFC6ED3</paraID>
      <start>63</start>
      <end>64</end>
      <status>unmodified</status>
      <modifiedWord/>
      <trackRevisions>false</trackRevisions>
    </reviewItem>
    <reviewItem>
      <errorID>f6f70cf6-1f2c-4623-b610-f58e74afe43a</errorID>
      <errorWord>(</errorWord>
      <group>L1_Format</group>
      <groupName>格式问题</groupName>
      <ability>L2_HalfPunc</ability>
      <abilityName>全半角检查</abilityName>
      <candidateList>
        <item>（</item>
      </candidateList>
      <explain>文本全半角错误。</explain>
      <paraID>1DD6C4D6</paraID>
      <start>186</start>
      <end>187</end>
      <status>unmodified</status>
      <modifiedWord/>
      <trackRevisions>false</trackRevisions>
    </reviewItem>
    <reviewItem>
      <errorID>c09f02b2-e5ed-490b-a601-132d04760ea0</errorID>
      <errorWord>)</errorWord>
      <group>L1_Format</group>
      <groupName>格式问题</groupName>
      <ability>L2_HalfPunc</ability>
      <abilityName>全半角检查</abilityName>
      <candidateList>
        <item>）</item>
      </candidateList>
      <explain>文本全半角错误。</explain>
      <paraID>1DD6C4D6</paraID>
      <start>200</start>
      <end>201</end>
      <status>unmodified</status>
      <modifiedWord/>
      <trackRevisions>false</trackRevisions>
    </reviewItem>
    <reviewItem>
      <errorID>6feb99dc-d55b-4e1f-83bf-9263feb70c97</errorID>
      <errorWord>(</errorWord>
      <group>L1_Format</group>
      <groupName>格式问题</groupName>
      <ability>L2_HalfPunc</ability>
      <abilityName>全半角检查</abilityName>
      <candidateList>
        <item>（</item>
      </candidateList>
      <explain>文本全半角错误。</explain>
      <paraID>6BC53E52</paraID>
      <start>13</start>
      <end>14</end>
      <status>unmodified</status>
      <modifiedWord/>
      <trackRevisions>false</trackRevisions>
    </reviewItem>
    <reviewItem>
      <errorID>d76f6a67-20a5-4ae4-8f39-e95382512933</errorID>
      <errorWord>)</errorWord>
      <group>L1_Format</group>
      <groupName>格式问题</groupName>
      <ability>L2_HalfPunc</ability>
      <abilityName>全半角检查</abilityName>
      <candidateList>
        <item>）</item>
      </candidateList>
      <explain>文本全半角错误。</explain>
      <paraID>6BC53E52</paraID>
      <start>22</start>
      <end>23</end>
      <status>unmodified</status>
      <modifiedWord/>
      <trackRevisions>false</trackRevisions>
    </reviewItem>
    <reviewItem>
      <errorID>57f66ecd-8051-43c9-907b-e688dd7c038f</errorID>
      <errorWord>文件中</errorWord>
      <group>L1_Word</group>
      <groupName>字词问题</groupName>
      <ability>L2_Typo</ability>
      <abilityName>字词错误</abilityName>
      <candidateList>
        <item>文件</item>
      </candidateList>
      <explain/>
      <paraID>6FAB6210</paraID>
      <start>60</start>
      <end>63</end>
      <status>unmodified</status>
      <modifiedWord/>
      <trackRevisions>false</trackRevisions>
    </reviewItem>
    <reviewItem>
      <errorID>83eaf85f-5274-4822-88b5-eeb0a2e300ef</errorID>
      <errorWord>项目之</errorWord>
      <group>L1_Word</group>
      <groupName>字词问题</groupName>
      <ability>L2_Typo</ability>
      <abilityName>字词错误</abilityName>
      <candidateList>
        <item>项目</item>
      </candidateList>
      <explain>〈名〉事物分成的门类：服务～｜体育～｜建设～。</explain>
      <paraID>20084312</paraID>
      <start>18</start>
      <end>21</end>
      <status>unmodified</status>
      <modifiedWord/>
      <trackRevisions>false</trackRevisions>
    </reviewItem>
    <reviewItem>
      <errorID>17c793e0-9371-4c2a-9d8f-7b94cbd1fee6</errorID>
      <errorWord>需求</errorWord>
      <group>L1_Word</group>
      <groupName>字词问题</groupName>
      <ability>L2_Typo</ability>
      <abilityName>字词错误</abilityName>
      <candidateList>
        <item>需</item>
      </candidateList>
      <explain>❶〈动〉需要：～求｜按～分配｜完成任务还～五天时间。❷需用的东西：军～。</explain>
      <paraID>68F4666C</paraID>
      <start>29</start>
      <end>31</end>
      <status>unmodified</status>
      <modifiedWord/>
      <trackRevisions>false</trackRevisions>
    </reviewItem>
    <reviewItem>
      <errorID>5f10c77b-1824-4c3f-90a3-31d3bf691d32</errorID>
      <errorWord>考虑到</errorWord>
      <group>L1_Word</group>
      <groupName>字词问题</groupName>
      <ability>L2_Typo</ability>
      <abilityName>字词错误</abilityName>
      <candidateList>
        <item>考虑</item>
      </candidateList>
      <explain/>
      <paraID>39E68C31</paraID>
      <start>7</start>
      <end>10</end>
      <status>unmodified</status>
      <modifiedWord/>
      <trackRevisions>false</trackRevisions>
    </reviewItem>
    <reviewItem>
      <errorID>c8f23fdc-385f-4548-b033-7ca474ce39f4</errorID>
      <errorWord>:</errorWord>
      <group>L1_Format</group>
      <groupName>格式问题</groupName>
      <ability>L2_HalfPunc</ability>
      <abilityName>全半角检查</abilityName>
      <candidateList>
        <item>：</item>
      </candidateList>
      <explain>文本全半角错误。</explain>
      <paraID>3EC8CB3C</paraID>
      <start>51</start>
      <end>52</end>
      <status>unmodified</status>
      <modifiedWord/>
      <trackRevisions>false</trackRevisions>
    </reviewItem>
    <reviewItem>
      <errorID>c9d8f492-6c6a-4eeb-87ad-099d60c68fa1</errorID>
      <errorWord>必须</errorWord>
      <group>L1_Word</group>
      <groupName>字词问题</groupName>
      <ability>L2_Typo</ability>
      <abilityName>字词错误</abilityName>
      <candidateList>
        <item>必需</item>
      </candidateList>
      <explain>〈动〉一定要有；不可少：日用～品｜煤铁等是发展工业所～的原料。</explain>
      <paraID>534C5577</paraID>
      <start>25</start>
      <end>27</end>
      <status>unmodified</status>
      <modifiedWord/>
      <trackRevisions>false</trackRevisions>
    </reviewItem>
    <reviewItem>
      <errorID>3457311b-ff6f-4554-9f88-2fc39900360f</errorID>
      <errorWord>,</errorWord>
      <group>L1_Format</group>
      <groupName>格式问题</groupName>
      <ability>L2_HalfPunc</ability>
      <abilityName>全半角检查</abilityName>
      <candidateList>
        <item>，</item>
      </candidateList>
      <explain>文本全半角错误。</explain>
      <paraID> 62EE102</paraID>
      <start>43</start>
      <end>44</end>
      <status>unmodified</status>
      <modifiedWord/>
      <trackRevisions>false</trackRevisions>
    </reviewItem>
    <reviewItem>
      <errorID>18ec39e6-30dc-42c5-a99d-f8715b04dd43</errorID>
      <errorWord>~</errorWord>
      <group>L1_Format</group>
      <groupName>格式问题</groupName>
      <ability>L2_HalfPunc</ability>
      <abilityName>全半角检查</abilityName>
      <candidateList>
        <item>～</item>
      </candidateList>
      <explain>文本全半角错误。</explain>
      <paraID> 62EE102</paraID>
      <start>189</start>
      <end>190</end>
      <status>unmodified</status>
      <modifiedWord/>
      <trackRevisions>false</trackRevisions>
    </reviewItem>
    <reviewItem>
      <errorID>41e5d9cc-62dc-410f-a2ac-e69ec8ece747</errorID>
      <errorWord>相关连</errorWord>
      <group>L1_Word</group>
      <groupName>字词问题</groupName>
      <ability>L2_Variant</ability>
      <abilityName>异形词</abilityName>
      <candidateList>
        <item>相关联</item>
      </candidateList>
      <explain>词汇[相关连]的规范词形写作[相关联]。</explain>
      <paraID> 62EE102</paraID>
      <start>397</start>
      <end>400</end>
      <status>unmodified</status>
      <modifiedWord/>
      <trackRevisions>false</trackRevisions>
    </reviewItem>
    <reviewItem>
      <errorID>7cb46a0e-2cb2-426f-aed1-e32e5694ee82</errorID>
      <errorWord>(</errorWord>
      <group>L1_Format</group>
      <groupName>格式问题</groupName>
      <ability>L2_HalfPunc</ability>
      <abilityName>全半角检查</abilityName>
      <candidateList>
        <item>（</item>
      </candidateList>
      <explain>文本全半角错误。</explain>
      <paraID>307DC5A8</paraID>
      <start>193</start>
      <end>194</end>
      <status>unmodified</status>
      <modifiedWord/>
      <trackRevisions>false</trackRevisions>
    </reviewItem>
    <reviewItem>
      <errorID>351d7b3d-5e95-437b-9282-29ca1d003e18</errorID>
      <errorWord>)</errorWord>
      <group>L1_Format</group>
      <groupName>格式问题</groupName>
      <ability>L2_HalfPunc</ability>
      <abilityName>全半角检查</abilityName>
      <candidateList>
        <item>）</item>
      </candidateList>
      <explain>文本全半角错误。</explain>
      <paraID>307DC5A8</paraID>
      <start>264</start>
      <end>265</end>
      <status>unmodified</status>
      <modifiedWord/>
      <trackRevisions>false</trackRevisions>
    </reviewItem>
    <reviewItem>
      <errorID>0d43eb40-0572-4599-afb1-62ca0f3dad30</errorID>
      <errorWord>(</errorWord>
      <group>L1_Format</group>
      <groupName>格式问题</groupName>
      <ability>L2_HalfPunc</ability>
      <abilityName>全半角检查</abilityName>
      <candidateList>
        <item>（</item>
      </candidateList>
      <explain>文本全半角错误。</explain>
      <paraID>2324C2B8</paraID>
      <start>11</start>
      <end>12</end>
      <status>unmodified</status>
      <modifiedWord/>
      <trackRevisions>false</trackRevisions>
    </reviewItem>
    <reviewItem>
      <errorID>9e7ce326-b35c-453a-b487-69abc1273c26</errorID>
      <errorWord>)</errorWord>
      <group>L1_Format</group>
      <groupName>格式问题</groupName>
      <ability>L2_HalfPunc</ability>
      <abilityName>全半角检查</abilityName>
      <candidateList>
        <item>）</item>
      </candidateList>
      <explain>文本全半角错误。</explain>
      <paraID>2324C2B8</paraID>
      <start>21</start>
      <end>22</end>
      <status>unmodified</status>
      <modifiedWord/>
      <trackRevisions>false</trackRevisions>
    </reviewItem>
    <reviewItem>
      <errorID>77a199e0-0628-4d31-a86c-d062fb1d501b</errorID>
      <errorWord>-</errorWord>
      <group>L1_Format</group>
      <groupName>格式问题</groupName>
      <ability>L2_HalfPunc</ability>
      <abilityName>全半角检查</abilityName>
      <candidateList>
        <item>－</item>
      </candidateList>
      <explain>文本全半角错误。</explain>
      <paraID>515909F4</paraID>
      <start>4</start>
      <end>5</end>
      <status>unmodified</status>
      <modifiedWord/>
      <trackRevisions>false</trackRevisions>
    </reviewItem>
    <reviewItem>
      <errorID>b2bb9ff2-95b3-4afc-b525-6b7597d1b348</errorID>
      <errorWord>(</errorWord>
      <group>L1_Format</group>
      <groupName>格式问题</groupName>
      <ability>L2_HalfPunc</ability>
      <abilityName>全半角检查</abilityName>
      <candidateList>
        <item>（</item>
      </candidateList>
      <explain>文本全半角错误。</explain>
      <paraID>761F7A5F</paraID>
      <start>7</start>
      <end>8</end>
      <status>unmodified</status>
      <modifiedWord/>
      <trackRevisions>false</trackRevisions>
    </reviewItem>
    <reviewItem>
      <errorID>4f6dd695-e8ca-4bea-989d-04a4212fcd86</errorID>
      <errorWord>)</errorWord>
      <group>L1_Format</group>
      <groupName>格式问题</groupName>
      <ability>L2_HalfPunc</ability>
      <abilityName>全半角检查</abilityName>
      <candidateList>
        <item>）</item>
      </candidateList>
      <explain>文本全半角错误。</explain>
      <paraID>761F7A5F</paraID>
      <start>13</start>
      <end>14</end>
      <status>unmodified</status>
      <modifiedWord/>
      <trackRevisions>false</trackRevisions>
    </reviewItem>
    <reviewItem>
      <errorID>5a13749e-b309-4790-af02-5ef2253eda24</errorID>
      <errorWord>发送</errorWord>
      <group>L1_Word</group>
      <groupName>字词问题</groupName>
      <ability>L2_Typo</ability>
      <abilityName>字词错误</abilityName>
      <candidateList>
        <item>发生</item>
      </candidateList>
      <explain>〈动〉❶原来没有的事出现了；产生：～变化｜～事故｜～关系。❷卵子受精后逐渐生长。</explain>
      <paraID>436C6D13</paraID>
      <start>54</start>
      <end>56</end>
      <status>unmodified</status>
      <modifiedWord/>
      <trackRevisions>false</trackRevisions>
    </reviewItem>
    <reviewItem>
      <errorID>e74798c9-5fe6-4229-8d56-b303e82a9831</errorID>
      <errorWord>(</errorWord>
      <group>L1_Format</group>
      <groupName>格式问题</groupName>
      <ability>L2_HalfPunc</ability>
      <abilityName>全半角检查</abilityName>
      <candidateList>
        <item>（</item>
      </candidateList>
      <explain>文本全半角错误。</explain>
      <paraID>3D338ECA</paraID>
      <start>42</start>
      <end>43</end>
      <status>unmodified</status>
      <modifiedWord/>
      <trackRevisions>false</trackRevisions>
    </reviewItem>
    <reviewItem>
      <errorID>d977e261-1f60-4171-84a2-223f0922c92c</errorID>
      <errorWord>)</errorWord>
      <group>L1_Format</group>
      <groupName>格式问题</groupName>
      <ability>L2_HalfPunc</ability>
      <abilityName>全半角检查</abilityName>
      <candidateList>
        <item>）</item>
      </candidateList>
      <explain>文本全半角错误。</explain>
      <paraID>3D338ECA</paraID>
      <start>45</start>
      <end>46</end>
      <status>unmodified</status>
      <modifiedWord/>
      <trackRevisions>false</trackRevisions>
    </reviewItem>
    <reviewItem>
      <errorID>a0d3005f-5a20-42ea-8252-aae088981476</errorID>
      <errorWord>应</errorWord>
      <group>L1_Word</group>
      <groupName>字词问题</groupName>
      <ability>L2_Typo</ability>
      <abilityName>字词错误</abilityName>
      <candidateList>
        <item>应对</item>
      </candidateList>
      <explain/>
      <paraID>5C6284BA</paraID>
      <start>11</start>
      <end>12</end>
      <status>unmodified</status>
      <modifiedWord/>
      <trackRevisions>false</trackRevisions>
    </reviewItem>
    <reviewItem>
      <errorID>11eab942-e0cf-4052-b173-373e4f3f773a</errorID>
      <errorWord>主套</errorWord>
      <group>L1_Word</group>
      <groupName>字词问题</groupName>
      <ability>L2_Typo</ability>
      <abilityName>字词错误</abilityName>
      <candidateList>
        <item>主要</item>
      </candidateList>
      <explain>存在发音相近字词的误用。</explain>
      <paraID>5C6284BA</paraID>
      <start>30</start>
      <end>32</end>
      <status>unmodified</status>
      <modifiedWord/>
      <trackRevisions>false</trackRevisions>
    </reviewItem>
    <reviewItem>
      <errorID>3a9c1417-3cc3-4109-aa6b-c1d8aa8f962b</errorID>
      <errorWord>才可</errorWord>
      <group>L1_Word</group>
      <groupName>字词问题</groupName>
      <ability>L2_Typo</ability>
      <abilityName>字词错误</abilityName>
      <candidateList>
        <item>方可</item>
      </candidateList>
      <explain>存在字形相近字词的误用。</explain>
      <paraID>5C6284BA</paraID>
      <start>75</start>
      <end>77</end>
      <status>unmodified</status>
      <modifiedWord/>
      <trackRevisions>false</trackRevisions>
    </reviewItem>
    <reviewItem>
      <errorID>b7a42917-37b6-4528-bcb9-51d041ad676c</errorID>
      <errorWord>查</errorWord>
      <group>L1_Word</group>
      <groupName>字词问题</groupName>
      <ability>L2_Typo</ability>
      <abilityName>字词错误</abilityName>
      <candidateList>
        <item>查和</item>
      </candidateList>
      <explain/>
      <paraID>7B87EFFA</paraID>
      <start>22</start>
      <end>23</end>
      <status>unmodified</status>
      <modifiedWord/>
      <trackRevisions>false</trackRevisions>
    </reviewItem>
    <reviewItem>
      <errorID>28cded33-f129-4666-8598-ab379f17d751</errorID>
      <errorWord>,</errorWord>
      <group>L1_Format</group>
      <groupName>格式问题</groupName>
      <ability>L2_HalfPunc</ability>
      <abilityName>全半角检查</abilityName>
      <candidateList>
        <item>，</item>
      </candidateList>
      <explain>文本全半角错误。</explain>
      <paraID>10DA6444</paraID>
      <start>77</start>
      <end>78</end>
      <status>unmodified</status>
      <modifiedWord/>
      <trackRevisions>false</trackRevisions>
    </reviewItem>
    <reviewItem>
      <errorID>ef707850-9800-4a4e-8cb3-940f7b60c3e7</errorID>
      <errorWord>~</errorWord>
      <group>L1_Format</group>
      <groupName>格式问题</groupName>
      <ability>L2_HalfPunc</ability>
      <abilityName>全半角检查</abilityName>
      <candidateList>
        <item>～</item>
      </candidateList>
      <explain>文本全半角错误。</explain>
      <paraID>10DA6444</paraID>
      <start>223</start>
      <end>224</end>
      <status>unmodified</status>
      <modifiedWord/>
      <trackRevisions>false</trackRevisions>
    </reviewItem>
    <reviewItem>
      <errorID>8a4c2c1c-c992-4e53-bff2-c93c10a7b6a8</errorID>
      <errorWord>相关连</errorWord>
      <group>L1_Word</group>
      <groupName>字词问题</groupName>
      <ability>L2_Variant</ability>
      <abilityName>异形词</abilityName>
      <candidateList>
        <item>相关联</item>
      </candidateList>
      <explain>词汇[相关连]的规范词形写作[相关联]。</explain>
      <paraID>10DA6444</paraID>
      <start>431</start>
      <end>434</end>
      <status>unmodified</status>
      <modifiedWord/>
      <trackRevisions>false</trackRevisions>
    </reviewItem>
    <reviewItem>
      <errorID>22f43238-c62b-41e8-830f-9f06da3fc87f</errorID>
      <errorWord>：）</errorWord>
      <group>L1_Punc</group>
      <groupName>标点问题</groupName>
      <ability>L2_Punc</ability>
      <abilityName>标点符号检查</abilityName>
      <candidateList>
        <item>）</item>
      </candidateList>
      <explain/>
      <paraID>10DA6444</paraID>
      <start>757</start>
      <end>759</end>
      <status>unmodified</status>
      <modifiedWord/>
      <trackRevisions>false</trackRevisions>
    </reviewItem>
    <reviewItem>
      <errorID>4c31c1a6-2b9c-4e90-ab03-267bd0862200</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1012FC55</paraID>
      <start>0</start>
      <end>2</end>
      <status>unmodified</status>
      <modifiedWord/>
      <trackRevisions>false</trackRevisions>
    </reviewItem>
    <reviewItem>
      <errorID>b9da8930-87df-419e-905f-49447aba875b</errorID>
      <errorWord>）</errorWord>
      <group>L1_Format</group>
      <groupName>格式问题</groupName>
      <ability>L2_HalfPunc</ability>
      <abilityName>全半角检查</abilityName>
      <candidateList>
        <item>)</item>
      </candidateList>
      <explain>文本全半角错误。</explain>
      <paraID>75FDD422</paraID>
      <start>1</start>
      <end>2</end>
      <status>unmodified</status>
      <modifiedWord/>
      <trackRevisions>false</trackRevisions>
    </reviewItem>
    <reviewItem>
      <errorID>48007183-c5f6-42ab-b3a3-9ed4b079111d</errorID>
      <errorWord>）</errorWord>
      <group>L1_Format</group>
      <groupName>格式问题</groupName>
      <ability>L2_HalfPunc</ability>
      <abilityName>全半角检查</abilityName>
      <candidateList>
        <item>)</item>
      </candidateList>
      <explain>文本全半角错误。</explain>
      <paraID>4573095E</paraID>
      <start>1</start>
      <end>2</end>
      <status>unmodified</status>
      <modifiedWord/>
      <trackRevisions>false</trackRevisions>
    </reviewItem>
    <reviewItem>
      <errorID>c0cdb122-df39-405b-b992-697d5e075afa</errorID>
      <errorWord>）</errorWord>
      <group>L1_Format</group>
      <groupName>格式问题</groupName>
      <ability>L2_HalfPunc</ability>
      <abilityName>全半角检查</abilityName>
      <candidateList>
        <item>)</item>
      </candidateList>
      <explain>文本全半角错误。</explain>
      <paraID>66D53DF4</paraID>
      <start>1</start>
      <end>2</end>
      <status>unmodified</status>
      <modifiedWord/>
      <trackRevisions>false</trackRevisions>
    </reviewItem>
    <reviewItem>
      <errorID>4ad4272f-e783-4c52-a393-8c320c2f6abf</errorID>
      <errorWord>）</errorWord>
      <group>L1_Format</group>
      <groupName>格式问题</groupName>
      <ability>L2_HalfPunc</ability>
      <abilityName>全半角检查</abilityName>
      <candidateList>
        <item>)</item>
      </candidateList>
      <explain>文本全半角错误。</explain>
      <paraID>  BC13AB</paraID>
      <start>1</start>
      <end>2</end>
      <status>unmodified</status>
      <modifiedWord/>
      <trackRevisions>false</trackRevisions>
    </reviewItem>
    <reviewItem>
      <errorID>81dc5254-e727-436a-be5d-806406d1c934</errorID>
      <errorWord>）</errorWord>
      <group>L1_Format</group>
      <groupName>格式问题</groupName>
      <ability>L2_HalfPunc</ability>
      <abilityName>全半角检查</abilityName>
      <candidateList>
        <item>)</item>
      </candidateList>
      <explain>文本全半角错误。</explain>
      <paraID>40B76639</paraID>
      <start>1</start>
      <end>2</end>
      <status>unmodified</status>
      <modifiedWord/>
      <trackRevisions>false</trackRevisions>
    </reviewItem>
    <reviewItem>
      <errorID>fc4a510e-86e4-4682-b826-79cb7de3746a</errorID>
      <errorWord>）</errorWord>
      <group>L1_Format</group>
      <groupName>格式问题</groupName>
      <ability>L2_HalfPunc</ability>
      <abilityName>全半角检查</abilityName>
      <candidateList>
        <item>)</item>
      </candidateList>
      <explain>文本全半角错误。</explain>
      <paraID> F15BCC5</paraID>
      <start>1</start>
      <end>2</end>
      <status>unmodified</status>
      <modifiedWord/>
      <trackRevisions>false</trackRevisions>
    </reviewItem>
    <reviewItem>
      <errorID>65512180-48c4-4f7f-b211-1321c8435217</errorID>
      <errorWord>）</errorWord>
      <group>L1_Format</group>
      <groupName>格式问题</groupName>
      <ability>L2_HalfPunc</ability>
      <abilityName>全半角检查</abilityName>
      <candidateList>
        <item>)</item>
      </candidateList>
      <explain>文本全半角错误。</explain>
      <paraID> 156985A</paraID>
      <start>1</start>
      <end>2</end>
      <status>unmodified</status>
      <modifiedWord/>
      <trackRevisions>false</trackRevisions>
    </reviewItem>
    <reviewItem>
      <errorID>bdbad346-8e62-4b5b-ae2d-62d6805acc7b</errorID>
      <errorWord>）</errorWord>
      <group>L1_Format</group>
      <groupName>格式问题</groupName>
      <ability>L2_HalfPunc</ability>
      <abilityName>全半角检查</abilityName>
      <candidateList>
        <item>)</item>
      </candidateList>
      <explain>文本全半角错误。</explain>
      <paraID>10A1E9C9</paraID>
      <start>1</start>
      <end>2</end>
      <status>unmodified</status>
      <modifiedWord/>
      <trackRevisions>false</trackRevisions>
    </reviewItem>
    <reviewItem>
      <errorID>30e7d6b2-ff89-47e8-8287-e14ccc3027ff</errorID>
      <errorWord>）</errorWord>
      <group>L1_Format</group>
      <groupName>格式问题</groupName>
      <ability>L2_HalfPunc</ability>
      <abilityName>全半角检查</abilityName>
      <candidateList>
        <item>)</item>
      </candidateList>
      <explain>文本全半角错误。</explain>
      <paraID>2A61BB86</paraID>
      <start>1</start>
      <end>2</end>
      <status>unmodified</status>
      <modifiedWord/>
      <trackRevisions>false</trackRevisions>
    </reviewItem>
    <reviewItem>
      <errorID>1251054e-9250-43a8-a623-25be6e89536b</errorID>
      <errorWord>）</errorWord>
      <group>L1_Format</group>
      <groupName>格式问题</groupName>
      <ability>L2_HalfPunc</ability>
      <abilityName>全半角检查</abilityName>
      <candidateList>
        <item>)</item>
      </candidateList>
      <explain>文本全半角错误。</explain>
      <paraID>69DC4BD6</paraID>
      <start>2</start>
      <end>3</end>
      <status>unmodified</status>
      <modifiedWord/>
      <trackRevisions>false</trackRevisions>
    </reviewItem>
    <reviewItem>
      <errorID>d13513d5-4a68-4b98-9404-15f254144171</errorID>
      <errorWord>）</errorWord>
      <group>L1_Format</group>
      <groupName>格式问题</groupName>
      <ability>L2_HalfPunc</ability>
      <abilityName>全半角检查</abilityName>
      <candidateList>
        <item>)</item>
      </candidateList>
      <explain>文本全半角错误。</explain>
      <paraID>10A282C2</paraID>
      <start>2</start>
      <end>3</end>
      <status>unmodified</status>
      <modifiedWord/>
      <trackRevisions>false</trackRevisions>
    </reviewItem>
    <reviewItem>
      <errorID>8d289313-b962-4c53-bb7c-23a506fb5c8e</errorID>
      <errorWord>）</errorWord>
      <group>L1_Format</group>
      <groupName>格式问题</groupName>
      <ability>L2_HalfPunc</ability>
      <abilityName>全半角检查</abilityName>
      <candidateList>
        <item>)</item>
      </candidateList>
      <explain>文本全半角错误。</explain>
      <paraID>665641BC</paraID>
      <start>2</start>
      <end>3</end>
      <status>unmodified</status>
      <modifiedWord/>
      <trackRevisions>false</trackRevisions>
    </reviewItem>
    <reviewItem>
      <errorID>592a0e0e-8293-494b-a1ae-5a2c6d341a11</errorID>
      <errorWord>）</errorWord>
      <group>L1_Format</group>
      <groupName>格式问题</groupName>
      <ability>L2_HalfPunc</ability>
      <abilityName>全半角检查</abilityName>
      <candidateList>
        <item>)</item>
      </candidateList>
      <explain>文本全半角错误。</explain>
      <paraID>72A37F5C</paraID>
      <start>2</start>
      <end>3</end>
      <status>unmodified</status>
      <modifiedWord/>
      <trackRevisions>false</trackRevisions>
    </reviewItem>
    <reviewItem>
      <errorID>15fbd21e-7bb2-48fc-a83f-7c98f77140ca</errorID>
      <errorWord>）</errorWord>
      <group>L1_Format</group>
      <groupName>格式问题</groupName>
      <ability>L2_HalfPunc</ability>
      <abilityName>全半角检查</abilityName>
      <candidateList>
        <item>)</item>
      </candidateList>
      <explain>文本全半角错误。</explain>
      <paraID>210F2B4F</paraID>
      <start>2</start>
      <end>3</end>
      <status>unmodified</status>
      <modifiedWord/>
      <trackRevisions>false</trackRevisions>
    </reviewItem>
    <reviewItem>
      <errorID>7b5157ee-fda8-4bcd-a2a9-b4561e6f7319</errorID>
      <errorWord>）</errorWord>
      <group>L1_Format</group>
      <groupName>格式问题</groupName>
      <ability>L2_HalfPunc</ability>
      <abilityName>全半角检查</abilityName>
      <candidateList>
        <item>)</item>
      </candidateList>
      <explain>文本全半角错误。</explain>
      <paraID>7455AE7F</paraID>
      <start>2</start>
      <end>3</end>
      <status>unmodified</status>
      <modifiedWord/>
      <trackRevisions>false</trackRevisions>
    </reviewItem>
    <reviewItem>
      <errorID>ee713ba9-f22a-4393-a4e1-c0331327290a</errorID>
      <errorWord>）</errorWord>
      <group>L1_Format</group>
      <groupName>格式问题</groupName>
      <ability>L2_HalfPunc</ability>
      <abilityName>全半角检查</abilityName>
      <candidateList>
        <item>)</item>
      </candidateList>
      <explain>文本全半角错误。</explain>
      <paraID>2CE7155A</paraID>
      <start>2</start>
      <end>3</end>
      <status>unmodified</status>
      <modifiedWord/>
      <trackRevisions>false</trackRevisions>
    </reviewItem>
    <reviewItem>
      <errorID>12a7d672-7a39-4901-a644-07f7a23f4ebe</errorID>
      <errorWord>）</errorWord>
      <group>L1_Format</group>
      <groupName>格式问题</groupName>
      <ability>L2_HalfPunc</ability>
      <abilityName>全半角检查</abilityName>
      <candidateList>
        <item>)</item>
      </candidateList>
      <explain>文本全半角错误。</explain>
      <paraID>26E3841A</paraID>
      <start>2</start>
      <end>3</end>
      <status>unmodified</status>
      <modifiedWord/>
      <trackRevisions>false</trackRevisions>
    </reviewItem>
    <reviewItem>
      <errorID>93eaafb7-1cf6-4d53-94cb-66e42a5dd17e</errorID>
      <errorWord>）</errorWord>
      <group>L1_Format</group>
      <groupName>格式问题</groupName>
      <ability>L2_HalfPunc</ability>
      <abilityName>全半角检查</abilityName>
      <candidateList>
        <item>)</item>
      </candidateList>
      <explain>文本全半角错误。</explain>
      <paraID>3B1F83F0</paraID>
      <start>2</start>
      <end>3</end>
      <status>unmodified</status>
      <modifiedWord/>
      <trackRevisions>false</trackRevisions>
    </reviewItem>
    <reviewItem>
      <errorID>3bcd2cd2-a02f-4745-94fc-7f923941a5c1</errorID>
      <errorWord>）</errorWord>
      <group>L1_Format</group>
      <groupName>格式问题</groupName>
      <ability>L2_HalfPunc</ability>
      <abilityName>全半角检查</abilityName>
      <candidateList>
        <item>)</item>
      </candidateList>
      <explain>文本全半角错误。</explain>
      <paraID>132BFDFC</paraID>
      <start>2</start>
      <end>3</end>
      <status>unmodified</status>
      <modifiedWord/>
      <trackRevisions>false</trackRevisions>
    </reviewItem>
    <reviewItem>
      <errorID>d9e65497-e28b-43fc-9591-d31c35682840</errorID>
      <errorWord>）</errorWord>
      <group>L1_Format</group>
      <groupName>格式问题</groupName>
      <ability>L2_HalfPunc</ability>
      <abilityName>全半角检查</abilityName>
      <candidateList>
        <item>)</item>
      </candidateList>
      <explain>文本全半角错误。</explain>
      <paraID>4F53084E</paraID>
      <start>2</start>
      <end>3</end>
      <status>unmodified</status>
      <modifiedWord/>
      <trackRevisions>false</trackRevisions>
    </reviewItem>
    <reviewItem>
      <errorID>87d4b16c-b530-4141-b415-e68e70219668</errorID>
      <errorWord>）</errorWord>
      <group>L1_Format</group>
      <groupName>格式问题</groupName>
      <ability>L2_HalfPunc</ability>
      <abilityName>全半角检查</abilityName>
      <candidateList>
        <item>)</item>
      </candidateList>
      <explain>文本全半角错误。</explain>
      <paraID>62753C82</paraID>
      <start>2</start>
      <end>3</end>
      <status>unmodified</status>
      <modifiedWord/>
      <trackRevisions>false</trackRevisions>
    </reviewItem>
    <reviewItem>
      <errorID>23abda13-0b5d-4e0e-b96f-93e196d2d831</errorID>
      <errorWord>）</errorWord>
      <group>L1_Format</group>
      <groupName>格式问题</groupName>
      <ability>L2_HalfPunc</ability>
      <abilityName>全半角检查</abilityName>
      <candidateList>
        <item>)</item>
      </candidateList>
      <explain>文本全半角错误。</explain>
      <paraID>35B69806</paraID>
      <start>2</start>
      <end>3</end>
      <status>unmodified</status>
      <modifiedWord/>
      <trackRevisions>false</trackRevisions>
    </reviewItem>
    <reviewItem>
      <errorID>9beef9c4-c951-4956-a088-62c2aadc6f74</errorID>
      <errorWord>）</errorWord>
      <group>L1_Format</group>
      <groupName>格式问题</groupName>
      <ability>L2_HalfPunc</ability>
      <abilityName>全半角检查</abilityName>
      <candidateList>
        <item>)</item>
      </candidateList>
      <explain>文本全半角错误。</explain>
      <paraID>471563C6</paraID>
      <start>2</start>
      <end>3</end>
      <status>unmodified</status>
      <modifiedWord/>
      <trackRevisions>false</trackRevisions>
    </reviewItem>
    <reviewItem>
      <errorID>15f2e37b-88d1-43cc-8dfa-f8e0effbcf07</errorID>
      <errorWord>）</errorWord>
      <group>L1_Format</group>
      <groupName>格式问题</groupName>
      <ability>L2_HalfPunc</ability>
      <abilityName>全半角检查</abilityName>
      <candidateList>
        <item>)</item>
      </candidateList>
      <explain>文本全半角错误。</explain>
      <paraID> 2F98D69</paraID>
      <start>2</start>
      <end>3</end>
      <status>unmodified</status>
      <modifiedWord/>
      <trackRevisions>false</trackRevisions>
    </reviewItem>
    <reviewItem>
      <errorID>4a104e87-d660-4e6d-8a90-3949d1eed4ae</errorID>
      <errorWord>）</errorWord>
      <group>L1_Format</group>
      <groupName>格式问题</groupName>
      <ability>L2_HalfPunc</ability>
      <abilityName>全半角检查</abilityName>
      <candidateList>
        <item>)</item>
      </candidateList>
      <explain>文本全半角错误。</explain>
      <paraID>205CB431</paraID>
      <start>2</start>
      <end>3</end>
      <status>unmodified</status>
      <modifiedWord/>
      <trackRevisions>false</trackRevisions>
    </reviewItem>
    <reviewItem>
      <errorID>8020ce54-2056-4b00-9ac3-edb659d2194d</errorID>
      <errorWord>）</errorWord>
      <group>L1_Format</group>
      <groupName>格式问题</groupName>
      <ability>L2_HalfPunc</ability>
      <abilityName>全半角检查</abilityName>
      <candidateList>
        <item>)</item>
      </candidateList>
      <explain>文本全半角错误。</explain>
      <paraID>2521E7B3</paraID>
      <start>2</start>
      <end>3</end>
      <status>unmodified</status>
      <modifiedWord/>
      <trackRevisions>false</trackRevisions>
    </reviewItem>
    <reviewItem>
      <errorID>c627cfdf-3910-4155-a03b-39926ba68241</errorID>
      <errorWord>）</errorWord>
      <group>L1_Format</group>
      <groupName>格式问题</groupName>
      <ability>L2_HalfPunc</ability>
      <abilityName>全半角检查</abilityName>
      <candidateList>
        <item>)</item>
      </candidateList>
      <explain>文本全半角错误。</explain>
      <paraID>798ADA17</paraID>
      <start>2</start>
      <end>3</end>
      <status>unmodified</status>
      <modifiedWord/>
      <trackRevisions>false</trackRevisions>
    </reviewItem>
    <reviewItem>
      <errorID>ae00c692-87a7-434a-b2a1-8a8aedf1b67d</errorID>
      <errorWord>）</errorWord>
      <group>L1_Format</group>
      <groupName>格式问题</groupName>
      <ability>L2_HalfPunc</ability>
      <abilityName>全半角检查</abilityName>
      <candidateList>
        <item>)</item>
      </candidateList>
      <explain>文本全半角错误。</explain>
      <paraID>4A43678E</paraID>
      <start>2</start>
      <end>3</end>
      <status>unmodified</status>
      <modifiedWord/>
      <trackRevisions>false</trackRevisions>
    </reviewItem>
    <reviewItem>
      <errorID>0c1e1ef5-c0a5-4015-a255-80d47ffe827c</errorID>
      <errorWord>）</errorWord>
      <group>L1_Format</group>
      <groupName>格式问题</groupName>
      <ability>L2_HalfPunc</ability>
      <abilityName>全半角检查</abilityName>
      <candidateList>
        <item>)</item>
      </candidateList>
      <explain>文本全半角错误。</explain>
      <paraID>2A55D991</paraID>
      <start>2</start>
      <end>3</end>
      <status>unmodified</status>
      <modifiedWord/>
      <trackRevisions>false</trackRevisions>
    </reviewItem>
    <reviewItem>
      <errorID>9bdb1ccf-cd19-4ba9-9440-e1aa5ea30f14</errorID>
      <errorWord>）</errorWord>
      <group>L1_Format</group>
      <groupName>格式问题</groupName>
      <ability>L2_HalfPunc</ability>
      <abilityName>全半角检查</abilityName>
      <candidateList>
        <item>)</item>
      </candidateList>
      <explain>文本全半角错误。</explain>
      <paraID>4A946BEF</paraID>
      <start>2</start>
      <end>3</end>
      <status>unmodified</status>
      <modifiedWord/>
      <trackRevisions>false</trackRevisions>
    </reviewItem>
    <reviewItem>
      <errorID>c0971da0-ae1b-40fe-9e91-ce7ace63a1b5</errorID>
      <errorWord>）</errorWord>
      <group>L1_Format</group>
      <groupName>格式问题</groupName>
      <ability>L2_HalfPunc</ability>
      <abilityName>全半角检查</abilityName>
      <candidateList>
        <item>)</item>
      </candidateList>
      <explain>文本全半角错误。</explain>
      <paraID>18ACF211</paraID>
      <start>2</start>
      <end>3</end>
      <status>unmodified</status>
      <modifiedWord/>
      <trackRevisions>false</trackRevisions>
    </reviewItem>
    <reviewItem>
      <errorID>b4161390-fb72-4c53-8184-320c7ef7bb3c</errorID>
      <errorWord>）</errorWord>
      <group>L1_Format</group>
      <groupName>格式问题</groupName>
      <ability>L2_HalfPunc</ability>
      <abilityName>全半角检查</abilityName>
      <candidateList>
        <item>)</item>
      </candidateList>
      <explain>文本全半角错误。</explain>
      <paraID>41892BE1</paraID>
      <start>2</start>
      <end>3</end>
      <status>unmodified</status>
      <modifiedWord/>
      <trackRevisions>false</trackRevisions>
    </reviewItem>
    <reviewItem>
      <errorID>5ee4ba96-22d6-432b-b440-3dd8178d24e4</errorID>
      <errorWord>）</errorWord>
      <group>L1_Format</group>
      <groupName>格式问题</groupName>
      <ability>L2_HalfPunc</ability>
      <abilityName>全半角检查</abilityName>
      <candidateList>
        <item>)</item>
      </candidateList>
      <explain>文本全半角错误。</explain>
      <paraID>61D21B28</paraID>
      <start>2</start>
      <end>3</end>
      <status>unmodified</status>
      <modifiedWord/>
      <trackRevisions>false</trackRevisions>
    </reviewItem>
    <reviewItem>
      <errorID>6ee77dc7-41e1-442f-bbb6-51e4cfb75628</errorID>
      <errorWord>）</errorWord>
      <group>L1_Format</group>
      <groupName>格式问题</groupName>
      <ability>L2_HalfPunc</ability>
      <abilityName>全半角检查</abilityName>
      <candidateList>
        <item>)</item>
      </candidateList>
      <explain>文本全半角错误。</explain>
      <paraID>699EF09D</paraID>
      <start>2</start>
      <end>3</end>
      <status>unmodified</status>
      <modifiedWord/>
      <trackRevisions>false</trackRevisions>
    </reviewItem>
    <reviewItem>
      <errorID>7d189e92-09fb-4699-9813-7f4e8934466b</errorID>
      <errorWord>）</errorWord>
      <group>L1_Format</group>
      <groupName>格式问题</groupName>
      <ability>L2_HalfPunc</ability>
      <abilityName>全半角检查</abilityName>
      <candidateList>
        <item>)</item>
      </candidateList>
      <explain>文本全半角错误。</explain>
      <paraID>706AB36B</paraID>
      <start>2</start>
      <end>3</end>
      <status>unmodified</status>
      <modifiedWord/>
      <trackRevisions>false</trackRevisions>
    </reviewItem>
    <reviewItem>
      <errorID>08eeac17-afe6-4922-a1c9-d77b24dda26e</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706AB36B</paraID>
      <start>25</start>
      <end>26</end>
      <status>unmodified</status>
      <modifiedWord/>
      <trackRevisions>false</trackRevisions>
    </reviewItem>
    <reviewItem>
      <errorID>6e248a82-0844-480f-97b2-0c0ac58101f2</errorID>
      <errorWord>）</errorWord>
      <group>L1_Format</group>
      <groupName>格式问题</groupName>
      <ability>L2_HalfPunc</ability>
      <abilityName>全半角检查</abilityName>
      <candidateList>
        <item>)</item>
      </candidateList>
      <explain>文本全半角错误。</explain>
      <paraID> B5AF1BF</paraID>
      <start>2</start>
      <end>3</end>
      <status>unmodified</status>
      <modifiedWord/>
      <trackRevisions>false</trackRevisions>
    </reviewItem>
    <reviewItem>
      <errorID>bf22b5cd-ebe8-4a81-9844-16432952e34c</errorID>
      <errorWord>）</errorWord>
      <group>L1_Format</group>
      <groupName>格式问题</groupName>
      <ability>L2_HalfPunc</ability>
      <abilityName>全半角检查</abilityName>
      <candidateList>
        <item>)</item>
      </candidateList>
      <explain>文本全半角错误。</explain>
      <paraID>28DA44FB</paraID>
      <start>2</start>
      <end>3</end>
      <status>unmodified</status>
      <modifiedWord/>
      <trackRevisions>false</trackRevisions>
    </reviewItem>
    <reviewItem>
      <errorID>44f36d96-286e-4032-ab0c-8b20deda4915</errorID>
      <errorWord>）</errorWord>
      <group>L1_Format</group>
      <groupName>格式问题</groupName>
      <ability>L2_HalfPunc</ability>
      <abilityName>全半角检查</abilityName>
      <candidateList>
        <item>)</item>
      </candidateList>
      <explain>文本全半角错误。</explain>
      <paraID>2D74B11B</paraID>
      <start>2</start>
      <end>3</end>
      <status>unmodified</status>
      <modifiedWord/>
      <trackRevisions>false</trackRevisions>
    </reviewItem>
    <reviewItem>
      <errorID>e933ae4d-26e9-4055-bfe2-9cb2808b5a1f</errorID>
      <errorWord>）</errorWord>
      <group>L1_Format</group>
      <groupName>格式问题</groupName>
      <ability>L2_HalfPunc</ability>
      <abilityName>全半角检查</abilityName>
      <candidateList>
        <item>)</item>
      </candidateList>
      <explain>文本全半角错误。</explain>
      <paraID>5FBD5FE2</paraID>
      <start>2</start>
      <end>3</end>
      <status>unmodified</status>
      <modifiedWord/>
      <trackRevisions>false</trackRevisions>
    </reviewItem>
    <reviewItem>
      <errorID>a4b498d1-90b7-4558-bbf2-495af60d3295</errorID>
      <errorWord>）</errorWord>
      <group>L1_Format</group>
      <groupName>格式问题</groupName>
      <ability>L2_HalfPunc</ability>
      <abilityName>全半角检查</abilityName>
      <candidateList>
        <item>)</item>
      </candidateList>
      <explain>文本全半角错误。</explain>
      <paraID>2C4864B6</paraID>
      <start>2</start>
      <end>3</end>
      <status>unmodified</status>
      <modifiedWord/>
      <trackRevisions>false</trackRevisions>
    </reviewItem>
    <reviewItem>
      <errorID>07fac37c-f0c4-4122-84a8-d41480cf5b96</errorID>
      <errorWord>）</errorWord>
      <group>L1_Format</group>
      <groupName>格式问题</groupName>
      <ability>L2_HalfPunc</ability>
      <abilityName>全半角检查</abilityName>
      <candidateList>
        <item>)</item>
      </candidateList>
      <explain>文本全半角错误。</explain>
      <paraID>106B9F9B</paraID>
      <start>2</start>
      <end>3</end>
      <status>unmodified</status>
      <modifiedWord/>
      <trackRevisions>false</trackRevisions>
    </reviewItem>
    <reviewItem>
      <errorID>10b8456b-478c-4fa8-8fd6-0146d6ad41db</errorID>
      <errorWord>）</errorWord>
      <group>L1_Format</group>
      <groupName>格式问题</groupName>
      <ability>L2_HalfPunc</ability>
      <abilityName>全半角检查</abilityName>
      <candidateList>
        <item>)</item>
      </candidateList>
      <explain>文本全半角错误。</explain>
      <paraID> A955BD4</paraID>
      <start>2</start>
      <end>3</end>
      <status>unmodified</status>
      <modifiedWord/>
      <trackRevisions>false</trackRevisions>
    </reviewItem>
    <reviewItem>
      <errorID>cebd6650-3496-40df-a1a7-d626e4663da9</errorID>
      <errorWord>）</errorWord>
      <group>L1_Format</group>
      <groupName>格式问题</groupName>
      <ability>L2_HalfPunc</ability>
      <abilityName>全半角检查</abilityName>
      <candidateList>
        <item>)</item>
      </candidateList>
      <explain>文本全半角错误。</explain>
      <paraID>1E8C9D9B</paraID>
      <start>2</start>
      <end>3</end>
      <status>unmodified</status>
      <modifiedWord/>
      <trackRevisions>false</trackRevisions>
    </reviewItem>
    <reviewItem>
      <errorID>05409720-0ead-4ef5-be2e-4e9036462b90</errorID>
      <errorWord>设计及</errorWord>
      <group>L1_Word</group>
      <groupName>字词问题</groupName>
      <ability>L2_Typo</ability>
      <abilityName>字词错误</abilityName>
      <candidateList>
        <item>设计</item>
      </candidateList>
      <explain>❶〈动〉在正式做某项工作之前，根据一定的目的要求，预先制定方法、图样等：～师｜～图纸。❷〈名〉设计的方案或规划的蓝图等：那两项～已经完成。</explain>
      <paraID>2762EE27</paraID>
      <start>26</start>
      <end>29</end>
      <status>unmodified</status>
      <modifiedWord/>
      <trackRevisions>false</trackRevisions>
    </reviewItem>
    <reviewItem>
      <errorID>0beb9ed2-9a46-4e46-ac94-a8c4b6434b08</errorID>
      <errorWord>包括不限于</errorWord>
      <group>L1_Word</group>
      <groupName>字词问题</groupName>
      <ability>L2_Typo</ability>
      <abilityName>字词错误</abilityName>
      <candidateList>
        <item>包括但不限于</item>
      </candidateList>
      <explain/>
      <paraID>5695B333</paraID>
      <start>2</start>
      <end>7</end>
      <status>unmodified</status>
      <modifiedWord/>
      <trackRevisions>false</trackRevisions>
    </reviewItem>
    <reviewItem>
      <errorID>3a2e1725-25b9-4d1b-a54a-68067cdd8831</errorID>
      <errorWord>包括不限于</errorWord>
      <group>L1_Word</group>
      <groupName>字词问题</groupName>
      <ability>L2_Typo</ability>
      <abilityName>字词错误</abilityName>
      <candidateList>
        <item>包括但不限于</item>
      </candidateList>
      <explain/>
      <paraID>7EB60666</paraID>
      <start>2</start>
      <end>7</end>
      <status>unmodified</status>
      <modifiedWord/>
      <trackRevisions>false</trackRevisions>
    </reviewItem>
    <reviewItem>
      <errorID>09938abd-f4cf-48ea-b8b7-af7a549554db</errorID>
      <errorWord>对于</errorWord>
      <group>L1_Word</group>
      <groupName>字词问题</groupName>
      <ability>L2_Typo</ability>
      <abilityName>字词错误</abilityName>
      <candidateList>
        <item>对</item>
      </candidateList>
      <explain>（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5FF5382F</paraID>
      <start>28</start>
      <end>30</end>
      <status>unmodified</status>
      <modifiedWord/>
      <trackRevisions>false</trackRevisions>
    </reviewItem>
    <reviewItem>
      <errorID>afc8451e-c0c0-4717-abb5-3b3605558c57</errorID>
      <errorWord>(</errorWord>
      <group>L1_Format</group>
      <groupName>格式问题</groupName>
      <ability>L2_HalfPunc</ability>
      <abilityName>全半角检查</abilityName>
      <candidateList>
        <item>（</item>
      </candidateList>
      <explain>文本全半角错误。</explain>
      <paraID>4BAFDA16</paraID>
      <start>0</start>
      <end>1</end>
      <status>unmodified</status>
      <modifiedWord/>
      <trackRevisions>false</trackRevisions>
    </reviewItem>
    <reviewItem>
      <errorID>8924bf8a-89fb-4738-8797-38ce370937ac</errorID>
      <errorWord>)</errorWord>
      <group>L1_Format</group>
      <groupName>格式问题</groupName>
      <ability>L2_HalfPunc</ability>
      <abilityName>全半角检查</abilityName>
      <candidateList>
        <item>）</item>
      </candidateList>
      <explain>文本全半角错误。</explain>
      <paraID>4BAFDA16</paraID>
      <start>5</start>
      <end>6</end>
      <status>unmodified</status>
      <modifiedWord/>
      <trackRevisions>false</trackRevisions>
    </reviewItem>
    <reviewItem>
      <errorID>d1e87930-6534-4646-9daf-663d4e56ab7f</errorID>
      <errorWord>(</errorWord>
      <group>L1_Format</group>
      <groupName>格式问题</groupName>
      <ability>L2_HalfPunc</ability>
      <abilityName>全半角检查</abilityName>
      <candidateList>
        <item>（</item>
      </candidateList>
      <explain>文本全半角错误。</explain>
      <paraID>78347E91</paraID>
      <start>0</start>
      <end>1</end>
      <status>unmodified</status>
      <modifiedWord/>
      <trackRevisions>false</trackRevisions>
    </reviewItem>
    <reviewItem>
      <errorID>60ffd0e8-ba79-431a-854f-54a5a07f98d8</errorID>
      <errorWord>)</errorWord>
      <group>L1_Format</group>
      <groupName>格式问题</groupName>
      <ability>L2_HalfPunc</ability>
      <abilityName>全半角检查</abilityName>
      <candidateList>
        <item>）</item>
      </candidateList>
      <explain>文本全半角错误。</explain>
      <paraID>78347E91</paraID>
      <start>5</start>
      <end>6</end>
      <status>unmodified</status>
      <modifiedWord/>
      <trackRevisions>false</trackRevisions>
    </reviewItem>
    <reviewItem>
      <errorID>09d8542f-1783-439d-8119-fb7464d5f803</errorID>
      <errorWord>二个</errorWord>
      <group>L1_Word</group>
      <groupName>字词问题</groupName>
      <ability>L2_Typo</ability>
      <abilityName>字词错误</abilityName>
      <candidateList>
        <item>两个</item>
      </candidateList>
      <explain/>
      <paraID> B17C199</paraID>
      <start>20</start>
      <end>22</end>
      <status>unmodified</status>
      <modifiedWord/>
      <trackRevisions>false</trackRevisions>
    </reviewItem>
    <reviewItem>
      <errorID>57aeb8e2-3ad0-4857-87d0-a98388ca3ddb</errorID>
      <errorWord>二个</errorWord>
      <group>L1_Word</group>
      <groupName>字词问题</groupName>
      <ability>L2_Typo</ability>
      <abilityName>字词错误</abilityName>
      <candidateList>
        <item>两个</item>
      </candidateList>
      <explain/>
      <paraID> 3D5B7B1</paraID>
      <start>20</start>
      <end>22</end>
      <status>unmodified</status>
      <modifiedWord/>
      <trackRevisions>false</trackRevisions>
    </reviewItem>
    <reviewItem>
      <errorID>f271d5e0-20eb-4c51-a2a4-91a244b38fec</errorID>
      <errorWord>二个</errorWord>
      <group>L1_Word</group>
      <groupName>字词问题</groupName>
      <ability>L2_Typo</ability>
      <abilityName>字词错误</abilityName>
      <candidateList>
        <item>两个</item>
      </candidateList>
      <explain/>
      <paraID>6899A7C4</paraID>
      <start>20</start>
      <end>22</end>
      <status>unmodified</status>
      <modifiedWord/>
      <trackRevisions>false</trackRevisions>
    </reviewItem>
    <reviewItem>
      <errorID>76872c80-d71d-4d04-ad5b-8d0f639c27d8</errorID>
      <errorWord>二个</errorWord>
      <group>L1_Word</group>
      <groupName>字词问题</groupName>
      <ability>L2_Typo</ability>
      <abilityName>字词错误</abilityName>
      <candidateList>
        <item>两个</item>
      </candidateList>
      <explain/>
      <paraID> 3F52262</paraID>
      <start>20</start>
      <end>22</end>
      <status>unmodified</status>
      <modifiedWord/>
      <trackRevisions>false</trackRevisions>
    </reviewItem>
    <reviewItem>
      <errorID>bcb67cac-ed29-45ca-b92f-e1b7f68900e9</errorID>
      <errorWord>二个</errorWord>
      <group>L1_Word</group>
      <groupName>字词问题</groupName>
      <ability>L2_Typo</ability>
      <abilityName>字词错误</abilityName>
      <candidateList>
        <item>两个</item>
      </candidateList>
      <explain/>
      <paraID>77D18D41</paraID>
      <start>20</start>
      <end>22</end>
      <status>unmodified</status>
      <modifiedWord/>
      <trackRevisions>false</trackRevisions>
    </reviewItem>
    <reviewItem>
      <errorID>9d7ed0f8-ac91-4be6-ac7f-eed68ce639bc</errorID>
      <errorWord>万平米</errorWord>
      <group>L1_Word</group>
      <groupName>字词问题</groupName>
      <ability>L2_Typo</ability>
      <abilityName>字词错误</abilityName>
      <candidateList>
        <item>万平方米</item>
      </candidateList>
      <explain/>
      <paraID> FEE7025</paraID>
      <start>27</start>
      <end>30</end>
      <status>unmodified</status>
      <modifiedWord/>
      <trackRevisions>false</trackRevisions>
    </reviewItem>
    <reviewItem>
      <errorID>3017dde5-081e-40e8-a2ed-e01e7ed04403</errorID>
      <errorWord>万平米</errorWord>
      <group>L1_Word</group>
      <groupName>字词问题</groupName>
      <ability>L2_Typo</ability>
      <abilityName>字词错误</abilityName>
      <candidateList>
        <item>万平方米</item>
      </candidateList>
      <explain/>
      <paraID>67BA3138</paraID>
      <start>30</start>
      <end>33</end>
      <status>unmodified</status>
      <modifiedWord/>
      <trackRevisions>false</trackRevisions>
    </reviewItem>
    <reviewItem>
      <errorID>233c5621-e66e-43f4-ad01-03ec2b524ded</errorID>
      <errorWord>二个</errorWord>
      <group>L1_Word</group>
      <groupName>字词问题</groupName>
      <ability>L2_Typo</ability>
      <abilityName>字词错误</abilityName>
      <candidateList>
        <item>两个</item>
      </candidateList>
      <explain/>
      <paraID>5FCDAC5B</paraID>
      <start>21</start>
      <end>23</end>
      <status>unmodified</status>
      <modifiedWord/>
      <trackRevisions>false</trackRevisions>
    </reviewItem>
    <reviewItem>
      <errorID>a05ca643-3488-4810-8ca6-ee3504db4774</errorID>
      <errorWord>;</errorWord>
      <group>L1_Format</group>
      <groupName>格式问题</groupName>
      <ability>L2_HalfPunc</ability>
      <abilityName>全半角检查</abilityName>
      <candidateList>
        <item>；</item>
      </candidateList>
      <explain>文本全半角错误。</explain>
      <paraID>1A25CD87</paraID>
      <start>73</start>
      <end>74</end>
      <status>unmodified</status>
      <modifiedWord/>
      <trackRevisions>false</trackRevisions>
    </reviewItem>
    <reviewItem>
      <errorID>485665ec-7d29-43ea-afba-d9a326ae832e</errorID>
      <errorWord>KW</errorWord>
      <group>L1_Word</group>
      <groupName>字词问题</groupName>
      <ability>L2_Typo</ability>
      <abilityName>字词错误</abilityName>
      <candidateList>
        <item>kW</item>
      </candidateList>
      <explain/>
      <paraID>1A25CD87</paraID>
      <start>111</start>
      <end>113</end>
      <status>unmodified</status>
      <modifiedWord/>
      <trackRevisions>false</trackRevisions>
    </reviewItem>
    <reviewItem>
      <errorID>163e1a4e-667c-4535-8cfd-f7244fb7a695</errorID>
      <errorWord>二个</errorWord>
      <group>L1_Word</group>
      <groupName>字词问题</groupName>
      <ability>L2_Typo</ability>
      <abilityName>字词错误</abilityName>
      <candidateList>
        <item>两个</item>
      </candidateList>
      <explain/>
      <paraID>  F3BE4D</paraID>
      <start>21</start>
      <end>23</end>
      <status>unmodified</status>
      <modifiedWord/>
      <trackRevisions>false</trackRevisions>
    </reviewItem>
    <reviewItem>
      <errorID>280ef116-30e7-404e-b11f-061b29249a65</errorID>
      <errorWord>个</errorWord>
      <group>L1_Knowledge</group>
      <groupName>知识性问题</groupName>
      <ability>L2_Knowledge</ability>
      <abilityName>其他知识</abilityName>
      <candidateList>
        <item>年</item>
      </candidateList>
      <explain>请检查“个”是否为量词使用错误，建议修改为“年”。</explain>
      <paraID>33022D85</paraID>
      <start>21</start>
      <end>22</end>
      <status>unmodified</status>
      <modifiedWord/>
      <trackRevisions>false</trackRevisions>
    </reviewItem>
    <reviewItem>
      <errorID>243a3657-3825-4531-a99d-34a2050b45d3</errorID>
      <errorWord>万平米</errorWord>
      <group>L1_Word</group>
      <groupName>字词问题</groupName>
      <ability>L2_Typo</ability>
      <abilityName>字词错误</abilityName>
      <candidateList>
        <item>万平方米</item>
      </candidateList>
      <explain/>
      <paraID>33022D85</paraID>
      <start>28</start>
      <end>31</end>
      <status>unmodified</status>
      <modifiedWord/>
      <trackRevisions>false</trackRevisions>
    </reviewItem>
    <reviewItem>
      <errorID>45b12929-ee34-425a-80b3-5d423e7c515f</errorID>
      <errorWord>二个</errorWord>
      <group>L1_Word</group>
      <groupName>字词问题</groupName>
      <ability>L2_Typo</ability>
      <abilityName>字词错误</abilityName>
      <candidateList>
        <item>两个</item>
      </candidateList>
      <explain/>
      <paraID>70922081</paraID>
      <start>23</start>
      <end>25</end>
      <status>unmodified</status>
      <modifiedWord/>
      <trackRevisions>false</trackRevisions>
    </reviewItem>
    <reviewItem>
      <errorID>49c5122e-c867-4ab2-8010-efb7d3dcf399</errorID>
      <errorWord>平</errorWord>
      <group>L1_Word</group>
      <groupName>字词问题</groupName>
      <ability>L2_Typo</ability>
      <abilityName>字词错误</abilityName>
      <candidateList>
        <item>平方</item>
      </candidateList>
      <explain/>
      <paraID>70922081</paraID>
      <start>32</start>
      <end>33</end>
      <status>unmodified</status>
      <modifiedWord/>
      <trackRevisions>false</trackRevisions>
    </reviewItem>
    <reviewItem>
      <errorID>a356c084-3c09-485a-b93e-a594843c14f1</errorID>
      <errorWord>万平米</errorWord>
      <group>L1_Word</group>
      <groupName>字词问题</groupName>
      <ability>L2_Typo</ability>
      <abilityName>字词错误</abilityName>
      <candidateList>
        <item>万平方米</item>
      </candidateList>
      <explain/>
      <paraID>73557ABC</paraID>
      <start>28</start>
      <end>31</end>
      <status>unmodified</status>
      <modifiedWord/>
      <trackRevisions>false</trackRevisions>
    </reviewItem>
    <reviewItem>
      <errorID>3cefaa36-c68c-49a5-84a2-82468e641110</errorID>
      <errorWord>二个</errorWord>
      <group>L1_Word</group>
      <groupName>字词问题</groupName>
      <ability>L2_Typo</ability>
      <abilityName>字词错误</abilityName>
      <candidateList>
        <item>两个</item>
      </candidateList>
      <explain/>
      <paraID>2040664A</paraID>
      <start>21</start>
      <end>23</end>
      <status>unmodified</status>
      <modifiedWord/>
      <trackRevisions>false</trackRevisions>
    </reviewItem>
    <reviewItem>
      <errorID>0079f307-02e4-4351-9d32-742c6d5970d0</errorID>
      <errorWord>项目项目</errorWord>
      <group>L1_Word</group>
      <groupName>字词问题</groupName>
      <ability>L2_Typo</ability>
      <abilityName>字词错误</abilityName>
      <candidateList>
        <item>项目</item>
      </candidateList>
      <explain>〈名〉事物分成的门类：服务～｜体育～｜建设～。</explain>
      <paraID>578794A5</paraID>
      <start>12</start>
      <end>16</end>
      <status>unmodified</status>
      <modifiedWord/>
      <trackRevisions>false</trackRevisions>
    </reviewItem>
    <reviewItem>
      <errorID>b7a35e2e-d1b8-4aaf-843a-56d9501cb59f</errorID>
      <errorWord>二个</errorWord>
      <group>L1_Word</group>
      <groupName>字词问题</groupName>
      <ability>L2_Typo</ability>
      <abilityName>字词错误</abilityName>
      <candidateList>
        <item>两个</item>
      </candidateList>
      <explain/>
      <paraID>578794A5</paraID>
      <start>23</start>
      <end>25</end>
      <status>unmodified</status>
      <modifiedWord/>
      <trackRevisions>false</trackRevisions>
    </reviewItem>
    <reviewItem>
      <errorID>edf9034e-63fc-4d1b-92ee-5b195870f302</errorID>
      <errorWord>平</errorWord>
      <group>L1_Word</group>
      <groupName>字词问题</groupName>
      <ability>L2_Typo</ability>
      <abilityName>字词错误</abilityName>
      <candidateList>
        <item>平方</item>
      </candidateList>
      <explain/>
      <paraID>578794A5</paraID>
      <start>32</start>
      <end>33</end>
      <status>unmodified</status>
      <modifiedWord/>
      <trackRevisions>false</trackRevisions>
    </reviewItem>
    <reviewItem>
      <errorID>dd8425fd-6853-49df-b063-ef6d4ec89561</errorID>
      <errorWord>个</errorWord>
      <group>L1_Word</group>
      <groupName>字词问题</groupName>
      <ability>L2_Typo</ability>
      <abilityName>字词错误</abilityName>
      <candidateList>
        <item>年</item>
      </candidateList>
      <explain/>
      <paraID>6825B87F</paraID>
      <start>31</start>
      <end>32</end>
      <status>unmodified</status>
      <modifiedWord/>
      <trackRevisions>false</trackRevisions>
    </reviewItem>
    <reviewItem>
      <errorID>948d1e3e-745c-4979-879d-6c8e5a0134f8</errorID>
      <errorWord>项目项目</errorWord>
      <group>L1_Word</group>
      <groupName>字词问题</groupName>
      <ability>L2_Typo</ability>
      <abilityName>字词错误</abilityName>
      <candidateList>
        <item>项目</item>
      </candidateList>
      <explain>〈名〉事物分成的门类：服务～｜体育～｜建设～。</explain>
      <paraID>320D31F0</paraID>
      <start>12</start>
      <end>16</end>
      <status>unmodified</status>
      <modifiedWord/>
      <trackRevisions>false</trackRevisions>
    </reviewItem>
    <reviewItem>
      <errorID>eb31d012-36be-43d9-bd96-6cd52d81931c</errorID>
      <errorWord>二个</errorWord>
      <group>L1_Word</group>
      <groupName>字词问题</groupName>
      <ability>L2_Typo</ability>
      <abilityName>字词错误</abilityName>
      <candidateList>
        <item>两个</item>
      </candidateList>
      <explain/>
      <paraID>320D31F0</paraID>
      <start>24</start>
      <end>26</end>
      <status>unmodified</status>
      <modifiedWord/>
      <trackRevisions>false</trackRevisions>
    </reviewItem>
    <reviewItem>
      <errorID>2f499732-5711-4a32-8e05-bafc0a5aae37</errorID>
      <errorWord>平</errorWord>
      <group>L1_Word</group>
      <groupName>字词问题</groupName>
      <ability>L2_Typo</ability>
      <abilityName>字词错误</abilityName>
      <candidateList>
        <item>平方</item>
      </candidateList>
      <explain/>
      <paraID>320D31F0</paraID>
      <start>33</start>
      <end>34</end>
      <status>unmodified</status>
      <modifiedWord/>
      <trackRevisions>false</trackRevisions>
    </reviewItem>
    <reviewItem>
      <errorID>2dbeda7c-b436-4e4b-9975-5856be1de00b</errorID>
      <errorWord>需</errorWord>
      <group>L1_Word</group>
      <groupName>字词问题</groupName>
      <ability>L2_Typo</ability>
      <abilityName>字词错误</abilityName>
      <candidateList>
        <item>须</item>
      </candidateList>
      <explain>存在发音相同字词的误用。</explain>
      <paraID> 2845866</paraID>
      <start>11</start>
      <end>12</end>
      <status>unmodified</status>
      <modifiedWord/>
      <trackRevisions>false</trackRevisions>
    </reviewItem>
    <reviewItem>
      <errorID>d3914b36-99cb-4054-b429-ea46b350157f</errorID>
      <errorWord>与</errorWord>
      <group>L1_Word</group>
      <groupName>字词问题</groupName>
      <ability>L2_Typo</ability>
      <abilityName>字词错误</abilityName>
      <candidateList>
        <item>于</item>
      </candidateList>
      <explain>存在发音相同字词的误用。</explain>
      <paraID>1B852767</paraID>
      <start>3</start>
      <end>4</end>
      <status>unmodified</status>
      <modifiedWord/>
      <trackRevisions>false</trackRevisions>
    </reviewItem>
    <reviewItem>
      <errorID>720fda82-bebb-4d5b-af2d-598c13b718ee</errorID>
      <errorWord>主管部门的</errorWord>
      <group>L1_Word</group>
      <groupName>字词问题</groupName>
      <ability>L2_Typo</ability>
      <abilityName>字词错误</abilityName>
      <candidateList>
        <item>主管部门</item>
      </candidateList>
      <explain/>
      <paraID>2BE2E7A5</paraID>
      <start>29</start>
      <end>34</end>
      <status>unmodified</status>
      <modifiedWord/>
      <trackRevisions>false</trackRevisions>
    </reviewItem>
    <reviewItem>
      <errorID>f3dafb40-4771-41f9-bafa-d73cdd7870eb</errorID>
      <errorWord>:</errorWord>
      <group>L1_Format</group>
      <groupName>格式问题</groupName>
      <ability>L2_HalfPunc</ability>
      <abilityName>全半角检查</abilityName>
      <candidateList>
        <item>：</item>
      </candidateList>
      <explain>文本全半角错误。</explain>
      <paraID>53C32445</paraID>
      <start>7</start>
      <end>8</end>
      <status>unmodified</status>
      <modifiedWord/>
      <trackRevisions>false</trackRevisions>
    </reviewItem>
    <reviewItem>
      <errorID>b887e0a7-9d3f-45a8-bfde-ba3487c0ff5b</errorID>
      <errorWord>,</errorWord>
      <group>L1_Format</group>
      <groupName>格式问题</groupName>
      <ability>L2_HalfPunc</ability>
      <abilityName>全半角检查</abilityName>
      <candidateList>
        <item>，</item>
      </candidateList>
      <explain>文本全半角错误。</explain>
      <paraID>53C32445</paraID>
      <start>29</start>
      <end>30</end>
      <status>unmodified</status>
      <modifiedWord/>
      <trackRevisions>false</trackRevisions>
    </reviewItem>
    <reviewItem>
      <errorID>194ca35c-0267-4096-871b-b7ba38fca0cf</errorID>
      <errorWord>个</errorWord>
      <group>L1_Word</group>
      <groupName>字词问题</groupName>
      <ability>L2_Typo</ability>
      <abilityName>字词错误</abilityName>
      <candidateList>
        <item>年</item>
      </candidateList>
      <explain/>
      <paraID>3D87E1B8</paraID>
      <start>24</start>
      <end>25</end>
      <status>unmodified</status>
      <modifiedWord/>
      <trackRevisions>false</trackRevisions>
    </reviewItem>
    <reviewItem>
      <errorID>8c2d6431-e46a-4081-9a02-4027f1baded5</errorID>
      <errorWord>个</errorWord>
      <group>L1_Word</group>
      <groupName>字词问题</groupName>
      <ability>L2_Typo</ability>
      <abilityName>字词错误</abilityName>
      <candidateList>
        <item>年</item>
      </candidateList>
      <explain/>
      <paraID> 4484061</paraID>
      <start>23</start>
      <end>24</end>
      <status>unmodified</status>
      <modifiedWord/>
      <trackRevisions>false</trackRevisions>
    </reviewItem>
    <reviewItem>
      <errorID>b49dbfcc-f48c-43df-83c2-219c568f00eb</errorID>
      <errorWord>个</errorWord>
      <group>L1_Word</group>
      <groupName>字词问题</groupName>
      <ability>L2_Typo</ability>
      <abilityName>字词错误</abilityName>
      <candidateList>
        <item>年</item>
      </candidateList>
      <explain/>
      <paraID>345D20B5</paraID>
      <start>25</start>
      <end>26</end>
      <status>unmodified</status>
      <modifiedWord/>
      <trackRevisions>false</trackRevisions>
    </reviewItem>
    <reviewItem>
      <errorID>ed17edd3-348f-4f61-a09f-9c500d800735</errorID>
      <errorWord>由</errorWord>
      <group>L1_Word</group>
      <groupName>字词问题</groupName>
      <ability>L2_Typo</ability>
      <abilityName>字词错误</abilityName>
      <candidateList>
        <item>由承</item>
      </candidateList>
      <explain/>
      <paraID>4AB04FF7</paraID>
      <start>44</start>
      <end>45</end>
      <status>unmodified</status>
      <modifiedWord/>
      <trackRevisions>false</trackRevisions>
    </reviewItem>
    <reviewItem>
      <errorID>877f5fe0-5180-42d4-bbd2-c80721c8c6d7</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27FCABF</paraID>
      <start>0</start>
      <end>2</end>
      <status>unmodified</status>
      <modifiedWord/>
      <trackRevisions>false</trackRevisions>
    </reviewItem>
    <reviewItem>
      <errorID>0fa53ea8-4d79-4233-a4da-dd7d65b7d719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4FA6E060</paraID>
      <start>0</start>
      <end>2</end>
      <status>unmodified</status>
      <modifiedWord/>
      <trackRevisions>false</trackRevisions>
    </reviewItem>
    <reviewItem>
      <errorID>35870aff-a40b-447c-a4a3-6a65b9016ee9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5BEEF9E2</paraID>
      <start>0</start>
      <end>2</end>
      <status>unmodified</status>
      <modifiedWord/>
      <trackRevisions>false</trackRevisions>
    </reviewItem>
    <reviewItem>
      <errorID>8e6ecfc7-7fdd-4d9d-84d5-60830f98d5ec</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50F86226</paraID>
      <start>0</start>
      <end>2</end>
      <status>unmodified</status>
      <modifiedWord/>
      <trackRevisions>false</trackRevisions>
    </reviewItem>
    <reviewItem>
      <errorID>ca7f55f0-1355-41fb-951d-c99e0ea0b6e4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7B11CC2</paraID>
      <start>0</start>
      <end>2</end>
      <status>unmodified</status>
      <modifiedWord/>
      <trackRevisions>false</trackRevisions>
    </reviewItem>
    <reviewItem>
      <errorID>08a5aad9-070a-4e40-9822-840e26cb2c4b</errorID>
      <errorWord>个</errorWord>
      <group>L1_Word</group>
      <groupName>字词问题</groupName>
      <ability>L2_Typo</ability>
      <abilityName>字词错误</abilityName>
      <candidateList>
        <item>年</item>
      </candidateList>
      <explain/>
      <paraID>13E48545</paraID>
      <start>23</start>
      <end>24</end>
      <status>unmodified</status>
      <modifiedWord/>
      <trackRevisions>false</trackRevisions>
    </reviewItem>
    <reviewItem>
      <errorID>8eced2f0-0397-4004-9d3c-76e8a9bf078a</errorID>
      <errorWord>个</errorWord>
      <group>L1_Word</group>
      <groupName>字词问题</groupName>
      <ability>L2_Typo</ability>
      <abilityName>字词错误</abilityName>
      <candidateList>
        <item>年</item>
      </candidateList>
      <explain/>
      <paraID>6216D609</paraID>
      <start>25</start>
      <end>26</end>
      <status>unmodified</status>
      <modifiedWord/>
      <trackRevisions>false</trackRevisions>
    </reviewItem>
    <reviewItem>
      <errorID>f90490f8-37fc-4ba5-84a9-58023a1fb850</errorID>
      <errorWord>由</errorWord>
      <group>L1_Word</group>
      <groupName>字词问题</groupName>
      <ability>L2_Typo</ability>
      <abilityName>字词错误</abilityName>
      <candidateList>
        <item>由承</item>
      </candidateList>
      <explain/>
      <paraID>1B727077</paraID>
      <start>44</start>
      <end>45</end>
      <status>unmodified</status>
      <modifiedWord/>
      <trackRevisions>false</trackRevisions>
    </reviewItem>
    <reviewItem>
      <errorID>e6094351-ed3b-4c85-a16b-1651707afbbb</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C0D82A2</paraID>
      <start>0</start>
      <end>2</end>
      <status>unmodified</status>
      <modifiedWord/>
      <trackRevisions>false</trackRevisions>
    </reviewItem>
    <reviewItem>
      <errorID>59f54912-96c6-47bb-826f-c83f0e30ba67</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2BD98DA7</paraID>
      <start>0</start>
      <end>2</end>
      <status>unmodified</status>
      <modifiedWord/>
      <trackRevisions>false</trackRevisions>
    </reviewItem>
    <reviewItem>
      <errorID>f5e64ef8-c16d-4c60-8f17-982955d4a92c</errorID>
      <errorWord>法律、法规</errorWord>
      <group>L1_Word</group>
      <groupName>字词问题</groupName>
      <ability>L2_Typo</ability>
      <abilityName>字词错误</abilityName>
      <candidateList>
        <item>法律法规</item>
      </candidateList>
      <explain/>
      <paraID>79E93295</paraID>
      <start>7</start>
      <end>12</end>
      <status>unmodified</status>
      <modifiedWord/>
      <trackRevisions>false</trackRevisions>
    </reviewItem>
    <reviewItem>
      <errorID>04190bc3-6d6f-4e05-93e0-c40b51d90f32</errorID>
      <errorWord>:</errorWord>
      <group>L1_Format</group>
      <groupName>格式问题</groupName>
      <ability>L2_HalfPunc</ability>
      <abilityName>全半角检查</abilityName>
      <candidateList>
        <item>：</item>
      </candidateList>
      <explain>文本全半角错误。</explain>
      <paraID>5F11AA04</paraID>
      <start>16</start>
      <end>17</end>
      <status>unmodified</status>
      <modifiedWord/>
      <trackRevisions>false</trackRevisions>
    </reviewItem>
    <reviewItem>
      <errorID>99ab7b25-7895-4e84-ab17-d7651460bd9e</errorID>
      <errorWord>的的</errorWord>
      <group>L1_Word</group>
      <groupName>字词问题</groupName>
      <ability>L2_Typo</ability>
      <abilityName>字词错误</abilityName>
      <candidateList>
        <item>的</item>
      </candidateList>
      <explain>“的”常用于连接修饰语与名词性中心语，表示属性、所属或描述。</explain>
      <paraID> 7FC5AE4</paraID>
      <start>4</start>
      <end>6</end>
      <status>unmodified</status>
      <modifiedWord/>
      <trackRevisions>false</trackRevisions>
    </reviewItem>
    <reviewItem>
      <errorID>60f38b3e-8767-444d-93e2-8d409b8d7e26</errorID>
      <errorWord>,</errorWord>
      <group>L1_Format</group>
      <groupName>格式问题</groupName>
      <ability>L2_HalfPunc</ability>
      <abilityName>全半角检查</abilityName>
      <candidateList>
        <item>，</item>
      </candidateList>
      <explain>文本全半角错误。</explain>
      <paraID> 7FC5AE4</paraID>
      <start>51</start>
      <end>52</end>
      <status>unmodified</status>
      <modifiedWord/>
      <trackRevisions>false</trackRevisions>
    </reviewItem>
    <reviewItem>
      <errorID>9b26baff-065a-46dd-87e8-570140d685ed</errorID>
      <errorWord>同</errorWord>
      <group>L1_Word</group>
      <groupName>字词问题</groupName>
      <ability>L2_Typo</ability>
      <abilityName>字词错误</abilityName>
      <candidateList>
        <item>同一</item>
      </candidateList>
      <explain/>
      <paraID> 7FC5AE4</paraID>
      <start>82</start>
      <end>83</end>
      <status>unmodified</status>
      <modifiedWord/>
      <trackRevisions>false</trackRevisions>
    </reviewItem>
    <reviewItem>
      <errorID>397845fb-6bba-4603-b574-2b8c81d40e82</errorID>
      <errorWord>发布人</errorWord>
      <group>L1_Word</group>
      <groupName>字词问题</groupName>
      <ability>L2_Typo</ability>
      <abilityName>字词错误</abilityName>
      <candidateList>
        <item>发包人</item>
      </candidateList>
      <explain/>
      <paraID>3A9DD176</paraID>
      <start>99</start>
      <end>102</end>
      <status>unmodified</status>
      <modifiedWord/>
      <trackRevisions>false</trackRevisions>
    </reviewItem>
    <reviewItem>
      <errorID>75731956-c77e-4ddb-a503-3364d1d876c5</errorID>
      <errorWord>5千</errorWord>
      <group>L1_Knowledge</group>
      <groupName>知识性问题</groupName>
      <ability>L2_Knowledge</ability>
      <abilityName>其他知识</abilityName>
      <candidateList>
        <item>5000</item>
      </candidateList>
      <explain/>
      <paraID>3A9DD176</paraID>
      <start>119</start>
      <end>121</end>
      <status>unmodified</status>
      <modifiedWord/>
      <trackRevisions>false</trackRevisions>
    </reviewItem>
    <reviewItem>
      <errorID>83ad32cf-a3f0-4021-a0a6-2465393299ff</errorID>
      <errorWord>管</errorWord>
      <group>L1_Word</group>
      <groupName>字词问题</groupName>
      <ability>L2_Typo</ability>
      <abilityName>字词错误</abilityName>
      <candidateList>
        <item>管理</item>
      </candidateList>
      <explain>〈动〉❶负责某项工作使顺利进行：～财务｜～国家大事。❷保管和料理：～图书｜公园～处。❸照管并约束（人或动物）：～罪犯｜～牲口。</explain>
      <paraID>68A6E30E</paraID>
      <start>18</start>
      <end>19</end>
      <status>unmodified</status>
      <modifiedWord/>
      <trackRevisions>false</trackRevisions>
    </reviewItem>
    <reviewItem>
      <errorID>d58c4d3d-a217-40f1-9288-e1373eee040f</errorID>
      <errorWord>提</errorWord>
      <group>L1_Word</group>
      <groupName>字词问题</groupName>
      <ability>L2_Typo</ability>
      <abilityName>字词错误</abilityName>
      <candidateList>
        <item>提出</item>
      </candidateList>
      <explain/>
      <paraID>2789E554</paraID>
      <start>19</start>
      <end>20</end>
      <status>unmodified</status>
      <modifiedWord/>
      <trackRevisions>false</trackRevisions>
    </reviewItem>
    <reviewItem>
      <errorID>8a25b528-9a91-48fb-bed2-6e900810fa22</errorID>
      <errorWord>需具备</errorWord>
      <group>L1_Word</group>
      <groupName>字词问题</groupName>
      <ability>L2_Typo</ability>
      <abilityName>字词错误</abilityName>
      <candidateList>
        <item>须具备</item>
      </candidateList>
      <explain/>
      <paraID>5FA561EA</paraID>
      <start>143</start>
      <end>146</end>
      <status>unmodified</status>
      <modifiedWord/>
      <trackRevisions>false</trackRevisions>
    </reviewItem>
    <reviewItem>
      <errorID>bc682e24-f291-4c10-b1b3-058197a2464b</errorID>
      <errorWord>,</errorWord>
      <group>L1_Format</group>
      <groupName>格式问题</groupName>
      <ability>L2_HalfPunc</ability>
      <abilityName>全半角检查</abilityName>
      <candidateList>
        <item>，</item>
      </candidateList>
      <explain>文本全半角错误。</explain>
      <paraID>5CADA63C</paraID>
      <start>36</start>
      <end>37</end>
      <status>unmodified</status>
      <modifiedWord/>
      <trackRevisions>false</trackRevisions>
    </reviewItem>
    <reviewItem>
      <errorID>c9e2f489-1693-4f98-a0f3-88eaf8a12405</errorID>
      <errorWord>，</errorWord>
      <group>L1_Word</group>
      <groupName>字词问题</groupName>
      <ability>L2_Typo</ability>
      <abilityName>字词错误</abilityName>
      <candidateList>
        <item>，在</item>
      </candidateList>
      <explain/>
      <paraID>2658C92D</paraID>
      <start>33</start>
      <end>34</end>
      <status>unmodified</status>
      <modifiedWord/>
      <trackRevisions>false</trackRevisions>
    </reviewItem>
    <reviewItem>
      <errorID>ada1948e-c198-475d-9e13-9d2c32be334f</errorID>
      <errorWord>雇用</errorWord>
      <group>L1_Word</group>
      <groupName>字词问题</groupName>
      <ability>L2_Typo</ability>
      <abilityName>字词错误</abilityName>
      <candidateList>
        <item>雇佣</item>
      </candidateList>
      <explain>〈动〉用货币购买劳动力。</explain>
      <paraID>2658C92D</paraID>
      <start>59</start>
      <end>61</end>
      <status>unmodified</status>
      <modifiedWord/>
      <trackRevisions>false</trackRevisions>
    </reviewItem>
    <reviewItem>
      <errorID>360a9d02-875b-4604-9858-e2a2b01a1299</errorID>
      <errorWord>进</errorWord>
      <group>L1_Word</group>
      <groupName>字词问题</groupName>
      <ability>L2_Typo</ability>
      <abilityName>字词错误</abilityName>
      <candidateList>
        <item>进行</item>
      </candidateList>
      <explain>〈动〉❶从事（某种活动）：～讨论｜～工作｜～教育和批评｜会议正在～。注意“进行”总是用在持续性的和正式、严肃的行为，短暂性的和日常生活中的行为不用“进行”，例如不说“进行午睡”，“进行叫喊”。❷前进：～曲。</explain>
      <paraID>7CBA1026</paraID>
      <start>28</start>
      <end>29</end>
      <status>unmodified</status>
      <modifiedWord/>
      <trackRevisions>false</trackRevisions>
    </reviewItem>
    <reviewItem>
      <errorID>31fac8f6-7ce2-4f3c-962b-0a3e91e075fc</errorID>
      <errorWord>人</errorWord>
      <group>L1_Word</group>
      <groupName>字词问题</groupName>
      <ability>L2_Typo</ability>
      <abilityName>字词错误</abilityName>
      <candidateList>
        <item>人在</item>
      </candidateList>
      <explain/>
      <paraID>4C4F1D5B</paraID>
      <start>4</start>
      <end>5</end>
      <status>unmodified</status>
      <modifiedWord/>
      <trackRevisions>false</trackRevisions>
    </reviewItem>
    <reviewItem>
      <errorID>4d2377f0-eb07-4377-a3d2-9b97710a89ae</errorID>
      <errorWord>由</errorWord>
      <group>L1_Word</group>
      <groupName>字词问题</groupName>
      <ability>L2_Typo</ability>
      <abilityName>字词错误</abilityName>
      <candidateList>
        <item>由于</item>
      </candidateList>
      <explain>❶〈介〉表示原因或理由：～老师傅的耐心教导，他很快就掌握了这门技术。❷〈连〉表示原因，多与“所以”、“因此”等配合：～他工作成绩显著，因此受到了领导的表扬。</explain>
      <paraID>7B93815A</paraID>
      <start>2</start>
      <end>3</end>
      <status>unmodified</status>
      <modifiedWord/>
      <trackRevisions>false</trackRevisions>
    </reviewItem>
    <reviewItem>
      <errorID>805c7b7c-84f4-46c4-9a56-dc46d0a50d16</errorID>
      <errorWord>,</errorWord>
      <group>L1_Format</group>
      <groupName>格式问题</groupName>
      <ability>L2_HalfPunc</ability>
      <abilityName>全半角检查</abilityName>
      <candidateList>
        <item>，</item>
      </candidateList>
      <explain>文本全半角错误。</explain>
      <paraID>387AC7BD</paraID>
      <start>31</start>
      <end>32</end>
      <status>unmodified</status>
      <modifiedWord/>
      <trackRevisions>false</trackRevisions>
    </reviewItem>
    <reviewItem>
      <errorID>b6bc8a55-f5fe-4f14-b1f2-0dbb9a8f83f9</errorID>
      <errorWord>噪音</errorWord>
      <group>L1_Word</group>
      <groupName>字词问题</groupName>
      <ability>L2_Alias</ability>
      <abilityName>也作/曾用词</abilityName>
      <candidateList>
        <item>噪声</item>
      </candidateList>
      <explain>词汇[噪音]为不规范表述或旧称，其规范书面表述为[噪声]。</explain>
      <paraID> F265835</paraID>
      <start>69</start>
      <end>71</end>
      <status>unmodified</status>
      <modifiedWord/>
      <trackRevisions>false</trackRevisions>
    </reviewItem>
    <reviewItem>
      <errorID>88834543-c08b-4e1b-9fdf-461b68dee4c2</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5B4215F5</paraID>
      <start>0</start>
      <end>2</end>
      <status>unmodified</status>
      <modifiedWord/>
      <trackRevisions>false</trackRevisions>
    </reviewItem>
    <reviewItem>
      <errorID>1d9c9b2b-f35a-47b9-a765-09d0560b442a</errorID>
      <errorWord>合肥市经济技术开发区</errorWord>
      <group>L1_Word</group>
      <groupName>字词问题</groupName>
      <ability>L2_Typo</ability>
      <abilityName>字词错误</abilityName>
      <candidateList>
        <item>合肥经济技术开发区</item>
      </candidateList>
      <explain/>
      <paraID> F344E8D</paraID>
      <start>4</start>
      <end>14</end>
      <status>unmodified</status>
      <modifiedWord/>
      <trackRevisions>false</trackRevisions>
    </reviewItem>
    <reviewItem>
      <errorID>74ebbe22-88c1-40f3-8ebd-8bbbd77adc2b</errorID>
      <errorWord>,</errorWord>
      <group>L1_Format</group>
      <groupName>格式问题</groupName>
      <ability>L2_HalfPunc</ability>
      <abilityName>全半角检查</abilityName>
      <candidateList>
        <item>，</item>
      </candidateList>
      <explain>文本全半角错误。</explain>
      <paraID> 75C5EF7</paraID>
      <start>29</start>
      <end>30</end>
      <status>unmodified</status>
      <modifiedWord/>
      <trackRevisions>false</trackRevisions>
    </reviewItem>
    <reviewItem>
      <errorID>43803e28-3b00-4a27-8e71-3a74bd8a1441</errorID>
      <errorWord>~</errorWord>
      <group>L1_Format</group>
      <groupName>格式问题</groupName>
      <ability>L2_HalfPunc</ability>
      <abilityName>全半角检查</abilityName>
      <candidateList>
        <item>～</item>
      </candidateList>
      <explain>文本全半角错误。</explain>
      <paraID> 75C5EF7</paraID>
      <start>176</start>
      <end>177</end>
      <status>unmodified</status>
      <modifiedWord/>
      <trackRevisions>false</trackRevisions>
    </reviewItem>
    <reviewItem>
      <errorID>d3baa756-999c-4f18-9ff5-a2a3326b6665</errorID>
      <errorWord>,</errorWord>
      <group>L1_Format</group>
      <groupName>格式问题</groupName>
      <ability>L2_HalfPunc</ability>
      <abilityName>全半角检查</abilityName>
      <candidateList>
        <item>，</item>
      </candidateList>
      <explain>文本全半角错误。</explain>
      <paraID> 75C5EF7</paraID>
      <start>228</start>
      <end>229</end>
      <status>unmodified</status>
      <modifiedWord/>
      <trackRevisions>false</trackRevisions>
    </reviewItem>
    <reviewItem>
      <errorID>faefd0a8-5bd4-4855-8a3e-006d09615f3a</errorID>
      <errorWord>相关连</errorWord>
      <group>L1_Word</group>
      <groupName>字词问题</groupName>
      <ability>L2_Variant</ability>
      <abilityName>异形词</abilityName>
      <candidateList>
        <item>相关联</item>
      </candidateList>
      <explain>词汇[相关连]的规范词形写作[相关联]。</explain>
      <paraID> 75C5EF7</paraID>
      <start>383</start>
      <end>386</end>
      <status>unmodified</status>
      <modifiedWord/>
      <trackRevisions>false</trackRevisions>
    </reviewItem>
    <reviewItem>
      <errorID>b73ae695-ae1d-4afd-964b-145dd9ec590a</errorID>
      <errorWord>：</errorWord>
      <group>L1_Word</group>
      <groupName>字词问题</groupName>
      <ability>L2_Typo</ability>
      <abilityName>字词错误</abilityName>
      <candidateList>
        <item>：第</item>
      </candidateList>
      <explain/>
      <paraID>26998E23</paraID>
      <start>11</start>
      <end>12</end>
      <status>unmodified</status>
      <modifiedWord/>
      <trackRevisions>false</trackRevisions>
    </reviewItem>
    <reviewItem>
      <errorID>3fd7cf3f-2515-4d50-a0eb-3d9977135ab5</errorID>
      <errorWord>:</errorWord>
      <group>L1_Format</group>
      <groupName>格式问题</groupName>
      <ability>L2_HalfPunc</ability>
      <abilityName>全半角检查</abilityName>
      <candidateList>
        <item>：</item>
      </candidateList>
      <explain>文本全半角错误。</explain>
      <paraID>4B8F8F1F</paraID>
      <start>15</start>
      <end>16</end>
      <status>unmodified</status>
      <modifiedWord/>
      <trackRevisions>false</trackRevisions>
    </reviewItem>
    <reviewItem>
      <errorID>1d73cdfe-edc6-4a03-9f67-d29d3a98ebf9</errorID>
      <errorWord>:</errorWord>
      <group>L1_Format</group>
      <groupName>格式问题</groupName>
      <ability>L2_HalfPunc</ability>
      <abilityName>全半角检查</abilityName>
      <candidateList>
        <item>：</item>
      </candidateList>
      <explain>文本全半角错误。</explain>
      <paraID>41BF90C0</paraID>
      <start>15</start>
      <end>16</end>
      <status>unmodified</status>
      <modifiedWord/>
      <trackRevisions>false</trackRevisions>
    </reviewItem>
    <reviewItem>
      <errorID>4f3ecc59-f962-431a-8142-fb28edefb091</errorID>
      <errorWord>(</errorWord>
      <group>L1_Format</group>
      <groupName>格式问题</groupName>
      <ability>L2_HalfPunc</ability>
      <abilityName>全半角检查</abilityName>
      <candidateList>
        <item>（</item>
      </candidateList>
      <explain>文本全半角错误。</explain>
      <paraID>26B6CA62</paraID>
      <start>14</start>
      <end>15</end>
      <status>unmodified</status>
      <modifiedWord/>
      <trackRevisions>false</trackRevisions>
    </reviewItem>
    <reviewItem>
      <errorID>7b1cbcb9-72fc-4f79-9811-eec0301d70c6</errorID>
      <errorWord>)</errorWord>
      <group>L1_Format</group>
      <groupName>格式问题</groupName>
      <ability>L2_HalfPunc</ability>
      <abilityName>全半角检查</abilityName>
      <candidateList>
        <item>）</item>
      </candidateList>
      <explain>文本全半角错误。</explain>
      <paraID>26B6CA62</paraID>
      <start>28</start>
      <end>29</end>
      <status>unmodified</status>
      <modifiedWord/>
      <trackRevisions>false</trackRevisions>
    </reviewItem>
    <reviewItem>
      <errorID>1afff443-4117-421c-957f-4ae20017854e</errorID>
      <errorWord>,</errorWord>
      <group>L1_Format</group>
      <groupName>格式问题</groupName>
      <ability>L2_HalfPunc</ability>
      <abilityName>全半角检查</abilityName>
      <candidateList>
        <item>，</item>
      </candidateList>
      <explain>文本全半角错误。</explain>
      <paraID>4A13618C</paraID>
      <start>127</start>
      <end>128</end>
      <status>unmodified</status>
      <modifiedWord/>
      <trackRevisions>false</trackRevisions>
    </reviewItem>
    <reviewItem>
      <errorID>175a67b5-375f-42d8-8248-6650149a10b4</errorID>
      <errorWord>,</errorWord>
      <group>L1_Format</group>
      <groupName>格式问题</groupName>
      <ability>L2_HalfPunc</ability>
      <abilityName>全半角检查</abilityName>
      <candidateList>
        <item>，</item>
      </candidateList>
      <explain>文本全半角错误。</explain>
      <paraID>3E86A832</paraID>
      <start>186</start>
      <end>187</end>
      <status>unmodified</status>
      <modifiedWord/>
      <trackRevisions>false</trackRevisions>
    </reviewItem>
    <reviewItem>
      <errorID>aa76a309-f7d9-4f44-860c-030eadce6878</errorID>
      <errorWord>(</errorWord>
      <group>L1_Format</group>
      <groupName>格式问题</groupName>
      <ability>L2_HalfPunc</ability>
      <abilityName>全半角检查</abilityName>
      <candidateList>
        <item>（</item>
      </candidateList>
      <explain>文本全半角错误。</explain>
      <paraID>3C140D56</paraID>
      <start>312</start>
      <end>313</end>
      <status>unmodified</status>
      <modifiedWord/>
      <trackRevisions>false</trackRevisions>
    </reviewItem>
    <reviewItem>
      <errorID>fc3f6978-4d83-4275-8e2b-d63047d61838</errorID>
      <errorWord>,</errorWord>
      <group>L1_Format</group>
      <groupName>格式问题</groupName>
      <ability>L2_HalfPunc</ability>
      <abilityName>全半角检查</abilityName>
      <candidateList>
        <item>，</item>
      </candidateList>
      <explain>文本全半角错误。</explain>
      <paraID>47F55ECC</paraID>
      <start>27</start>
      <end>28</end>
      <status>unmodified</status>
      <modifiedWord/>
      <trackRevisions>false</trackRevisions>
    </reviewItem>
    <reviewItem>
      <errorID>0960955f-577f-4d7b-a426-d4226a5bd8f1</errorID>
      <errorWord>国家及地方法规</errorWord>
      <group>L1_Word</group>
      <groupName>字词问题</groupName>
      <ability>L2_Typo</ability>
      <abilityName>字词错误</abilityName>
      <candidateList>
        <item>国家及地方性法规</item>
      </candidateList>
      <explain/>
      <paraID> 508FD5E</paraID>
      <start>38</start>
      <end>45</end>
      <status>unmodified</status>
      <modifiedWord/>
      <trackRevisions>false</trackRevisions>
    </reviewItem>
    <reviewItem>
      <errorID>449a4a2f-bc4d-4fd9-819a-76bff01c6b3c</errorID>
      <errorWord>涉及到</errorWord>
      <group>L1_Grammar</group>
      <groupName>语法问题</groupName>
      <ability>L2_Grammar</ability>
      <abilityName>语法错误</abilityName>
      <candidateList>
        <item>涉及</item>
      </candidateList>
      <explain>〈动〉牵涉到；关联到：案子～好几个人｜这个问题～面很广。</explain>
      <paraID>5488EE27</paraID>
      <start>49</start>
      <end>52</end>
      <status>unmodified</status>
      <modifiedWord/>
      <trackRevisions>false</trackRevisions>
    </reviewItem>
    <reviewItem>
      <errorID>54ce0348-a059-404e-8d41-a8bcdc8e6a7e</errorID>
      <errorWord>无须</errorWord>
      <group>L1_Word</group>
      <groupName>字词问题</groupName>
      <ability>L2_Typo</ability>
      <abilityName>字词错误</abilityName>
      <candidateList>
        <item>无需</item>
      </candidateList>
      <explain>同“无须”。</explain>
      <paraID>5488EE27</paraID>
      <start>64</start>
      <end>66</end>
      <status>unmodified</status>
      <modifiedWord/>
      <trackRevisions>false</trackRevisions>
    </reviewItem>
    <reviewItem>
      <errorID>ef8e8c8b-7fd3-42d8-a3ed-d937e35a1226</errorID>
      <errorWord>相关相关</errorWord>
      <group>L1_Word</group>
      <groupName>字词问题</groupName>
      <ability>L2_Typo</ability>
      <abilityName>字词错误</abilityName>
      <candidateList>
        <item>相关</item>
      </candidateList>
      <explain>〈动〉彼此关连：休戚～｜体育事业和人民健康密切～。</explain>
      <paraID>261604E7</paraID>
      <start>94</start>
      <end>98</end>
      <status>unmodified</status>
      <modifiedWord/>
      <trackRevisions>false</trackRevisions>
    </reviewItem>
    <reviewItem>
      <errorID>1cf25d64-6426-4356-8fcc-12830f043b8d</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6E1338C5</paraID>
      <start>22</start>
      <end>23</end>
      <status>unmodified</status>
      <modifiedWord/>
      <trackRevisions>false</trackRevisions>
    </reviewItem>
    <reviewItem>
      <errorID>3d81b0b0-dcef-4363-b266-0bbc448564ae</errorID>
      <errorWord>完成中</errorWord>
      <group>L1_Word</group>
      <groupName>字词问题</groupName>
      <ability>L2_Typo</ability>
      <abilityName>字词错误</abilityName>
      <candidateList>
        <item>完成</item>
      </candidateList>
      <explain>〈动〉按照预期的目的结束；做成：～任务｜～作业｜计划完得成。</explain>
      <paraID>12E521A5</paraID>
      <start>16</start>
      <end>19</end>
      <status>unmodified</status>
      <modifiedWord/>
      <trackRevisions>false</trackRevisions>
    </reviewItem>
    <reviewItem>
      <errorID>7e6619d4-77ec-46d1-b004-b25b62557b74</errorID>
      <errorWord>期</errorWord>
      <group>L1_Word</group>
      <groupName>字词问题</groupName>
      <ability>L2_Typo</ability>
      <abilityName>字词错误</abilityName>
      <candidateList>
        <item>期间</item>
      </candidateList>
      <explain>〈名〉某个时期里面：农忙～｜春节～｜抗战～。</explain>
      <paraID>1883D249</paraID>
      <start>113</start>
      <end>114</end>
      <status>unmodified</status>
      <modifiedWord/>
      <trackRevisions>false</trackRevisions>
    </reviewItem>
    <reviewItem>
      <errorID>28abef32-9463-4968-a439-f247937129c1</errorID>
      <errorWord>部份</errorWord>
      <group>L1_Word</group>
      <groupName>字词问题</groupName>
      <ability>L2_Typo</ability>
      <abilityName>字词错误</abilityName>
      <candidateList>
        <item>部分</item>
      </candidateList>
      <explain>〈名〉整体中的局部；整体里的一些个体：检验机器各～的性能｜我校～师生参加了夏令营活动。</explain>
      <paraID>1883D249</paraID>
      <start>125</start>
      <end>127</end>
      <status>unmodified</status>
      <modifiedWord/>
      <trackRevisions>false</trackRevisions>
    </reviewItem>
    <reviewItem>
      <errorID>840773a3-d9c2-414e-b570-4185f8644109</errorID>
      <errorWord>工安</errorWord>
      <group>L1_Political</group>
      <groupName>政治性问题</groupName>
      <ability>L2_Unpolitical</ability>
      <abilityName>政治敏感错误</abilityName>
      <candidateList>
        <item>公安</item>
      </candidateList>
      <explain/>
      <paraID>5F5A01AC</paraID>
      <start>17</start>
      <end>19</end>
      <status>unmodified</status>
      <modifiedWord/>
      <trackRevisions>false</trackRevisions>
    </reviewItem>
    <reviewItem>
      <errorID>8d692846-dad5-4c9d-a531-76363033e4c4</errorID>
      <errorWord>具</errorWord>
      <group>L1_Word</group>
      <groupName>字词问题</groupName>
      <ability>L2_Typo</ability>
      <abilityName>字词错误</abilityName>
      <candidateList>
        <item>具有</item>
      </candidateList>
      <explain>〈动〉有（多用于抽象事物）：～信心｜～伟大的意义。</explain>
      <paraID>5F5A01AC</paraID>
      <start>63</start>
      <end>64</end>
      <status>unmodified</status>
      <modifiedWord/>
      <trackRevisions>false</trackRevisions>
    </reviewItem>
    <reviewItem>
      <errorID>f6f70cf6-1f2c-4623-b610-f58e74afe43a</errorID>
      <errorWord>(</errorWord>
      <group>L1_Format</group>
      <groupName>格式问题</groupName>
      <ability>L2_HalfPunc</ability>
      <abilityName>全半角检查</abilityName>
      <candidateList>
        <item>（</item>
      </candidateList>
      <explain>文本全半角错误。</explain>
      <paraID>140EB274</paraID>
      <start>186</start>
      <end>187</end>
      <status>unmodified</status>
      <modifiedWord/>
      <trackRevisions>false</trackRevisions>
    </reviewItem>
    <reviewItem>
      <errorID>c09f02b2-e5ed-490b-a601-132d04760ea0</errorID>
      <errorWord>)</errorWord>
      <group>L1_Format</group>
      <groupName>格式问题</groupName>
      <ability>L2_HalfPunc</ability>
      <abilityName>全半角检查</abilityName>
      <candidateList>
        <item>）</item>
      </candidateList>
      <explain>文本全半角错误。</explain>
      <paraID>140EB274</paraID>
      <start>200</start>
      <end>201</end>
      <status>unmodified</status>
      <modifiedWord/>
      <trackRevisions>false</trackRevisions>
    </reviewItem>
    <reviewItem>
      <errorID>6feb99dc-d55b-4e1f-83bf-9263feb70c97</errorID>
      <errorWord>(</errorWord>
      <group>L1_Format</group>
      <groupName>格式问题</groupName>
      <ability>L2_HalfPunc</ability>
      <abilityName>全半角检查</abilityName>
      <candidateList>
        <item>（</item>
      </candidateList>
      <explain>文本全半角错误。</explain>
      <paraID>13FE8F0C</paraID>
      <start>13</start>
      <end>14</end>
      <status>unmodified</status>
      <modifiedWord/>
      <trackRevisions>false</trackRevisions>
    </reviewItem>
    <reviewItem>
      <errorID>d76f6a67-20a5-4ae4-8f39-e95382512933</errorID>
      <errorWord>)</errorWord>
      <group>L1_Format</group>
      <groupName>格式问题</groupName>
      <ability>L2_HalfPunc</ability>
      <abilityName>全半角检查</abilityName>
      <candidateList>
        <item>）</item>
      </candidateList>
      <explain>文本全半角错误。</explain>
      <paraID>13FE8F0C</paraID>
      <start>22</start>
      <end>23</end>
      <status>unmodified</status>
      <modifiedWord/>
      <trackRevisions>false</trackRevisions>
    </reviewItem>
    <reviewItem>
      <errorID>57f66ecd-8051-43c9-907b-e688dd7c038f</errorID>
      <errorWord>文件中</errorWord>
      <group>L1_Word</group>
      <groupName>字词问题</groupName>
      <ability>L2_Typo</ability>
      <abilityName>字词错误</abilityName>
      <candidateList>
        <item>文件</item>
      </candidateList>
      <explain/>
      <paraID>3E68DB1F</paraID>
      <start>60</start>
      <end>63</end>
      <status>unmodified</status>
      <modifiedWord/>
      <trackRevisions>false</trackRevisions>
    </reviewItem>
    <reviewItem>
      <errorID>83eaf85f-5274-4822-88b5-eeb0a2e300ef</errorID>
      <errorWord>项目之</errorWord>
      <group>L1_Word</group>
      <groupName>字词问题</groupName>
      <ability>L2_Typo</ability>
      <abilityName>字词错误</abilityName>
      <candidateList>
        <item>项目</item>
      </candidateList>
      <explain>〈名〉事物分成的门类：服务～｜体育～｜建设～。</explain>
      <paraID>28AEB046</paraID>
      <start>18</start>
      <end>21</end>
      <status>unmodified</status>
      <modifiedWord/>
      <trackRevisions>false</trackRevisions>
    </reviewItem>
    <reviewItem>
      <errorID>17c793e0-9371-4c2a-9d8f-7b94cbd1fee6</errorID>
      <errorWord>需求</errorWord>
      <group>L1_Word</group>
      <groupName>字词问题</groupName>
      <ability>L2_Typo</ability>
      <abilityName>字词错误</abilityName>
      <candidateList>
        <item>需</item>
      </candidateList>
      <explain>❶〈动〉需要：～求｜按～分配｜完成任务还～五天时间。❷需用的东西：军～。</explain>
      <paraID>4DF5F8B1</paraID>
      <start>29</start>
      <end>31</end>
      <status>unmodified</status>
      <modifiedWord/>
      <trackRevisions>false</trackRevisions>
    </reviewItem>
    <reviewItem>
      <errorID>a0f0a5b7-68c9-4930-a523-27a925b98abc</errorID>
      <errorWord>考虑到</errorWord>
      <group>L1_Word</group>
      <groupName>字词问题</groupName>
      <ability>L2_Typo</ability>
      <abilityName>字词错误</abilityName>
      <candidateList>
        <item>考虑</item>
      </candidateList>
      <explain/>
      <paraID>5F20E52D</paraID>
      <start>7</start>
      <end>10</end>
      <status>unmodified</status>
      <modifiedWord/>
      <trackRevisions>false</trackRevisions>
    </reviewItem>
    <reviewItem>
      <errorID>7a58e3bd-c0b9-48c3-8585-80f1f6919a61</errorID>
      <errorWord>:</errorWord>
      <group>L1_Format</group>
      <groupName>格式问题</groupName>
      <ability>L2_HalfPunc</ability>
      <abilityName>全半角检查</abilityName>
      <candidateList>
        <item>：</item>
      </candidateList>
      <explain>文本全半角错误。</explain>
      <paraID> C189C35</paraID>
      <start>51</start>
      <end>52</end>
      <status>unmodified</status>
      <modifiedWord/>
      <trackRevisions>false</trackRevisions>
    </reviewItem>
    <reviewItem>
      <errorID>05db8e55-e046-4ca3-8450-9faed82e8cf8</errorID>
      <errorWord>必须</errorWord>
      <group>L1_Word</group>
      <groupName>字词问题</groupName>
      <ability>L2_Typo</ability>
      <abilityName>字词错误</abilityName>
      <candidateList>
        <item>必需</item>
      </candidateList>
      <explain>〈动〉一定要有；不可少：日用～品｜煤铁等是发展工业所～的原料。</explain>
      <paraID> 4A5B107</paraID>
      <start>25</start>
      <end>27</end>
      <status>unmodified</status>
      <modifiedWord/>
      <trackRevisions>false</trackRevisions>
    </reviewItem>
    <reviewItem>
      <errorID>7a7b1893-eeee-40e2-ac06-a556f2926c06</errorID>
      <errorWord>,</errorWord>
      <group>L1_Format</group>
      <groupName>格式问题</groupName>
      <ability>L2_HalfPunc</ability>
      <abilityName>全半角检查</abilityName>
      <candidateList>
        <item>，</item>
      </candidateList>
      <explain>文本全半角错误。</explain>
      <paraID>72DC6EC8</paraID>
      <start>29</start>
      <end>30</end>
      <status>unmodified</status>
      <modifiedWord/>
      <trackRevisions>false</trackRevisions>
    </reviewItem>
    <reviewItem>
      <errorID>2b48a55d-77c3-476d-bc44-9c7aa5a89ae4</errorID>
      <errorWord>~</errorWord>
      <group>L1_Format</group>
      <groupName>格式问题</groupName>
      <ability>L2_HalfPunc</ability>
      <abilityName>全半角检查</abilityName>
      <candidateList>
        <item>～</item>
      </candidateList>
      <explain>文本全半角错误。</explain>
      <paraID>72DC6EC8</paraID>
      <start>176</start>
      <end>177</end>
      <status>unmodified</status>
      <modifiedWord/>
      <trackRevisions>false</trackRevisions>
    </reviewItem>
    <reviewItem>
      <errorID>49ad4592-9a48-4e5b-9e4e-0d1c7296135f</errorID>
      <errorWord>,</errorWord>
      <group>L1_Format</group>
      <groupName>格式问题</groupName>
      <ability>L2_HalfPunc</ability>
      <abilityName>全半角检查</abilityName>
      <candidateList>
        <item>，</item>
      </candidateList>
      <explain>文本全半角错误。</explain>
      <paraID>72DC6EC8</paraID>
      <start>228</start>
      <end>229</end>
      <status>unmodified</status>
      <modifiedWord/>
      <trackRevisions>false</trackRevisions>
    </reviewItem>
    <reviewItem>
      <errorID>c109ec0b-3af7-452c-94aa-eff0ed61212c</errorID>
      <errorWord>相关连</errorWord>
      <group>L1_Word</group>
      <groupName>字词问题</groupName>
      <ability>L2_Variant</ability>
      <abilityName>异形词</abilityName>
      <candidateList>
        <item>相关联</item>
      </candidateList>
      <explain>词汇[相关连]的规范词形写作[相关联]。</explain>
      <paraID>72DC6EC8</paraID>
      <start>383</start>
      <end>386</end>
      <status>unmodified</status>
      <modifiedWord/>
      <trackRevisions>false</trackRevisions>
    </reviewItem>
    <reviewItem>
      <errorID>1e92c7dd-e8af-46e0-9827-6e0fc6912f78</errorID>
      <errorWord>(</errorWord>
      <group>L1_Format</group>
      <groupName>格式问题</groupName>
      <ability>L2_HalfPunc</ability>
      <abilityName>全半角检查</abilityName>
      <candidateList>
        <item>（</item>
      </candidateList>
      <explain>文本全半角错误。</explain>
      <paraID>7229A5AE</paraID>
      <start>193</start>
      <end>194</end>
      <status>unmodified</status>
      <modifiedWord/>
      <trackRevisions>false</trackRevisions>
    </reviewItem>
    <reviewItem>
      <errorID>3045075c-1c2a-4712-b305-bc7053aa48eb</errorID>
      <errorWord>)</errorWord>
      <group>L1_Format</group>
      <groupName>格式问题</groupName>
      <ability>L2_HalfPunc</ability>
      <abilityName>全半角检查</abilityName>
      <candidateList>
        <item>）</item>
      </candidateList>
      <explain>文本全半角错误。</explain>
      <paraID>7229A5AE</paraID>
      <start>264</start>
      <end>265</end>
      <status>unmodified</status>
      <modifiedWord/>
      <trackRevisions>false</trackRevisions>
    </reviewItem>
    <reviewItem>
      <errorID>0d43eb40-0572-4599-afb1-62ca0f3dad30</errorID>
      <errorWord>(</errorWord>
      <group>L1_Format</group>
      <groupName>格式问题</groupName>
      <ability>L2_HalfPunc</ability>
      <abilityName>全半角检查</abilityName>
      <candidateList>
        <item>（</item>
      </candidateList>
      <explain>文本全半角错误。</explain>
      <paraID>24D6BF87</paraID>
      <start>11</start>
      <end>12</end>
      <status>unmodified</status>
      <modifiedWord/>
      <trackRevisions>false</trackRevisions>
    </reviewItem>
    <reviewItem>
      <errorID>9e7ce326-b35c-453a-b487-69abc1273c26</errorID>
      <errorWord>)</errorWord>
      <group>L1_Format</group>
      <groupName>格式问题</groupName>
      <ability>L2_HalfPunc</ability>
      <abilityName>全半角检查</abilityName>
      <candidateList>
        <item>）</item>
      </candidateList>
      <explain>文本全半角错误。</explain>
      <paraID>24D6BF87</paraID>
      <start>21</start>
      <end>22</end>
      <status>unmodified</status>
      <modifiedWord/>
      <trackRevisions>false</trackRevisions>
    </reviewItem>
    <reviewItem>
      <errorID>77a199e0-0628-4d31-a86c-d062fb1d501b</errorID>
      <errorWord>-</errorWord>
      <group>L1_Format</group>
      <groupName>格式问题</groupName>
      <ability>L2_HalfPunc</ability>
      <abilityName>全半角检查</abilityName>
      <candidateList>
        <item>－</item>
      </candidateList>
      <explain>文本全半角错误。</explain>
      <paraID> 232DFBC</paraID>
      <start>4</start>
      <end>5</end>
      <status>unmodified</status>
      <modifiedWord/>
      <trackRevisions>false</trackRevisions>
    </reviewItem>
    <reviewItem>
      <errorID>b2bb9ff2-95b3-4afc-b525-6b7597d1b348</errorID>
      <errorWord>(</errorWord>
      <group>L1_Format</group>
      <groupName>格式问题</groupName>
      <ability>L2_HalfPunc</ability>
      <abilityName>全半角检查</abilityName>
      <candidateList>
        <item>（</item>
      </candidateList>
      <explain>文本全半角错误。</explain>
      <paraID>188D7B45</paraID>
      <start>7</start>
      <end>8</end>
      <status>unmodified</status>
      <modifiedWord/>
      <trackRevisions>false</trackRevisions>
    </reviewItem>
    <reviewItem>
      <errorID>4f6dd695-e8ca-4bea-989d-04a4212fcd86</errorID>
      <errorWord>)</errorWord>
      <group>L1_Format</group>
      <groupName>格式问题</groupName>
      <ability>L2_HalfPunc</ability>
      <abilityName>全半角检查</abilityName>
      <candidateList>
        <item>）</item>
      </candidateList>
      <explain>文本全半角错误。</explain>
      <paraID>188D7B45</paraID>
      <start>13</start>
      <end>14</end>
      <status>unmodified</status>
      <modifiedWord/>
      <trackRevisions>false</trackRevisions>
    </reviewItem>
    <reviewItem>
      <errorID>864b25ca-b8fa-4fd4-9bfb-ed5e933ca3aa</errorID>
      <errorWord>发送</errorWord>
      <group>L1_Word</group>
      <groupName>字词问题</groupName>
      <ability>L2_Typo</ability>
      <abilityName>字词错误</abilityName>
      <candidateList>
        <item>发生</item>
      </candidateList>
      <explain>〈动〉❶原来没有的事出现了；产生：～变化｜～事故｜～关系。❷卵子受精后逐渐生长。</explain>
      <paraID>5BC9B782</paraID>
      <start>54</start>
      <end>56</end>
      <status>unmodified</status>
      <modifiedWord/>
      <trackRevisions>false</trackRevisions>
    </reviewItem>
    <reviewItem>
      <errorID>f3b1a2d7-8a59-405d-ad41-163d4678fa40</errorID>
      <errorWord>(</errorWord>
      <group>L1_Format</group>
      <groupName>格式问题</groupName>
      <ability>L2_HalfPunc</ability>
      <abilityName>全半角检查</abilityName>
      <candidateList>
        <item>（</item>
      </candidateList>
      <explain>文本全半角错误。</explain>
      <paraID>55619614</paraID>
      <start>42</start>
      <end>43</end>
      <status>unmodified</status>
      <modifiedWord/>
      <trackRevisions>false</trackRevisions>
    </reviewItem>
    <reviewItem>
      <errorID>698ff3de-69af-45f0-a2d0-d38bcb4c905d</errorID>
      <errorWord>)</errorWord>
      <group>L1_Format</group>
      <groupName>格式问题</groupName>
      <ability>L2_HalfPunc</ability>
      <abilityName>全半角检查</abilityName>
      <candidateList>
        <item>）</item>
      </candidateList>
      <explain>文本全半角错误。</explain>
      <paraID>55619614</paraID>
      <start>45</start>
      <end>46</end>
      <status>unmodified</status>
      <modifiedWord/>
      <trackRevisions>false</trackRevisions>
    </reviewItem>
    <reviewItem>
      <errorID>e4786301-0f06-4108-ad64-eab6c680ef13</errorID>
      <errorWord>应</errorWord>
      <group>L1_Word</group>
      <groupName>字词问题</groupName>
      <ability>L2_Typo</ability>
      <abilityName>字词错误</abilityName>
      <candidateList>
        <item>应对</item>
      </candidateList>
      <explain/>
      <paraID> B09761E</paraID>
      <start>11</start>
      <end>12</end>
      <status>unmodified</status>
      <modifiedWord/>
      <trackRevisions>false</trackRevisions>
    </reviewItem>
    <reviewItem>
      <errorID>55abe3a9-802a-4d58-8e8b-a1ed119e6f06</errorID>
      <errorWord>主套</errorWord>
      <group>L1_Word</group>
      <groupName>字词问题</groupName>
      <ability>L2_Typo</ability>
      <abilityName>字词错误</abilityName>
      <candidateList>
        <item>主要</item>
      </candidateList>
      <explain>存在发音相近字词的误用。</explain>
      <paraID> B09761E</paraID>
      <start>30</start>
      <end>32</end>
      <status>unmodified</status>
      <modifiedWord/>
      <trackRevisions>false</trackRevisions>
    </reviewItem>
    <reviewItem>
      <errorID>00c4a0f8-6b45-4b3c-b0fd-879c9b54731f</errorID>
      <errorWord>才可</errorWord>
      <group>L1_Word</group>
      <groupName>字词问题</groupName>
      <ability>L2_Typo</ability>
      <abilityName>字词错误</abilityName>
      <candidateList>
        <item>方可</item>
      </candidateList>
      <explain>存在字形相近字词的误用。</explain>
      <paraID> B09761E</paraID>
      <start>76</start>
      <end>78</end>
      <status>unmodified</status>
      <modifiedWord/>
      <trackRevisions>false</trackRevisions>
    </reviewItem>
    <reviewItem>
      <errorID>cf71730b-d96e-4e81-a36e-1d4d2fc16777</errorID>
      <errorWord>查</errorWord>
      <group>L1_Word</group>
      <groupName>字词问题</groupName>
      <ability>L2_Typo</ability>
      <abilityName>字词错误</abilityName>
      <candidateList>
        <item>查和</item>
      </candidateList>
      <explain/>
      <paraID>2FF43532</paraID>
      <start>22</start>
      <end>23</end>
      <status>unmodified</status>
      <modifiedWord/>
      <trackRevisions>false</trackRevisions>
    </reviewItem>
    <reviewItem>
      <errorID>ba1e61f6-5955-4a53-9dc3-782d472a8009</errorID>
      <errorWord>,</errorWord>
      <group>L1_Format</group>
      <groupName>格式问题</groupName>
      <ability>L2_HalfPunc</ability>
      <abilityName>全半角检查</abilityName>
      <candidateList>
        <item>，</item>
      </candidateList>
      <explain>文本全半角错误。</explain>
      <paraID>46AD5E69</paraID>
      <start>63</start>
      <end>64</end>
      <status>unmodified</status>
      <modifiedWord/>
      <trackRevisions>false</trackRevisions>
    </reviewItem>
    <reviewItem>
      <errorID>d1929eb2-27a7-446f-81eb-12a1b7723440</errorID>
      <errorWord>~</errorWord>
      <group>L1_Format</group>
      <groupName>格式问题</groupName>
      <ability>L2_HalfPunc</ability>
      <abilityName>全半角检查</abilityName>
      <candidateList>
        <item>～</item>
      </candidateList>
      <explain>文本全半角错误。</explain>
      <paraID>46AD5E69</paraID>
      <start>210</start>
      <end>211</end>
      <status>unmodified</status>
      <modifiedWord/>
      <trackRevisions>false</trackRevisions>
    </reviewItem>
    <reviewItem>
      <errorID>3d76748e-5ed2-45e4-9876-b459287a78ce</errorID>
      <errorWord>,</errorWord>
      <group>L1_Format</group>
      <groupName>格式问题</groupName>
      <ability>L2_HalfPunc</ability>
      <abilityName>全半角检查</abilityName>
      <candidateList>
        <item>，</item>
      </candidateList>
      <explain>文本全半角错误。</explain>
      <paraID>46AD5E69</paraID>
      <start>262</start>
      <end>263</end>
      <status>unmodified</status>
      <modifiedWord/>
      <trackRevisions>false</trackRevisions>
    </reviewItem>
    <reviewItem>
      <errorID>ea5a4720-0fc6-4360-813c-c831261108bf</errorID>
      <errorWord>相关连</errorWord>
      <group>L1_Word</group>
      <groupName>字词问题</groupName>
      <ability>L2_Variant</ability>
      <abilityName>异形词</abilityName>
      <candidateList>
        <item>相关联</item>
      </candidateList>
      <explain>词汇[相关连]的规范词形写作[相关联]。</explain>
      <paraID>46AD5E69</paraID>
      <start>417</start>
      <end>420</end>
      <status>unmodified</status>
      <modifiedWord/>
      <trackRevisions>false</trackRevisions>
    </reviewItem>
    <reviewItem>
      <errorID>56f7cf65-dc0c-47bc-a285-4e9bfced40b1</errorID>
      <errorWord>，、</errorWord>
      <group>L1_Punc</group>
      <groupName>标点问题</groupName>
      <ability>L2_Punc</ability>
      <abilityName>标点符号检查</abilityName>
      <candidateList>
        <item>，</item>
      </candidateList>
      <explain/>
      <paraID>46AD5E69</paraID>
      <start>489</start>
      <end>491</end>
      <status>unmodified</status>
      <modifiedWord/>
      <trackRevisions>false</trackRevisions>
    </reviewItem>
    <reviewItem>
      <errorID>103f55bb-622a-4a8a-bd41-2cb93cd5c4a7</errorID>
      <errorWord>：）</errorWord>
      <group>L1_Punc</group>
      <groupName>标点问题</groupName>
      <ability>L2_Punc</ability>
      <abilityName>标点符号检查</abilityName>
      <candidateList>
        <item>）</item>
      </candidateList>
      <explain/>
      <paraID>46AD5E69</paraID>
      <start>755</start>
      <end>757</end>
      <status>unmodified</status>
      <modifiedWord/>
      <trackRevisions>false</trackRevisions>
    </reviewItem>
    <reviewItem>
      <errorID>5d936916-88de-46ce-b208-769c42db4b88</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2B0BC5E7</paraID>
      <start>0</start>
      <end>2</end>
      <status>unmodified</status>
      <modifiedWord/>
      <trackRevisions>false</trackRevisions>
    </reviewItem>
    <reviewItem>
      <errorID>b9da8930-87df-419e-905f-49447aba875b</errorID>
      <errorWord>）</errorWord>
      <group>L1_Format</group>
      <groupName>格式问题</groupName>
      <ability>L2_HalfPunc</ability>
      <abilityName>全半角检查</abilityName>
      <candidateList>
        <item>)</item>
      </candidateList>
      <explain>文本全半角错误。</explain>
      <paraID>5C8DFB45</paraID>
      <start>1</start>
      <end>2</end>
      <status>unmodified</status>
      <modifiedWord/>
      <trackRevisions>false</trackRevisions>
    </reviewItem>
    <reviewItem>
      <errorID>48007183-c5f6-42ab-b3a3-9ed4b079111d</errorID>
      <errorWord>）</errorWord>
      <group>L1_Format</group>
      <groupName>格式问题</groupName>
      <ability>L2_HalfPunc</ability>
      <abilityName>全半角检查</abilityName>
      <candidateList>
        <item>)</item>
      </candidateList>
      <explain>文本全半角错误。</explain>
      <paraID>1A3F7A16</paraID>
      <start>1</start>
      <end>2</end>
      <status>unmodified</status>
      <modifiedWord/>
      <trackRevisions>false</trackRevisions>
    </reviewItem>
    <reviewItem>
      <errorID>c0cdb122-df39-405b-b992-697d5e075afa</errorID>
      <errorWord>）</errorWord>
      <group>L1_Format</group>
      <groupName>格式问题</groupName>
      <ability>L2_HalfPunc</ability>
      <abilityName>全半角检查</abilityName>
      <candidateList>
        <item>)</item>
      </candidateList>
      <explain>文本全半角错误。</explain>
      <paraID>6E154630</paraID>
      <start>1</start>
      <end>2</end>
      <status>unmodified</status>
      <modifiedWord/>
      <trackRevisions>false</trackRevisions>
    </reviewItem>
    <reviewItem>
      <errorID>4ad4272f-e783-4c52-a393-8c320c2f6abf</errorID>
      <errorWord>）</errorWord>
      <group>L1_Format</group>
      <groupName>格式问题</groupName>
      <ability>L2_HalfPunc</ability>
      <abilityName>全半角检查</abilityName>
      <candidateList>
        <item>)</item>
      </candidateList>
      <explain>文本全半角错误。</explain>
      <paraID>614573FB</paraID>
      <start>1</start>
      <end>2</end>
      <status>unmodified</status>
      <modifiedWord/>
      <trackRevisions>false</trackRevisions>
    </reviewItem>
    <reviewItem>
      <errorID>81dc5254-e727-436a-be5d-806406d1c934</errorID>
      <errorWord>）</errorWord>
      <group>L1_Format</group>
      <groupName>格式问题</groupName>
      <ability>L2_HalfPunc</ability>
      <abilityName>全半角检查</abilityName>
      <candidateList>
        <item>)</item>
      </candidateList>
      <explain>文本全半角错误。</explain>
      <paraID>2985FCE8</paraID>
      <start>1</start>
      <end>2</end>
      <status>unmodified</status>
      <modifiedWord/>
      <trackRevisions>false</trackRevisions>
    </reviewItem>
    <reviewItem>
      <errorID>fc4a510e-86e4-4682-b826-79cb7de3746a</errorID>
      <errorWord>）</errorWord>
      <group>L1_Format</group>
      <groupName>格式问题</groupName>
      <ability>L2_HalfPunc</ability>
      <abilityName>全半角检查</abilityName>
      <candidateList>
        <item>)</item>
      </candidateList>
      <explain>文本全半角错误。</explain>
      <paraID>3D77B675</paraID>
      <start>1</start>
      <end>2</end>
      <status>unmodified</status>
      <modifiedWord/>
      <trackRevisions>false</trackRevisions>
    </reviewItem>
    <reviewItem>
      <errorID>65512180-48c4-4f7f-b211-1321c8435217</errorID>
      <errorWord>）</errorWord>
      <group>L1_Format</group>
      <groupName>格式问题</groupName>
      <ability>L2_HalfPunc</ability>
      <abilityName>全半角检查</abilityName>
      <candidateList>
        <item>)</item>
      </candidateList>
      <explain>文本全半角错误。</explain>
      <paraID> 39D3FB1</paraID>
      <start>1</start>
      <end>2</end>
      <status>unmodified</status>
      <modifiedWord/>
      <trackRevisions>false</trackRevisions>
    </reviewItem>
    <reviewItem>
      <errorID>bdbad346-8e62-4b5b-ae2d-62d6805acc7b</errorID>
      <errorWord>）</errorWord>
      <group>L1_Format</group>
      <groupName>格式问题</groupName>
      <ability>L2_HalfPunc</ability>
      <abilityName>全半角检查</abilityName>
      <candidateList>
        <item>)</item>
      </candidateList>
      <explain>文本全半角错误。</explain>
      <paraID> CA2C04E</paraID>
      <start>1</start>
      <end>2</end>
      <status>unmodified</status>
      <modifiedWord/>
      <trackRevisions>false</trackRevisions>
    </reviewItem>
    <reviewItem>
      <errorID>30e7d6b2-ff89-47e8-8287-e14ccc3027ff</errorID>
      <errorWord>）</errorWord>
      <group>L1_Format</group>
      <groupName>格式问题</groupName>
      <ability>L2_HalfPunc</ability>
      <abilityName>全半角检查</abilityName>
      <candidateList>
        <item>)</item>
      </candidateList>
      <explain>文本全半角错误。</explain>
      <paraID>6D2D6AD8</paraID>
      <start>1</start>
      <end>2</end>
      <status>unmodified</status>
      <modifiedWord/>
      <trackRevisions>false</trackRevisions>
    </reviewItem>
    <reviewItem>
      <errorID>1251054e-9250-43a8-a623-25be6e89536b</errorID>
      <errorWord>）</errorWord>
      <group>L1_Format</group>
      <groupName>格式问题</groupName>
      <ability>L2_HalfPunc</ability>
      <abilityName>全半角检查</abilityName>
      <candidateList>
        <item>)</item>
      </candidateList>
      <explain>文本全半角错误。</explain>
      <paraID>2F230D40</paraID>
      <start>2</start>
      <end>3</end>
      <status>unmodified</status>
      <modifiedWord/>
      <trackRevisions>false</trackRevisions>
    </reviewItem>
    <reviewItem>
      <errorID>d13513d5-4a68-4b98-9404-15f254144171</errorID>
      <errorWord>）</errorWord>
      <group>L1_Format</group>
      <groupName>格式问题</groupName>
      <ability>L2_HalfPunc</ability>
      <abilityName>全半角检查</abilityName>
      <candidateList>
        <item>)</item>
      </candidateList>
      <explain>文本全半角错误。</explain>
      <paraID>5CB5D85E</paraID>
      <start>2</start>
      <end>3</end>
      <status>unmodified</status>
      <modifiedWord/>
      <trackRevisions>false</trackRevisions>
    </reviewItem>
    <reviewItem>
      <errorID>8d289313-b962-4c53-bb7c-23a506fb5c8e</errorID>
      <errorWord>）</errorWord>
      <group>L1_Format</group>
      <groupName>格式问题</groupName>
      <ability>L2_HalfPunc</ability>
      <abilityName>全半角检查</abilityName>
      <candidateList>
        <item>)</item>
      </candidateList>
      <explain>文本全半角错误。</explain>
      <paraID>4DFBA57E</paraID>
      <start>2</start>
      <end>3</end>
      <status>unmodified</status>
      <modifiedWord/>
      <trackRevisions>false</trackRevisions>
    </reviewItem>
    <reviewItem>
      <errorID>592a0e0e-8293-494b-a1ae-5a2c6d341a11</errorID>
      <errorWord>）</errorWord>
      <group>L1_Format</group>
      <groupName>格式问题</groupName>
      <ability>L2_HalfPunc</ability>
      <abilityName>全半角检查</abilityName>
      <candidateList>
        <item>)</item>
      </candidateList>
      <explain>文本全半角错误。</explain>
      <paraID>246372A9</paraID>
      <start>2</start>
      <end>3</end>
      <status>unmodified</status>
      <modifiedWord/>
      <trackRevisions>false</trackRevisions>
    </reviewItem>
    <reviewItem>
      <errorID>15fbd21e-7bb2-48fc-a83f-7c98f77140ca</errorID>
      <errorWord>）</errorWord>
      <group>L1_Format</group>
      <groupName>格式问题</groupName>
      <ability>L2_HalfPunc</ability>
      <abilityName>全半角检查</abilityName>
      <candidateList>
        <item>)</item>
      </candidateList>
      <explain>文本全半角错误。</explain>
      <paraID>43D09570</paraID>
      <start>2</start>
      <end>3</end>
      <status>unmodified</status>
      <modifiedWord/>
      <trackRevisions>false</trackRevisions>
    </reviewItem>
    <reviewItem>
      <errorID>7b5157ee-fda8-4bcd-a2a9-b4561e6f7319</errorID>
      <errorWord>）</errorWord>
      <group>L1_Format</group>
      <groupName>格式问题</groupName>
      <ability>L2_HalfPunc</ability>
      <abilityName>全半角检查</abilityName>
      <candidateList>
        <item>)</item>
      </candidateList>
      <explain>文本全半角错误。</explain>
      <paraID>60AF5CA6</paraID>
      <start>2</start>
      <end>3</end>
      <status>unmodified</status>
      <modifiedWord/>
      <trackRevisions>false</trackRevisions>
    </reviewItem>
    <reviewItem>
      <errorID>ee713ba9-f22a-4393-a4e1-c0331327290a</errorID>
      <errorWord>）</errorWord>
      <group>L1_Format</group>
      <groupName>格式问题</groupName>
      <ability>L2_HalfPunc</ability>
      <abilityName>全半角检查</abilityName>
      <candidateList>
        <item>)</item>
      </candidateList>
      <explain>文本全半角错误。</explain>
      <paraID> FD53238</paraID>
      <start>2</start>
      <end>3</end>
      <status>unmodified</status>
      <modifiedWord/>
      <trackRevisions>false</trackRevisions>
    </reviewItem>
    <reviewItem>
      <errorID>12a7d672-7a39-4901-a644-07f7a23f4ebe</errorID>
      <errorWord>）</errorWord>
      <group>L1_Format</group>
      <groupName>格式问题</groupName>
      <ability>L2_HalfPunc</ability>
      <abilityName>全半角检查</abilityName>
      <candidateList>
        <item>)</item>
      </candidateList>
      <explain>文本全半角错误。</explain>
      <paraID>5D382A3A</paraID>
      <start>2</start>
      <end>3</end>
      <status>unmodified</status>
      <modifiedWord/>
      <trackRevisions>false</trackRevisions>
    </reviewItem>
    <reviewItem>
      <errorID>93eaafb7-1cf6-4d53-94cb-66e42a5dd17e</errorID>
      <errorWord>）</errorWord>
      <group>L1_Format</group>
      <groupName>格式问题</groupName>
      <ability>L2_HalfPunc</ability>
      <abilityName>全半角检查</abilityName>
      <candidateList>
        <item>)</item>
      </candidateList>
      <explain>文本全半角错误。</explain>
      <paraID>3D6648ED</paraID>
      <start>2</start>
      <end>3</end>
      <status>unmodified</status>
      <modifiedWord/>
      <trackRevisions>false</trackRevisions>
    </reviewItem>
    <reviewItem>
      <errorID>3bcd2cd2-a02f-4745-94fc-7f923941a5c1</errorID>
      <errorWord>）</errorWord>
      <group>L1_Format</group>
      <groupName>格式问题</groupName>
      <ability>L2_HalfPunc</ability>
      <abilityName>全半角检查</abilityName>
      <candidateList>
        <item>)</item>
      </candidateList>
      <explain>文本全半角错误。</explain>
      <paraID>7C2BDADF</paraID>
      <start>2</start>
      <end>3</end>
      <status>unmodified</status>
      <modifiedWord/>
      <trackRevisions>false</trackRevisions>
    </reviewItem>
    <reviewItem>
      <errorID>d9e65497-e28b-43fc-9591-d31c35682840</errorID>
      <errorWord>）</errorWord>
      <group>L1_Format</group>
      <groupName>格式问题</groupName>
      <ability>L2_HalfPunc</ability>
      <abilityName>全半角检查</abilityName>
      <candidateList>
        <item>)</item>
      </candidateList>
      <explain>文本全半角错误。</explain>
      <paraID>2D86ABD3</paraID>
      <start>2</start>
      <end>3</end>
      <status>unmodified</status>
      <modifiedWord/>
      <trackRevisions>false</trackRevisions>
    </reviewItem>
    <reviewItem>
      <errorID>87d4b16c-b530-4141-b415-e68e70219668</errorID>
      <errorWord>）</errorWord>
      <group>L1_Format</group>
      <groupName>格式问题</groupName>
      <ability>L2_HalfPunc</ability>
      <abilityName>全半角检查</abilityName>
      <candidateList>
        <item>)</item>
      </candidateList>
      <explain>文本全半角错误。</explain>
      <paraID>20784F1A</paraID>
      <start>2</start>
      <end>3</end>
      <status>unmodified</status>
      <modifiedWord/>
      <trackRevisions>false</trackRevisions>
    </reviewItem>
    <reviewItem>
      <errorID>23abda13-0b5d-4e0e-b96f-93e196d2d831</errorID>
      <errorWord>）</errorWord>
      <group>L1_Format</group>
      <groupName>格式问题</groupName>
      <ability>L2_HalfPunc</ability>
      <abilityName>全半角检查</abilityName>
      <candidateList>
        <item>)</item>
      </candidateList>
      <explain>文本全半角错误。</explain>
      <paraID>2C623E6D</paraID>
      <start>2</start>
      <end>3</end>
      <status>unmodified</status>
      <modifiedWord/>
      <trackRevisions>false</trackRevisions>
    </reviewItem>
    <reviewItem>
      <errorID>9beef9c4-c951-4956-a088-62c2aadc6f74</errorID>
      <errorWord>）</errorWord>
      <group>L1_Format</group>
      <groupName>格式问题</groupName>
      <ability>L2_HalfPunc</ability>
      <abilityName>全半角检查</abilityName>
      <candidateList>
        <item>)</item>
      </candidateList>
      <explain>文本全半角错误。</explain>
      <paraID>28F52898</paraID>
      <start>2</start>
      <end>3</end>
      <status>unmodified</status>
      <modifiedWord/>
      <trackRevisions>false</trackRevisions>
    </reviewItem>
    <reviewItem>
      <errorID>15f2e37b-88d1-43cc-8dfa-f8e0effbcf07</errorID>
      <errorWord>）</errorWord>
      <group>L1_Format</group>
      <groupName>格式问题</groupName>
      <ability>L2_HalfPunc</ability>
      <abilityName>全半角检查</abilityName>
      <candidateList>
        <item>)</item>
      </candidateList>
      <explain>文本全半角错误。</explain>
      <paraID>6C69EBF8</paraID>
      <start>2</start>
      <end>3</end>
      <status>unmodified</status>
      <modifiedWord/>
      <trackRevisions>false</trackRevisions>
    </reviewItem>
    <reviewItem>
      <errorID>4a104e87-d660-4e6d-8a90-3949d1eed4ae</errorID>
      <errorWord>）</errorWord>
      <group>L1_Format</group>
      <groupName>格式问题</groupName>
      <ability>L2_HalfPunc</ability>
      <abilityName>全半角检查</abilityName>
      <candidateList>
        <item>)</item>
      </candidateList>
      <explain>文本全半角错误。</explain>
      <paraID>6795FCEB</paraID>
      <start>2</start>
      <end>3</end>
      <status>unmodified</status>
      <modifiedWord/>
      <trackRevisions>false</trackRevisions>
    </reviewItem>
    <reviewItem>
      <errorID>8020ce54-2056-4b00-9ac3-edb659d2194d</errorID>
      <errorWord>）</errorWord>
      <group>L1_Format</group>
      <groupName>格式问题</groupName>
      <ability>L2_HalfPunc</ability>
      <abilityName>全半角检查</abilityName>
      <candidateList>
        <item>)</item>
      </candidateList>
      <explain>文本全半角错误。</explain>
      <paraID>7771BCFD</paraID>
      <start>2</start>
      <end>3</end>
      <status>unmodified</status>
      <modifiedWord/>
      <trackRevisions>false</trackRevisions>
    </reviewItem>
    <reviewItem>
      <errorID>c627cfdf-3910-4155-a03b-39926ba68241</errorID>
      <errorWord>）</errorWord>
      <group>L1_Format</group>
      <groupName>格式问题</groupName>
      <ability>L2_HalfPunc</ability>
      <abilityName>全半角检查</abilityName>
      <candidateList>
        <item>)</item>
      </candidateList>
      <explain>文本全半角错误。</explain>
      <paraID>4689DBC4</paraID>
      <start>2</start>
      <end>3</end>
      <status>unmodified</status>
      <modifiedWord/>
      <trackRevisions>false</trackRevisions>
    </reviewItem>
    <reviewItem>
      <errorID>ae00c692-87a7-434a-b2a1-8a8aedf1b67d</errorID>
      <errorWord>）</errorWord>
      <group>L1_Format</group>
      <groupName>格式问题</groupName>
      <ability>L2_HalfPunc</ability>
      <abilityName>全半角检查</abilityName>
      <candidateList>
        <item>)</item>
      </candidateList>
      <explain>文本全半角错误。</explain>
      <paraID>30FC17A2</paraID>
      <start>2</start>
      <end>3</end>
      <status>unmodified</status>
      <modifiedWord/>
      <trackRevisions>false</trackRevisions>
    </reviewItem>
    <reviewItem>
      <errorID>0c1e1ef5-c0a5-4015-a255-80d47ffe827c</errorID>
      <errorWord>）</errorWord>
      <group>L1_Format</group>
      <groupName>格式问题</groupName>
      <ability>L2_HalfPunc</ability>
      <abilityName>全半角检查</abilityName>
      <candidateList>
        <item>)</item>
      </candidateList>
      <explain>文本全半角错误。</explain>
      <paraID>3C524C19</paraID>
      <start>2</start>
      <end>3</end>
      <status>unmodified</status>
      <modifiedWord/>
      <trackRevisions>false</trackRevisions>
    </reviewItem>
    <reviewItem>
      <errorID>9bdb1ccf-cd19-4ba9-9440-e1aa5ea30f14</errorID>
      <errorWord>）</errorWord>
      <group>L1_Format</group>
      <groupName>格式问题</groupName>
      <ability>L2_HalfPunc</ability>
      <abilityName>全半角检查</abilityName>
      <candidateList>
        <item>)</item>
      </candidateList>
      <explain>文本全半角错误。</explain>
      <paraID>68B87F15</paraID>
      <start>2</start>
      <end>3</end>
      <status>unmodified</status>
      <modifiedWord/>
      <trackRevisions>false</trackRevisions>
    </reviewItem>
    <reviewItem>
      <errorID>c0971da0-ae1b-40fe-9e91-ce7ace63a1b5</errorID>
      <errorWord>）</errorWord>
      <group>L1_Format</group>
      <groupName>格式问题</groupName>
      <ability>L2_HalfPunc</ability>
      <abilityName>全半角检查</abilityName>
      <candidateList>
        <item>)</item>
      </candidateList>
      <explain>文本全半角错误。</explain>
      <paraID>41DFD4BD</paraID>
      <start>2</start>
      <end>3</end>
      <status>unmodified</status>
      <modifiedWord/>
      <trackRevisions>false</trackRevisions>
    </reviewItem>
    <reviewItem>
      <errorID>b4161390-fb72-4c53-8184-320c7ef7bb3c</errorID>
      <errorWord>）</errorWord>
      <group>L1_Format</group>
      <groupName>格式问题</groupName>
      <ability>L2_HalfPunc</ability>
      <abilityName>全半角检查</abilityName>
      <candidateList>
        <item>)</item>
      </candidateList>
      <explain>文本全半角错误。</explain>
      <paraID>1D1923E9</paraID>
      <start>2</start>
      <end>3</end>
      <status>unmodified</status>
      <modifiedWord/>
      <trackRevisions>false</trackRevisions>
    </reviewItem>
    <reviewItem>
      <errorID>5ee4ba96-22d6-432b-b440-3dd8178d24e4</errorID>
      <errorWord>）</errorWord>
      <group>L1_Format</group>
      <groupName>格式问题</groupName>
      <ability>L2_HalfPunc</ability>
      <abilityName>全半角检查</abilityName>
      <candidateList>
        <item>)</item>
      </candidateList>
      <explain>文本全半角错误。</explain>
      <paraID>695ED74D</paraID>
      <start>2</start>
      <end>3</end>
      <status>unmodified</status>
      <modifiedWord/>
      <trackRevisions>false</trackRevisions>
    </reviewItem>
    <reviewItem>
      <errorID>6ee77dc7-41e1-442f-bbb6-51e4cfb75628</errorID>
      <errorWord>）</errorWord>
      <group>L1_Format</group>
      <groupName>格式问题</groupName>
      <ability>L2_HalfPunc</ability>
      <abilityName>全半角检查</abilityName>
      <candidateList>
        <item>)</item>
      </candidateList>
      <explain>文本全半角错误。</explain>
      <paraID>5E7C75EE</paraID>
      <start>2</start>
      <end>3</end>
      <status>unmodified</status>
      <modifiedWord/>
      <trackRevisions>false</trackRevisions>
    </reviewItem>
    <reviewItem>
      <errorID>4b3c6035-9408-43b6-8dfc-ab67f6556638</errorID>
      <errorWord>）</errorWord>
      <group>L1_Format</group>
      <groupName>格式问题</groupName>
      <ability>L2_HalfPunc</ability>
      <abilityName>全半角检查</abilityName>
      <candidateList>
        <item>)</item>
      </candidateList>
      <explain>文本全半角错误。</explain>
      <paraID>7EEBFB64</paraID>
      <start>2</start>
      <end>3</end>
      <status>unmodified</status>
      <modifiedWord/>
      <trackRevisions>false</trackRevisions>
    </reviewItem>
    <reviewItem>
      <errorID>e38ff467-9b29-44f9-8148-7e59983c768b</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7EEBFB64</paraID>
      <start>25</start>
      <end>26</end>
      <status>unmodified</status>
      <modifiedWord/>
      <trackRevisions>false</trackRevisions>
    </reviewItem>
    <reviewItem>
      <errorID>5c448b6f-2a1b-46b1-b521-f1a03268a3cb</errorID>
      <errorWord>）</errorWord>
      <group>L1_Format</group>
      <groupName>格式问题</groupName>
      <ability>L2_HalfPunc</ability>
      <abilityName>全半角检查</abilityName>
      <candidateList>
        <item>)</item>
      </candidateList>
      <explain>文本全半角错误。</explain>
      <paraID> 10C5947</paraID>
      <start>2</start>
      <end>3</end>
      <status>unmodified</status>
      <modifiedWord/>
      <trackRevisions>false</trackRevisions>
    </reviewItem>
    <reviewItem>
      <errorID>44232fab-2c9b-4c4a-ae3f-77ae6e648933</errorID>
      <errorWord>）</errorWord>
      <group>L1_Format</group>
      <groupName>格式问题</groupName>
      <ability>L2_HalfPunc</ability>
      <abilityName>全半角检查</abilityName>
      <candidateList>
        <item>)</item>
      </candidateList>
      <explain>文本全半角错误。</explain>
      <paraID>284D776D</paraID>
      <start>2</start>
      <end>3</end>
      <status>unmodified</status>
      <modifiedWord/>
      <trackRevisions>false</trackRevisions>
    </reviewItem>
    <reviewItem>
      <errorID>6689b1bd-bf54-44eb-a084-03dd018bee45</errorID>
      <errorWord>）</errorWord>
      <group>L1_Format</group>
      <groupName>格式问题</groupName>
      <ability>L2_HalfPunc</ability>
      <abilityName>全半角检查</abilityName>
      <candidateList>
        <item>)</item>
      </candidateList>
      <explain>文本全半角错误。</explain>
      <paraID>4E5D04DF</paraID>
      <start>2</start>
      <end>3</end>
      <status>unmodified</status>
      <modifiedWord/>
      <trackRevisions>false</trackRevisions>
    </reviewItem>
    <reviewItem>
      <errorID>87c26dae-3bb9-47e1-9153-fec8f3a41547</errorID>
      <errorWord>）</errorWord>
      <group>L1_Format</group>
      <groupName>格式问题</groupName>
      <ability>L2_HalfPunc</ability>
      <abilityName>全半角检查</abilityName>
      <candidateList>
        <item>)</item>
      </candidateList>
      <explain>文本全半角错误。</explain>
      <paraID>7ACBB52E</paraID>
      <start>2</start>
      <end>3</end>
      <status>unmodified</status>
      <modifiedWord/>
      <trackRevisions>false</trackRevisions>
    </reviewItem>
    <reviewItem>
      <errorID>1a93dbb0-de82-43b5-80c7-3c98e45e45e6</errorID>
      <errorWord>）</errorWord>
      <group>L1_Format</group>
      <groupName>格式问题</groupName>
      <ability>L2_HalfPunc</ability>
      <abilityName>全半角检查</abilityName>
      <candidateList>
        <item>)</item>
      </candidateList>
      <explain>文本全半角错误。</explain>
      <paraID>3CFEF916</paraID>
      <start>2</start>
      <end>3</end>
      <status>unmodified</status>
      <modifiedWord/>
      <trackRevisions>false</trackRevisions>
    </reviewItem>
    <reviewItem>
      <errorID>7cfca645-6fb8-48b8-808c-d037b4f6e7a1</errorID>
      <errorWord>）</errorWord>
      <group>L1_Format</group>
      <groupName>格式问题</groupName>
      <ability>L2_HalfPunc</ability>
      <abilityName>全半角检查</abilityName>
      <candidateList>
        <item>)</item>
      </candidateList>
      <explain>文本全半角错误。</explain>
      <paraID>60261C8D</paraID>
      <start>2</start>
      <end>3</end>
      <status>unmodified</status>
      <modifiedWord/>
      <trackRevisions>false</trackRevisions>
    </reviewItem>
    <reviewItem>
      <errorID>01bbdeb4-dc08-43e8-93dc-912d0add9076</errorID>
      <errorWord>）</errorWord>
      <group>L1_Format</group>
      <groupName>格式问题</groupName>
      <ability>L2_HalfPunc</ability>
      <abilityName>全半角检查</abilityName>
      <candidateList>
        <item>)</item>
      </candidateList>
      <explain>文本全半角错误。</explain>
      <paraID>51530F44</paraID>
      <start>2</start>
      <end>3</end>
      <status>unmodified</status>
      <modifiedWord/>
      <trackRevisions>false</trackRevisions>
    </reviewItem>
    <reviewItem>
      <errorID>c183ae19-804b-44fe-beac-967151e10d80</errorID>
      <errorWord>）</errorWord>
      <group>L1_Format</group>
      <groupName>格式问题</groupName>
      <ability>L2_HalfPunc</ability>
      <abilityName>全半角检查</abilityName>
      <candidateList>
        <item>)</item>
      </candidateList>
      <explain>文本全半角错误。</explain>
      <paraID> B35001A</paraID>
      <start>2</start>
      <end>3</end>
      <status>unmodified</status>
      <modifiedWord/>
      <trackRevisions>false</trackRevisions>
    </reviewItem>
    <reviewItem>
      <errorID>a8676290-6423-4cf4-8222-cfc5dd948292</errorID>
      <errorWord>设计及</errorWord>
      <group>L1_Word</group>
      <groupName>字词问题</groupName>
      <ability>L2_Typo</ability>
      <abilityName>字词错误</abilityName>
      <candidateList>
        <item>设计</item>
      </candidateList>
      <explain>❶〈动〉在正式做某项工作之前，根据一定的目的要求，预先制定方法、图样等：～师｜～图纸。❷〈名〉设计的方案或规划的蓝图等：那两项～已经完成。</explain>
      <paraID> 103FCA7</paraID>
      <start>26</start>
      <end>29</end>
      <status>unmodified</status>
      <modifiedWord/>
      <trackRevisions>false</trackRevisions>
    </reviewItem>
    <reviewItem>
      <errorID>47065e63-e132-42a5-ab86-2ed09e25746b</errorID>
      <errorWord>包括不限于</errorWord>
      <group>L1_Word</group>
      <groupName>字词问题</groupName>
      <ability>L2_Typo</ability>
      <abilityName>字词错误</abilityName>
      <candidateList>
        <item>包括但不限于</item>
      </candidateList>
      <explain/>
      <paraID>504DB8E6</paraID>
      <start>2</start>
      <end>7</end>
      <status>unmodified</status>
      <modifiedWord/>
      <trackRevisions>false</trackRevisions>
    </reviewItem>
    <reviewItem>
      <errorID>7fbbea9d-12f0-44b4-a119-8301bce4e071</errorID>
      <errorWord>包括不限于</errorWord>
      <group>L1_Word</group>
      <groupName>字词问题</groupName>
      <ability>L2_Typo</ability>
      <abilityName>字词错误</abilityName>
      <candidateList>
        <item>包括但不限于</item>
      </candidateList>
      <explain/>
      <paraID>234EFBB1</paraID>
      <start>2</start>
      <end>7</end>
      <status>unmodified</status>
      <modifiedWord/>
      <trackRevisions>false</trackRevisions>
    </reviewItem>
    <reviewItem>
      <errorID>32509b0d-2331-4943-a6a3-051d8e76ce6b</errorID>
      <errorWord>对于</errorWord>
      <group>L1_Word</group>
      <groupName>字词问题</groupName>
      <ability>L2_Typo</ability>
      <abilityName>字词错误</abilityName>
      <candidateList>
        <item>对</item>
      </candidateList>
      <explain>（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66DCFB63</paraID>
      <start>28</start>
      <end>30</end>
      <status>unmodified</status>
      <modifiedWord/>
      <trackRevisions>false</trackRevisions>
    </reviewItem>
    <reviewItem>
      <errorID>7a0a6932-6f57-425d-ae8f-d8b4395145c0</errorID>
      <errorWord>(</errorWord>
      <group>L1_Format</group>
      <groupName>格式问题</groupName>
      <ability>L2_HalfPunc</ability>
      <abilityName>全半角检查</abilityName>
      <candidateList>
        <item>（</item>
      </candidateList>
      <explain>文本全半角错误。</explain>
      <paraID>44B2DFE0</paraID>
      <start>0</start>
      <end>1</end>
      <status>unmodified</status>
      <modifiedWord/>
      <trackRevisions>false</trackRevisions>
    </reviewItem>
    <reviewItem>
      <errorID>2860c6e6-79ca-4bd1-bb34-2294a9047b1a</errorID>
      <errorWord>)</errorWord>
      <group>L1_Format</group>
      <groupName>格式问题</groupName>
      <ability>L2_HalfPunc</ability>
      <abilityName>全半角检查</abilityName>
      <candidateList>
        <item>）</item>
      </candidateList>
      <explain>文本全半角错误。</explain>
      <paraID>44B2DFE0</paraID>
      <start>5</start>
      <end>6</end>
      <status>unmodified</status>
      <modifiedWord/>
      <trackRevisions>false</trackRevisions>
    </reviewItem>
    <reviewItem>
      <errorID>5718b623-fa8c-4769-8c3d-f962eda72876</errorID>
      <errorWord>二个</errorWord>
      <group>L1_Word</group>
      <groupName>字词问题</groupName>
      <ability>L2_Typo</ability>
      <abilityName>字词错误</abilityName>
      <candidateList>
        <item>两个</item>
      </candidateList>
      <explain/>
      <paraID>528183DD</paraID>
      <start>20</start>
      <end>22</end>
      <status>unmodified</status>
      <modifiedWord/>
      <trackRevisions>false</trackRevisions>
    </reviewItem>
    <reviewItem>
      <errorID>9a7b0268-7a7b-4ccb-9f14-c2a87864e6c7</errorID>
      <errorWord>二个</errorWord>
      <group>L1_Word</group>
      <groupName>字词问题</groupName>
      <ability>L2_Typo</ability>
      <abilityName>字词错误</abilityName>
      <candidateList>
        <item>两个</item>
      </candidateList>
      <explain/>
      <paraID>4DB21E72</paraID>
      <start>20</start>
      <end>22</end>
      <status>unmodified</status>
      <modifiedWord/>
      <trackRevisions>false</trackRevisions>
    </reviewItem>
    <reviewItem>
      <errorID>98d85b31-acb0-4db6-b364-711f015497db</errorID>
      <errorWord>二个</errorWord>
      <group>L1_Word</group>
      <groupName>字词问题</groupName>
      <ability>L2_Typo</ability>
      <abilityName>字词错误</abilityName>
      <candidateList>
        <item>两个</item>
      </candidateList>
      <explain/>
      <paraID>67C272DB</paraID>
      <start>20</start>
      <end>22</end>
      <status>unmodified</status>
      <modifiedWord/>
      <trackRevisions>false</trackRevisions>
    </reviewItem>
    <reviewItem>
      <errorID>2c2518ca-7889-447e-80c0-283a5ad804ee</errorID>
      <errorWord>二个</errorWord>
      <group>L1_Word</group>
      <groupName>字词问题</groupName>
      <ability>L2_Typo</ability>
      <abilityName>字词错误</abilityName>
      <candidateList>
        <item>两个</item>
      </candidateList>
      <explain/>
      <paraID>111ECC16</paraID>
      <start>20</start>
      <end>22</end>
      <status>unmodified</status>
      <modifiedWord/>
      <trackRevisions>false</trackRevisions>
    </reviewItem>
    <reviewItem>
      <errorID>7606aff2-abd4-4fc7-b7b6-175e4651b9c8</errorID>
      <errorWord>二个</errorWord>
      <group>L1_Word</group>
      <groupName>字词问题</groupName>
      <ability>L2_Typo</ability>
      <abilityName>字词错误</abilityName>
      <candidateList>
        <item>两个</item>
      </candidateList>
      <explain/>
      <paraID>28324026</paraID>
      <start>20</start>
      <end>22</end>
      <status>unmodified</status>
      <modifiedWord/>
      <trackRevisions>false</trackRevisions>
    </reviewItem>
    <reviewItem>
      <errorID>d61bb081-a1b9-48e1-a026-6f0cbf474f50</errorID>
      <errorWord>万平米</errorWord>
      <group>L1_Word</group>
      <groupName>字词问题</groupName>
      <ability>L2_Typo</ability>
      <abilityName>字词错误</abilityName>
      <candidateList>
        <item>万平方米</item>
      </candidateList>
      <explain/>
      <paraID>4A5E3683</paraID>
      <start>27</start>
      <end>30</end>
      <status>unmodified</status>
      <modifiedWord/>
      <trackRevisions>false</trackRevisions>
    </reviewItem>
    <reviewItem>
      <errorID>9213b743-6727-4892-b715-0661129171a7</errorID>
      <errorWord>万平米</errorWord>
      <group>L1_Word</group>
      <groupName>字词问题</groupName>
      <ability>L2_Typo</ability>
      <abilityName>字词错误</abilityName>
      <candidateList>
        <item>万平方米</item>
      </candidateList>
      <explain/>
      <paraID>439688B3</paraID>
      <start>30</start>
      <end>33</end>
      <status>unmodified</status>
      <modifiedWord/>
      <trackRevisions>false</trackRevisions>
    </reviewItem>
    <reviewItem>
      <errorID>be246cf0-4de9-4933-bf7c-ecdab140f84a</errorID>
      <errorWord>个</errorWord>
      <group>L1_Word</group>
      <groupName>字词问题</groupName>
      <ability>L2_Typo</ability>
      <abilityName>字词错误</abilityName>
      <candidateList>
        <item>年</item>
      </candidateList>
      <explain/>
      <paraID>509740ED</paraID>
      <start>31</start>
      <end>32</end>
      <status>unmodified</status>
      <modifiedWord/>
      <trackRevisions>false</trackRevisions>
    </reviewItem>
    <reviewItem>
      <errorID>667d99d7-b165-48e7-b39f-b58249901f2b</errorID>
      <errorWord>需</errorWord>
      <group>L1_Word</group>
      <groupName>字词问题</groupName>
      <ability>L2_Typo</ability>
      <abilityName>字词错误</abilityName>
      <candidateList>
        <item>须</item>
      </candidateList>
      <explain>存在发音相同字词的误用。</explain>
      <paraID>57EB1B08</paraID>
      <start>11</start>
      <end>12</end>
      <status>unmodified</status>
      <modifiedWord/>
      <trackRevisions>false</trackRevisions>
    </reviewItem>
    <reviewItem>
      <errorID>ba7d7318-821a-4952-95e9-f23e4378b22d</errorID>
      <errorWord>与</errorWord>
      <group>L1_Word</group>
      <groupName>字词问题</groupName>
      <ability>L2_Typo</ability>
      <abilityName>字词错误</abilityName>
      <candidateList>
        <item>于</item>
      </candidateList>
      <explain>存在发音相同字词的误用。</explain>
      <paraID>  5F7F00</paraID>
      <start>3</start>
      <end>4</end>
      <status>unmodified</status>
      <modifiedWord/>
      <trackRevisions>false</trackRevisions>
    </reviewItem>
    <reviewItem>
      <errorID>c19b68a3-cd97-4e2e-a408-cb20dff08adc</errorID>
      <errorWord>主管部门的</errorWord>
      <group>L1_Word</group>
      <groupName>字词问题</groupName>
      <ability>L2_Typo</ability>
      <abilityName>字词错误</abilityName>
      <candidateList>
        <item>主管部门</item>
      </candidateList>
      <explain/>
      <paraID>6396D856</paraID>
      <start>29</start>
      <end>34</end>
      <status>unmodified</status>
      <modifiedWord/>
      <trackRevisions>false</trackRevisions>
    </reviewItem>
    <reviewItem>
      <errorID>854de611-a2df-44e8-95c7-7c24412d997a</errorID>
      <errorWord>:</errorWord>
      <group>L1_Format</group>
      <groupName>格式问题</groupName>
      <ability>L2_HalfPunc</ability>
      <abilityName>全半角检查</abilityName>
      <candidateList>
        <item>：</item>
      </candidateList>
      <explain>文本全半角错误。</explain>
      <paraID> 119F1A7</paraID>
      <start>7</start>
      <end>8</end>
      <status>unmodified</status>
      <modifiedWord/>
      <trackRevisions>false</trackRevisions>
    </reviewItem>
    <reviewItem>
      <errorID>aaa0603d-9359-4ec9-b5aa-a7f5097b6a44</errorID>
      <errorWord>,</errorWord>
      <group>L1_Format</group>
      <groupName>格式问题</groupName>
      <ability>L2_HalfPunc</ability>
      <abilityName>全半角检查</abilityName>
      <candidateList>
        <item>，</item>
      </candidateList>
      <explain>文本全半角错误。</explain>
      <paraID> 119F1A7</paraID>
      <start>29</start>
      <end>30</end>
      <status>unmodified</status>
      <modifiedWord/>
      <trackRevisions>false</trackRevisions>
    </reviewItem>
    <reviewItem>
      <errorID>47823f05-ab76-44fd-af54-e857146618b8</errorID>
      <errorWord>个</errorWord>
      <group>L1_Word</group>
      <groupName>字词问题</groupName>
      <ability>L2_Typo</ability>
      <abilityName>字词错误</abilityName>
      <candidateList>
        <item>年</item>
      </candidateList>
      <explain/>
      <paraID>424C3D42</paraID>
      <start>24</start>
      <end>25</end>
      <status>unmodified</status>
      <modifiedWord/>
      <trackRevisions>false</trackRevisions>
    </reviewItem>
    <reviewItem>
      <errorID>e6edf42f-ec3c-4c44-bae7-e445080a7a37</errorID>
      <errorWord>个</errorWord>
      <group>L1_Word</group>
      <groupName>字词问题</groupName>
      <ability>L2_Typo</ability>
      <abilityName>字词错误</abilityName>
      <candidateList>
        <item>年</item>
      </candidateList>
      <explain/>
      <paraID>71365689</paraID>
      <start>23</start>
      <end>24</end>
      <status>unmodified</status>
      <modifiedWord/>
      <trackRevisions>false</trackRevisions>
    </reviewItem>
    <reviewItem>
      <errorID>e6d253cc-5e14-4395-99d1-bd4c9371f0c9</errorID>
      <errorWord>个</errorWord>
      <group>L1_Word</group>
      <groupName>字词问题</groupName>
      <ability>L2_Typo</ability>
      <abilityName>字词错误</abilityName>
      <candidateList>
        <item>年</item>
      </candidateList>
      <explain/>
      <paraID>279028F3</paraID>
      <start>25</start>
      <end>26</end>
      <status>unmodified</status>
      <modifiedWord/>
      <trackRevisions>false</trackRevisions>
    </reviewItem>
    <reviewItem>
      <errorID>14ad3fdd-991a-4bdc-b598-4a4fa36d1fef</errorID>
      <errorWord>由</errorWord>
      <group>L1_Word</group>
      <groupName>字词问题</groupName>
      <ability>L2_Typo</ability>
      <abilityName>字词错误</abilityName>
      <candidateList>
        <item>由承</item>
      </candidateList>
      <explain/>
      <paraID>36435A63</paraID>
      <start>44</start>
      <end>45</end>
      <status>unmodified</status>
      <modifiedWord/>
      <trackRevisions>false</trackRevisions>
    </reviewItem>
    <reviewItem>
      <errorID>29056966-11a3-4dd5-b2dc-a36eb82c3cb5</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369E4E07</paraID>
      <start>0</start>
      <end>2</end>
      <status>unmodified</status>
      <modifiedWord/>
      <trackRevisions>false</trackRevisions>
    </reviewItem>
    <reviewItem>
      <errorID>b181c62b-bd20-4a0e-a5b6-c35886e7d7a2</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26C53ED0</paraID>
      <start>0</start>
      <end>2</end>
      <status>unmodified</status>
      <modifiedWord/>
      <trackRevisions>false</trackRevisions>
    </reviewItem>
    <reviewItem>
      <errorID>9cbe3f1a-72bd-444f-a454-89d515d145d7</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63EE667F</paraID>
      <start>0</start>
      <end>2</end>
      <status>unmodified</status>
      <modifiedWord/>
      <trackRevisions>false</trackRevisions>
    </reviewItem>
    <reviewItem>
      <errorID>0144b93d-d560-45b9-8420-72469f5206b4</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67884004</paraID>
      <start>0</start>
      <end>2</end>
      <status>unmodified</status>
      <modifiedWord/>
      <trackRevisions>false</trackRevisions>
    </reviewItem>
    <reviewItem>
      <errorID>3a99f81f-9ddc-44f1-8602-9d2dea1ee2b9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3037B8A4</paraID>
      <start>0</start>
      <end>2</end>
      <status>unmodified</status>
      <modifiedWord/>
      <trackRevisions>false</trackRevisions>
    </reviewItem>
    <reviewItem>
      <errorID>f5e64ef8-c16d-4c60-8f17-982955d4a92c</errorID>
      <errorWord>法律、法规</errorWord>
      <group>L1_Word</group>
      <groupName>字词问题</groupName>
      <ability>L2_Typo</ability>
      <abilityName>字词错误</abilityName>
      <candidateList>
        <item>法律法规</item>
      </candidateList>
      <explain/>
      <paraID>3EF018EC</paraID>
      <start>7</start>
      <end>12</end>
      <status>unmodified</status>
      <modifiedWord/>
      <trackRevisions>false</trackRevisions>
    </reviewItem>
    <reviewItem>
      <errorID>04190bc3-6d6f-4e05-93e0-c40b51d90f32</errorID>
      <errorWord>:</errorWord>
      <group>L1_Format</group>
      <groupName>格式问题</groupName>
      <ability>L2_HalfPunc</ability>
      <abilityName>全半角检查</abilityName>
      <candidateList>
        <item>：</item>
      </candidateList>
      <explain>文本全半角错误。</explain>
      <paraID>73A3E4DC</paraID>
      <start>16</start>
      <end>17</end>
      <status>unmodified</status>
      <modifiedWord/>
      <trackRevisions>false</trackRevisions>
    </reviewItem>
    <reviewItem>
      <errorID>99ab7b25-7895-4e84-ab17-d7651460bd9e</errorID>
      <errorWord>的的</errorWord>
      <group>L1_Word</group>
      <groupName>字词问题</groupName>
      <ability>L2_Typo</ability>
      <abilityName>字词错误</abilityName>
      <candidateList>
        <item>的</item>
      </candidateList>
      <explain>“的”常用于连接修饰语与名词性中心语，表示属性、所属或描述。</explain>
      <paraID>327B7A0C</paraID>
      <start>4</start>
      <end>6</end>
      <status>unmodified</status>
      <modifiedWord/>
      <trackRevisions>false</trackRevisions>
    </reviewItem>
    <reviewItem>
      <errorID>60f38b3e-8767-444d-93e2-8d409b8d7e26</errorID>
      <errorWord>,</errorWord>
      <group>L1_Format</group>
      <groupName>格式问题</groupName>
      <ability>L2_HalfPunc</ability>
      <abilityName>全半角检查</abilityName>
      <candidateList>
        <item>，</item>
      </candidateList>
      <explain>文本全半角错误。</explain>
      <paraID>327B7A0C</paraID>
      <start>51</start>
      <end>52</end>
      <status>unmodified</status>
      <modifiedWord/>
      <trackRevisions>false</trackRevisions>
    </reviewItem>
    <reviewItem>
      <errorID>9b26baff-065a-46dd-87e8-570140d685ed</errorID>
      <errorWord>同</errorWord>
      <group>L1_Word</group>
      <groupName>字词问题</groupName>
      <ability>L2_Typo</ability>
      <abilityName>字词错误</abilityName>
      <candidateList>
        <item>同一</item>
      </candidateList>
      <explain/>
      <paraID>327B7A0C</paraID>
      <start>82</start>
      <end>83</end>
      <status>unmodified</status>
      <modifiedWord/>
      <trackRevisions>false</trackRevisions>
    </reviewItem>
    <reviewItem>
      <errorID>397845fb-6bba-4603-b574-2b8c81d40e82</errorID>
      <errorWord>发布人</errorWord>
      <group>L1_Word</group>
      <groupName>字词问题</groupName>
      <ability>L2_Typo</ability>
      <abilityName>字词错误</abilityName>
      <candidateList>
        <item>发包人</item>
      </candidateList>
      <explain/>
      <paraID>2C94088E</paraID>
      <start>99</start>
      <end>102</end>
      <status>unmodified</status>
      <modifiedWord/>
      <trackRevisions>false</trackRevisions>
    </reviewItem>
    <reviewItem>
      <errorID>75731956-c77e-4ddb-a503-3364d1d876c5</errorID>
      <errorWord>5千</errorWord>
      <group>L1_Knowledge</group>
      <groupName>知识性问题</groupName>
      <ability>L2_Knowledge</ability>
      <abilityName>其他知识</abilityName>
      <candidateList>
        <item>5000</item>
      </candidateList>
      <explain/>
      <paraID>2C94088E</paraID>
      <start>119</start>
      <end>121</end>
      <status>unmodified</status>
      <modifiedWord/>
      <trackRevisions>false</trackRevisions>
    </reviewItem>
    <reviewItem>
      <errorID>83ad32cf-a3f0-4021-a0a6-2465393299ff</errorID>
      <errorWord>管</errorWord>
      <group>L1_Word</group>
      <groupName>字词问题</groupName>
      <ability>L2_Typo</ability>
      <abilityName>字词错误</abilityName>
      <candidateList>
        <item>管理</item>
      </candidateList>
      <explain>〈动〉❶负责某项工作使顺利进行：～财务｜～国家大事。❷保管和料理：～图书｜公园～处。❸照管并约束（人或动物）：～罪犯｜～牲口。</explain>
      <paraID>62CB8058</paraID>
      <start>18</start>
      <end>19</end>
      <status>unmodified</status>
      <modifiedWord/>
      <trackRevisions>false</trackRevisions>
    </reviewItem>
    <reviewItem>
      <errorID>d58c4d3d-a217-40f1-9288-e1373eee040f</errorID>
      <errorWord>提</errorWord>
      <group>L1_Word</group>
      <groupName>字词问题</groupName>
      <ability>L2_Typo</ability>
      <abilityName>字词错误</abilityName>
      <candidateList>
        <item>提出</item>
      </candidateList>
      <explain/>
      <paraID>7BE9E59D</paraID>
      <start>19</start>
      <end>20</end>
      <status>unmodified</status>
      <modifiedWord/>
      <trackRevisions>false</trackRevisions>
    </reviewItem>
    <reviewItem>
      <errorID>f3123927-d7de-4364-98ee-6751e6a437de</errorID>
      <errorWord>需具备</errorWord>
      <group>L1_Word</group>
      <groupName>字词问题</groupName>
      <ability>L2_Typo</ability>
      <abilityName>字词错误</abilityName>
      <candidateList>
        <item>须具备</item>
      </candidateList>
      <explain/>
      <paraID>18F38BB8</paraID>
      <start>143</start>
      <end>146</end>
      <status>unmodified</status>
      <modifiedWord/>
      <trackRevisions>false</trackRevisions>
    </reviewItem>
    <reviewItem>
      <errorID>6abad883-408e-4b5b-b45e-d8330dcfd6f2</errorID>
      <errorWord>,</errorWord>
      <group>L1_Format</group>
      <groupName>格式问题</groupName>
      <ability>L2_HalfPunc</ability>
      <abilityName>全半角检查</abilityName>
      <candidateList>
        <item>，</item>
      </candidateList>
      <explain>文本全半角错误。</explain>
      <paraID>59916E93</paraID>
      <start>36</start>
      <end>37</end>
      <status>unmodified</status>
      <modifiedWord/>
      <trackRevisions>false</trackRevisions>
    </reviewItem>
    <reviewItem>
      <errorID>7ca0dfb5-871c-4355-961f-4e5615bd2bf5</errorID>
      <errorWord>，</errorWord>
      <group>L1_Word</group>
      <groupName>字词问题</groupName>
      <ability>L2_Typo</ability>
      <abilityName>字词错误</abilityName>
      <candidateList>
        <item>，在</item>
      </candidateList>
      <explain/>
      <paraID>2133EA30</paraID>
      <start>33</start>
      <end>34</end>
      <status>unmodified</status>
      <modifiedWord/>
      <trackRevisions>false</trackRevisions>
    </reviewItem>
    <reviewItem>
      <errorID>c76e5394-ba02-49b5-8a06-de2cc1be131f</errorID>
      <errorWord>雇用</errorWord>
      <group>L1_Word</group>
      <groupName>字词问题</groupName>
      <ability>L2_Typo</ability>
      <abilityName>字词错误</abilityName>
      <candidateList>
        <item>雇佣</item>
      </candidateList>
      <explain>〈动〉用货币购买劳动力。</explain>
      <paraID>2133EA30</paraID>
      <start>59</start>
      <end>61</end>
      <status>unmodified</status>
      <modifiedWord/>
      <trackRevisions>false</trackRevisions>
    </reviewItem>
    <reviewItem>
      <errorID>03418b85-de13-4688-8398-c77abe042f4c</errorID>
      <errorWord>进</errorWord>
      <group>L1_Word</group>
      <groupName>字词问题</groupName>
      <ability>L2_Typo</ability>
      <abilityName>字词错误</abilityName>
      <candidateList>
        <item>进行</item>
      </candidateList>
      <explain>〈动〉❶从事（某种活动）：～讨论｜～工作｜～教育和批评｜会议正在～。注意“进行”总是用在持续性的和正式、严肃的行为，短暂性的和日常生活中的行为不用“进行”，例如不说“进行午睡”，“进行叫喊”。❷前进：～曲。</explain>
      <paraID>3BE5A721</paraID>
      <start>28</start>
      <end>29</end>
      <status>unmodified</status>
      <modifiedWord/>
      <trackRevisions>false</trackRevisions>
    </reviewItem>
    <reviewItem>
      <errorID>c0ed6dd2-9275-4b9b-956d-f7560f7b3280</errorID>
      <errorWord>人</errorWord>
      <group>L1_Word</group>
      <groupName>字词问题</groupName>
      <ability>L2_Typo</ability>
      <abilityName>字词错误</abilityName>
      <candidateList>
        <item>人在</item>
      </candidateList>
      <explain/>
      <paraID>5D085D9C</paraID>
      <start>4</start>
      <end>5</end>
      <status>unmodified</status>
      <modifiedWord/>
      <trackRevisions>false</trackRevisions>
    </reviewItem>
    <reviewItem>
      <errorID>113dd242-6033-4b18-983e-2065a7622647</errorID>
      <errorWord>由</errorWord>
      <group>L1_Word</group>
      <groupName>字词问题</groupName>
      <ability>L2_Typo</ability>
      <abilityName>字词错误</abilityName>
      <candidateList>
        <item>由于</item>
      </candidateList>
      <explain>❶〈介〉表示原因或理由：～老师傅的耐心教导，他很快就掌握了这门技术。❷〈连〉表示原因，多与“所以”、“因此”等配合：～他工作成绩显著，因此受到了领导的表扬。</explain>
      <paraID>313BB4EE</paraID>
      <start>2</start>
      <end>3</end>
      <status>unmodified</status>
      <modifiedWord/>
      <trackRevisions>false</trackRevisions>
    </reviewItem>
    <reviewItem>
      <errorID>4d51cc0d-c544-4492-b2f3-abbdb53c27c1</errorID>
      <errorWord>,</errorWord>
      <group>L1_Format</group>
      <groupName>格式问题</groupName>
      <ability>L2_HalfPunc</ability>
      <abilityName>全半角检查</abilityName>
      <candidateList>
        <item>，</item>
      </candidateList>
      <explain>文本全半角错误。</explain>
      <paraID>609E0C08</paraID>
      <start>31</start>
      <end>32</end>
      <status>unmodified</status>
      <modifiedWord/>
      <trackRevisions>false</trackRevisions>
    </reviewItem>
    <reviewItem>
      <errorID>611cdaa0-0721-4d6e-ac33-920be61d25fe</errorID>
      <errorWord>噪音</errorWord>
      <group>L1_Word</group>
      <groupName>字词问题</groupName>
      <ability>L2_Alias</ability>
      <abilityName>也作/曾用词</abilityName>
      <candidateList>
        <item>噪声</item>
      </candidateList>
      <explain>词汇[噪音]为不规范表述或旧称，其规范书面表述为[噪声]。</explain>
      <paraID>3E6C28D9</paraID>
      <start>69</start>
      <end>71</end>
      <status>unmodified</status>
      <modifiedWord/>
      <trackRevisions>false</trackRevisions>
    </reviewItem>
    <reviewItem>
      <errorID>325f223c-5c52-49dc-985a-b53d8f9a0866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3916168E</paraID>
      <start>0</start>
      <end>2</end>
      <status>unmodified</status>
      <modifiedWord/>
      <trackRevisions>false</trackRevisions>
    </reviewItem>
    <reviewItem>
      <errorID>2024a569-c17a-4c9c-b298-161bac86da78</errorID>
      <errorWord>（</errorWord>
      <group>L1_Punc</group>
      <groupName>标点问题</groupName>
      <ability>L2_Punc</ability>
      <abilityName>标点符号检查</abilityName>
      <candidateList/>
      <explain>同一形式括号套用。</explain>
      <paraID> 2A9F36D</paraID>
      <start>49</start>
      <end>50</end>
      <status>unmodified</status>
      <modifiedWord/>
      <trackRevisions>false</trackRevisions>
    </reviewItem>
    <reviewItem>
      <errorID>2ad7a9b3-9044-4ce3-9fd7-598e22c42bed</errorID>
      <errorWord>）</errorWord>
      <group>L1_Punc</group>
      <groupName>标点问题</groupName>
      <ability>L2_Punc</ability>
      <abilityName>标点符号检查</abilityName>
      <candidateList/>
      <explain>同一形式括号套用。</explain>
      <paraID> 2A9F36D</paraID>
      <start>55</start>
      <end>56</end>
      <status>unmodified</status>
      <modifiedWord/>
      <trackRevisions>false</trackRevisions>
    </reviewItem>
    <reviewItem>
      <errorID>4209a936-6dd3-4a16-979b-ee67314f4af4</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638E364E</paraID>
      <start>0</start>
      <end>2</end>
      <status>unmodified</status>
      <modifiedWord/>
      <trackRevisions>false</trackRevisions>
    </reviewItem>
    <reviewItem>
      <errorID>3a44fe52-42f5-49d6-98ff-6ac90b7169f6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62D02BBD</paraID>
      <start>0</start>
      <end>2</end>
      <status>unmodified</status>
      <modifiedWord/>
      <trackRevisions>false</trackRevisions>
    </reviewItem>
    <reviewItem>
      <errorID>d6412214-4d49-4677-ab45-0bb06f05248c</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4D03441F</paraID>
      <start>0</start>
      <end>2</end>
      <status>unmodified</status>
      <modifiedWord/>
      <trackRevisions>false</trackRevisions>
    </reviewItem>
    <reviewItem>
      <errorID>9daaadba-b86a-42af-a228-1199db66f1fb</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4DBECB14</paraID>
      <start>0</start>
      <end>2</end>
      <status>unmodified</status>
      <modifiedWord/>
      <trackRevisions>false</trackRevisions>
    </reviewItem>
    <reviewItem>
      <errorID>b6731d75-4575-4a98-b560-13353dc64310</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23F0DDE8</paraID>
      <start>0</start>
      <end>2</end>
      <status>unmodified</status>
      <modifiedWord/>
      <trackRevisions>false</trackRevisions>
    </reviewItem>
    <reviewItem>
      <errorID>8ce4e847-0cb7-453a-bbaf-d5e3db6f8193</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9111B9C</paraID>
      <start>0</start>
      <end>2</end>
      <status>unmodified</status>
      <modifiedWord/>
      <trackRevisions>false</trackRevisions>
    </reviewItem>
    <reviewItem>
      <errorID>7296cfbc-fb2c-4458-8eb0-00d703e60c04</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6A4CAB41</paraID>
      <start>0</start>
      <end>2</end>
      <status>unmodified</status>
      <modifiedWord/>
      <trackRevisions>false</trackRevisions>
    </reviewItem>
    <reviewItem>
      <errorID>f1eee3d2-34fe-42d4-b22a-81e47ceecd2a</errorID>
      <errorWord>8．</errorWord>
      <group>L1_Format</group>
      <groupName>格式问题</groupName>
      <ability>L2_Ordinal</ability>
      <abilityName>序号格式</abilityName>
      <candidateList>
        <item>8.</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36E1EA43</paraID>
      <start>0</start>
      <end>2</end>
      <status>unmodified</status>
      <modifiedWord/>
      <trackRevisions>false</trackRevisions>
    </reviewItem>
    <reviewItem>
      <errorID>6678bb38-86ce-4f9f-a16d-28e71a580234</errorID>
      <errorWord>(</errorWord>
      <group>L1_Format</group>
      <groupName>格式问题</groupName>
      <ability>L2_HalfPunc</ability>
      <abilityName>全半角检查</abilityName>
      <candidateList>
        <item>（</item>
      </candidateList>
      <explain>文本全半角错误。</explain>
      <paraID>360F0ED9</paraID>
      <start>16</start>
      <end>17</end>
      <status>unmodified</status>
      <modifiedWord/>
      <trackRevisions>false</trackRevisions>
    </reviewItem>
    <reviewItem>
      <errorID>7440bf21-9a72-4845-a463-ef3d33f3ed1e</errorID>
      <errorWord>)</errorWord>
      <group>L1_Format</group>
      <groupName>格式问题</groupName>
      <ability>L2_HalfPunc</ability>
      <abilityName>全半角检查</abilityName>
      <candidateList>
        <item>）</item>
      </candidateList>
      <explain>文本全半角错误。</explain>
      <paraID>360F0ED9</paraID>
      <start>22</start>
      <end>23</end>
      <status>unmodified</status>
      <modifiedWord/>
      <trackRevisions>false</trackRevisions>
    </reviewItem>
    <reviewItem>
      <errorID>cb771822-7610-4c15-a1f9-9f214d806b0f</errorID>
      <errorWord>法律、法规</errorWord>
      <group>L1_Word</group>
      <groupName>字词问题</groupName>
      <ability>L2_Typo</ability>
      <abilityName>字词错误</abilityName>
      <candidateList>
        <item>法律法规</item>
      </candidateList>
      <explain/>
      <paraID>360638C0</paraID>
      <start>23</start>
      <end>28</end>
      <status>unmodified</status>
      <modifiedWord/>
      <trackRevisions>false</trackRevisions>
    </reviewItem>
    <reviewItem>
      <errorID>d63c4e73-c795-4104-98ba-5cff24dae421</errorID>
      <errorWord>“/</errorWord>
      <group>L1_Punc</group>
      <groupName>标点问题</groupName>
      <ability>L2_Punc</ability>
      <abilityName>标点符号检查</abilityName>
      <candidateList>
        <item>“</item>
      </candidateList>
      <explain/>
      <paraID>59B5B686</paraID>
      <start>23</start>
      <end>25</end>
      <status>unmodified</status>
      <modifiedWord/>
      <trackRevisions>false</trackRevisions>
    </reviewItem>
    <reviewItem>
      <errorID>faee08ef-2c59-410e-9a5d-9a785ee459df</errorID>
      <errorWord>（</errorWord>
      <group>L1_Format</group>
      <groupName>格式问题</groupName>
      <ability>L2_HalfPunc</ability>
      <abilityName>全半角检查</abilityName>
      <candidateList>
        <item>(</item>
      </candidateList>
      <explain>文本全半角错误。</explain>
      <paraID>49545166</paraID>
      <start>0</start>
      <end>1</end>
      <status>unmodified</status>
      <modifiedWord/>
      <trackRevisions>false</trackRevisions>
    </reviewItem>
    <reviewItem>
      <errorID>278a1265-ef99-4f75-8eb5-737770004420</errorID>
      <errorWord>）</errorWord>
      <group>L1_Format</group>
      <groupName>格式问题</groupName>
      <ability>L2_HalfPunc</ability>
      <abilityName>全半角检查</abilityName>
      <candidateList>
        <item>)</item>
      </candidateList>
      <explain>文本全半角错误。</explain>
      <paraID>49545166</paraID>
      <start>2</start>
      <end>3</end>
      <status>unmodified</status>
      <modifiedWord/>
      <trackRevisions>false</trackRevisions>
    </reviewItem>
    <reviewItem>
      <errorID>99708660-3561-4ef9-8117-52b25d800b51</errorID>
      <errorWord>评审评审</errorWord>
      <group>L1_Word</group>
      <groupName>字词问题</groupName>
      <ability>L2_Typo</ability>
      <abilityName>字词错误</abilityName>
      <candidateList>
        <item>评审</item>
      </candidateList>
      <explain/>
      <paraID>247AD195</paraID>
      <start>31</start>
      <end>35</end>
      <status>unmodified</status>
      <modifiedWord/>
      <trackRevisions>false</trackRevisions>
    </reviewItem>
    <reviewItem>
      <errorID>f1a5b95a-b47e-48d8-8513-cc9b78bfae4e</errorID>
      <errorWord>评审评审</errorWord>
      <group>L1_Word</group>
      <groupName>字词问题</groupName>
      <ability>L2_Typo</ability>
      <abilityName>字词错误</abilityName>
      <candidateList>
        <item>评审</item>
      </candidateList>
      <explain/>
      <paraID>67469578</paraID>
      <start>34</start>
      <end>38</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A0F975-AC05-48DB-90E0-8C13E37CE42F}">
  <ds:schemaRefs/>
</ds:datastoreItem>
</file>

<file path=docProps/app.xml><?xml version="1.0" encoding="utf-8"?>
<Properties xmlns="http://schemas.openxmlformats.org/officeDocument/2006/extended-properties" xmlns:vt="http://schemas.openxmlformats.org/officeDocument/2006/docPropsVTypes">
  <Template>Normal</Template>
  <Pages>116</Pages>
  <Words>7161</Words>
  <Characters>40819</Characters>
  <Lines>340</Lines>
  <Paragraphs>95</Paragraphs>
  <TotalTime>507</TotalTime>
  <ScaleCrop>false</ScaleCrop>
  <LinksUpToDate>false</LinksUpToDate>
  <CharactersWithSpaces>47885</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2026-08-06T09:43:00Z</dcterms:created>
  <dc:creator>二审-王伟</dc:creator>
  <cp:lastModifiedBy>GUAVAstar</cp:lastModifiedBy>
  <dcterms:modified xsi:type="dcterms:W3CDTF">2026-08-11T09:13:45Z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eyJoZGlkIjoiZmI0MWQ5YmVmYzg3MWJhNGEyNzNiZTRiZDE0MjZjNTkiLCJ1c2VySWQiOiI2Mzk3MjU5NjgifQ==</vt:lpwstr>
  </property>
  <property fmtid="{D5CDD505-2E9C-101B-9397-08002B2CF9AE}" pid="3" name="KSOProductBuildVer">
    <vt:lpwstr>2052-12.1.0.16250</vt:lpwstr>
  </property>
  <property fmtid="{D5CDD505-2E9C-101B-9397-08002B2CF9AE}" pid="4" name="ICV">
    <vt:lpwstr>59ABCB06506D4AF2B9D4D47A1E30299F_13</vt:lpwstr>
  </property>
  <property fmtid="{D5CDD505-2E9C-101B-9397-08002B2CF9AE}" pid="5" name="_KSOProductBuildAL">
    <vt:lpwstr>empty</vt:lpwstr>
  </property>
  <property fmtid="{D5CDD505-2E9C-101B-9397-08002B2CF9AE}" pid="6" name="_KSOProductBuildML">
    <vt:lpwstr>TB48a7-e54a491e59197ea2725</vt:lpwstr>
  </property>
  <property fmtid="{D5CDD505-2E9C-101B-9397-08002B2CF9AE}" pid="7" name="_KSOProductBuildAC0">
    <vt:lpwstr>empty</vt:lpwstr>
  </property>
  <property fmtid="{D5CDD505-2E9C-101B-9397-08002B2CF9AE}" pid="8" name="_KSOProductBuildAC1">
    <vt:lpwstr>empty</vt:lpwstr>
  </property>
  <property fmtid="{D5CDD505-2E9C-101B-9397-08002B2CF9AE}" pid="9" name="_KSOProductBuildAC2">
    <vt:lpwstr>empty</vt:lpwstr>
  </property>
  <property fmtid="{D5CDD505-2E9C-101B-9397-08002B2CF9AE}" pid="10" name="_KSOProductBuildAC3">
    <vt:lpwstr>empty</vt:lpwstr>
  </property>
  <property fmtid="{D5CDD505-2E9C-101B-9397-08002B2CF9AE}" pid="11" name="_KSOProductBuildAC4">
    <vt:lpwstr>empty</vt:lpwstr>
  </property>
  <property fmtid="{D5CDD505-2E9C-101B-9397-08002B2CF9AE}" pid="12" name="_KSOProductBuildAC5">
    <vt:lpwstr>empty</vt:lpwstr>
  </property>
  <property fmtid="{D5CDD505-2E9C-101B-9397-08002B2CF9AE}" pid="13" name="_KSOProductBuildAC6">
    <vt:lpwstr>empty</vt:lpwstr>
  </property>
  <property fmtid="{D5CDD505-2E9C-101B-9397-08002B2CF9AE}" pid="14" name="_KSOProductBuildAC7">
    <vt:lpwstr>empty</vt:lpwstr>
  </property>
  <property fmtid="{D5CDD505-2E9C-101B-9397-08002B2CF9AE}" pid="15" name="_KSOProductBuildAC8">
    <vt:lpwstr>empty</vt:lpwstr>
  </property>
  <property fmtid="{D5CDD505-2E9C-101B-9397-08002B2CF9AE}" pid="16" name="_KSOProductBuildAC9">
    <vt:lpwstr>empty</vt:lpwstr>
  </property>
  <property fmtid="{D5CDD505-2E9C-101B-9397-08002B2CF9AE}" pid="17" name="_KSOProductBuildAC10">
    <vt:lpwstr>empty</vt:lpwstr>
  </property>
  <property fmtid="{D5CDD505-2E9C-101B-9397-08002B2CF9AE}" pid="18" name="_KSOProductBuildAC11">
    <vt:lpwstr>empty</vt:lpwstr>
  </property>
  <property fmtid="{D5CDD505-2E9C-101B-9397-08002B2CF9AE}" pid="19" name="_KSOProductBuildAC12">
    <vt:lpwstr>empty</vt:lpwstr>
  </property>
  <property fmtid="{D5CDD505-2E9C-101B-9397-08002B2CF9AE}" pid="20" name="_KSOProductBuildAC13">
    <vt:lpwstr>empty</vt:lpwstr>
  </property>
  <property fmtid="{D5CDD505-2E9C-101B-9397-08002B2CF9AE}" pid="21" name="_KSOProductBuildAC14">
    <vt:lpwstr>empty</vt:lpwstr>
  </property>
  <property fmtid="{D5CDD505-2E9C-101B-9397-08002B2CF9AE}" pid="22" name="_KSOProductBuildAC15">
    <vt:lpwstr>empty</vt:lpwstr>
  </property>
  <property fmtid="{D5CDD505-2E9C-101B-9397-08002B2CF9AE}" pid="23" name="_KSOProductBuildAC16">
    <vt:lpwstr>empty</vt:lpwstr>
  </property>
  <property fmtid="{D5CDD505-2E9C-101B-9397-08002B2CF9AE}" pid="24" name="_KSOProductBuildAC17">
    <vt:lpwstr>empty</vt:lpwstr>
  </property>
  <property fmtid="{D5CDD505-2E9C-101B-9397-08002B2CF9AE}" pid="25" name="_KSOProductBuildAC18">
    <vt:lpwstr>empty</vt:lpwstr>
  </property>
  <property fmtid="{D5CDD505-2E9C-101B-9397-08002B2CF9AE}" pid="26" name="_KSOProductBuildAC19">
    <vt:lpwstr>empty</vt:lpwstr>
  </property>
  <property fmtid="{D5CDD505-2E9C-101B-9397-08002B2CF9AE}" pid="27" name="_KSOProductBuildMC0">
    <vt:lpwstr>TAaaa7-e54a491e59197ea2725</vt:lpwstr>
  </property>
  <property fmtid="{D5CDD505-2E9C-101B-9397-08002B2CF9AE}" pid="28" name="_KSOProductBuildMC1">
    <vt:lpwstr>TAbbc6-e54a491e59197ea2725</vt:lpwstr>
  </property>
  <property fmtid="{D5CDD505-2E9C-101B-9397-08002B2CF9AE}" pid="29" name="_KSOProductBuildMC2">
    <vt:lpwstr>TAd605-fee3c05079197ea2725</vt:lpwstr>
  </property>
  <property fmtid="{D5CDD505-2E9C-101B-9397-08002B2CF9AE}" pid="30" name="_KSOProductBuildMC3">
    <vt:lpwstr>empty</vt:lpwstr>
  </property>
  <property fmtid="{D5CDD505-2E9C-101B-9397-08002B2CF9AE}" pid="31" name="_KSOProductBuildMC4">
    <vt:lpwstr>empty</vt:lpwstr>
  </property>
  <property fmtid="{D5CDD505-2E9C-101B-9397-08002B2CF9AE}" pid="32" name="_KSOProductBuildMC5">
    <vt:lpwstr>empty</vt:lpwstr>
  </property>
  <property fmtid="{D5CDD505-2E9C-101B-9397-08002B2CF9AE}" pid="33" name="_KSOProductBuildMC6">
    <vt:lpwstr>empty</vt:lpwstr>
  </property>
  <property fmtid="{D5CDD505-2E9C-101B-9397-08002B2CF9AE}" pid="34" name="_KSOProductBuildMC7">
    <vt:lpwstr>empty</vt:lpwstr>
  </property>
  <property fmtid="{D5CDD505-2E9C-101B-9397-08002B2CF9AE}" pid="35" name="_KSOProductBuildMC8">
    <vt:lpwstr>empty</vt:lpwstr>
  </property>
  <property fmtid="{D5CDD505-2E9C-101B-9397-08002B2CF9AE}" pid="36" name="_KSOProductBuildMC9">
    <vt:lpwstr>empty</vt:lpwstr>
  </property>
  <property fmtid="{D5CDD505-2E9C-101B-9397-08002B2CF9AE}" pid="37" name="_KSOProductBuildMC10">
    <vt:lpwstr>empty</vt:lpwstr>
  </property>
  <property fmtid="{D5CDD505-2E9C-101B-9397-08002B2CF9AE}" pid="38" name="_KSOProductBuildMC11">
    <vt:lpwstr>empty</vt:lpwstr>
  </property>
  <property fmtid="{D5CDD505-2E9C-101B-9397-08002B2CF9AE}" pid="39" name="_KSOProductBuildMC12">
    <vt:lpwstr>empty</vt:lpwstr>
  </property>
  <property fmtid="{D5CDD505-2E9C-101B-9397-08002B2CF9AE}" pid="40" name="_KSOProductBuildMC13">
    <vt:lpwstr>empty</vt:lpwstr>
  </property>
  <property fmtid="{D5CDD505-2E9C-101B-9397-08002B2CF9AE}" pid="41" name="_KSOProductBuildMC14">
    <vt:lpwstr>empty</vt:lpwstr>
  </property>
  <property fmtid="{D5CDD505-2E9C-101B-9397-08002B2CF9AE}" pid="42" name="_KSOProductBuildMC15">
    <vt:lpwstr>empty</vt:lpwstr>
  </property>
  <property fmtid="{D5CDD505-2E9C-101B-9397-08002B2CF9AE}" pid="43" name="_KSOProductBuildMC16">
    <vt:lpwstr>empty</vt:lpwstr>
  </property>
  <property fmtid="{D5CDD505-2E9C-101B-9397-08002B2CF9AE}" pid="44" name="_KSOProductBuildMC17">
    <vt:lpwstr>empty</vt:lpwstr>
  </property>
  <property fmtid="{D5CDD505-2E9C-101B-9397-08002B2CF9AE}" pid="45" name="_KSOProductBuildMC18">
    <vt:lpwstr>empty</vt:lpwstr>
  </property>
  <property fmtid="{D5CDD505-2E9C-101B-9397-08002B2CF9AE}" pid="46" name="_KSOProductBuildMC19">
    <vt:lpwstr>empty</vt:lpwstr>
  </property>
  <property fmtid="{D5CDD505-2E9C-101B-9397-08002B2CF9AE}" pid="47" name="_KSOProductBuildUN">
    <vt:lpwstr>K00131</vt:lpwstr>
  </property>
  <property fmtid="{D5CDD505-2E9C-101B-9397-08002B2CF9AE}" pid="48" name="_KSOProductBuildUI">
    <vt:lpwstr>9ccd4f00-ecfa-407f-a2c0-2399f6cb53dc</vt:lpwstr>
  </property>
  <property fmtid="{D5CDD505-2E9C-101B-9397-08002B2CF9AE}" pid="49" name="_KSOProductBuildMK">
    <vt:lpwstr>2026-07-14 09:47:41</vt:lpwstr>
  </property>
</Properties>
</file>